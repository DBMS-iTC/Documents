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ED3E0" w14:textId="77777777" w:rsidR="000C1E45" w:rsidRDefault="004E7545">
      <w:pPr>
        <w:pStyle w:val="DocTitle"/>
        <w:spacing w:before="1200"/>
        <w:rPr>
          <w:lang w:val="en-US"/>
        </w:rPr>
      </w:pPr>
      <w:r>
        <w:rPr>
          <w:noProof/>
          <w:lang w:val="es-ES" w:eastAsia="es-ES"/>
        </w:rPr>
        <mc:AlternateContent>
          <mc:Choice Requires="wps">
            <w:drawing>
              <wp:anchor distT="0" distB="0" distL="114300" distR="114300" simplePos="0" relativeHeight="251657728" behindDoc="0" locked="0" layoutInCell="1" allowOverlap="1" wp14:anchorId="2A1A2FC6" wp14:editId="49A798C5">
                <wp:simplePos x="0" y="0"/>
                <wp:positionH relativeFrom="column">
                  <wp:posOffset>1198880</wp:posOffset>
                </wp:positionH>
                <wp:positionV relativeFrom="paragraph">
                  <wp:posOffset>3513455</wp:posOffset>
                </wp:positionV>
                <wp:extent cx="3200400" cy="0"/>
                <wp:effectExtent l="0" t="0" r="0" b="0"/>
                <wp:wrapNone/>
                <wp:docPr id="2" name="Straight Connector 8"/>
                <wp:cNvGraphicFramePr/>
                <a:graphic xmlns:a="http://schemas.openxmlformats.org/drawingml/2006/main">
                  <a:graphicData uri="http://schemas.microsoft.com/office/word/2010/wordprocessingShape">
                    <wps:wsp>
                      <wps:cNvCnPr/>
                      <wps:spPr bwMode="auto">
                        <a:xfrm flipV="1">
                          <a:off x="0" y="0"/>
                          <a:ext cx="3200400" cy="0"/>
                        </a:xfrm>
                        <a:prstGeom prst="line">
                          <a:avLst/>
                        </a:prstGeom>
                        <a:noFill/>
                        <a:ln w="9525" cap="flat" cmpd="sng" algn="ctr">
                          <a:solidFill>
                            <a:sysClr val="windowText" lastClr="000000"/>
                          </a:solidFill>
                          <a:prstDash val="solid"/>
                        </a:ln>
                      </wps:spPr>
                      <wps:bodyPr/>
                    </wps:wsp>
                  </a:graphicData>
                </a:graphic>
              </wp:anchor>
            </w:drawing>
          </mc:Choice>
          <mc:Fallback>
            <w:pict>
              <v:line w14:anchorId="64B54732" id="Straight Connector 8" o:spid="_x0000_s1026" style="position:absolute;flip:y;z-index:251657728;visibility:visible;mso-wrap-style:square;mso-wrap-distance-left:9pt;mso-wrap-distance-top:0;mso-wrap-distance-right:9pt;mso-wrap-distance-bottom:0;mso-position-horizontal:absolute;mso-position-horizontal-relative:text;mso-position-vertical:absolute;mso-position-vertical-relative:text" from="94.4pt,276.65pt" to="346.4pt,2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" strokecolor="windowText"/>
            </w:pict>
          </mc:Fallback>
        </mc:AlternateContent>
      </w:r>
      <w:r>
        <w:rPr>
          <w:noProof/>
          <w:lang w:val="es-ES" w:eastAsia="es-ES"/>
        </w:rPr>
        <mc:AlternateContent>
          <mc:Choice Requires="wps">
            <w:drawing>
              <wp:anchor distT="0" distB="0" distL="114300" distR="114300" simplePos="0" relativeHeight="251658752" behindDoc="1" locked="0" layoutInCell="1" allowOverlap="1" wp14:anchorId="3D9C8F3D" wp14:editId="3A2FF08D">
                <wp:simplePos x="0" y="0"/>
                <wp:positionH relativeFrom="column">
                  <wp:posOffset>-254000</wp:posOffset>
                </wp:positionH>
                <wp:positionV relativeFrom="paragraph">
                  <wp:posOffset>71755</wp:posOffset>
                </wp:positionV>
                <wp:extent cx="6299200" cy="8026400"/>
                <wp:effectExtent l="12700" t="12700" r="0" b="0"/>
                <wp:wrapNone/>
                <wp:docPr id="3" name="Rectangle 7"/>
                <wp:cNvGraphicFramePr/>
                <a:graphic xmlns:a="http://schemas.openxmlformats.org/drawingml/2006/main">
                  <a:graphicData uri="http://schemas.microsoft.com/office/word/2010/wordprocessingShape">
                    <wps:wsp>
                      <wps:cNvSpPr/>
                      <wps:spPr bwMode="auto">
                        <a:xfrm>
                          <a:off x="0" y="0"/>
                          <a:ext cx="6299200" cy="8026400"/>
                        </a:xfrm>
                        <a:prstGeom prst="rect">
                          <a:avLst/>
                        </a:prstGeom>
                        <a:noFill/>
                        <a:ln w="25400" cap="flat" cmpd="sng" algn="ctr">
                          <a:solidFill>
                            <a:sysClr val="windowText" lastClr="000000"/>
                          </a:solidFill>
                          <a:prstDash val="solid"/>
                        </a:ln>
                      </wps:spPr>
                      <wps:txbx>
                        <w:txbxContent>
                          <w:p w14:paraId="27366A03" w14:textId="77777777" w:rsidR="000C1E45" w:rsidRDefault="000C1E45">
                            <w:pPr>
                              <w:jc w:val="center"/>
                            </w:pPr>
                          </w:p>
                        </w:txbxContent>
                      </wps:txbx>
                      <wps:bodyPr rot="0">
                        <a:noAutofit/>
                      </wps:bodyPr>
                    </wps:wsp>
                  </a:graphicData>
                </a:graphic>
              </wp:anchor>
            </w:drawing>
          </mc:Choice>
          <mc:Fallback>
            <w:pict>
              <v:rect w14:anchorId="3D9C8F3D" id="Rectangle 7" o:spid="_x0000_s1026" style="position:absolute;left:0;text-align:left;margin-left:-20pt;margin-top:5.65pt;width:496pt;height:632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" filled="f" strokecolor="windowText" strokeweight="2pt">
                <v:textbox>
                  <w:txbxContent>
                    <w:p w14:paraId="27366A03" w14:textId="77777777" w:rsidR="000C1E45" w:rsidRDefault="000C1E45">
                      <w:pPr>
                        <w:jc w:val="center"/>
                      </w:pPr>
                    </w:p>
                  </w:txbxContent>
                </v:textbox>
              </v:rect>
            </w:pict>
          </mc:Fallback>
        </mc:AlternateContent>
      </w:r>
      <w:r>
        <w:rPr>
          <w:noProof/>
          <w:lang w:val="es-ES" w:eastAsia="es-ES"/>
        </w:rPr>
        <w:drawing>
          <wp:anchor distT="0" distB="0" distL="114300" distR="114300" simplePos="0" relativeHeight="251656704" behindDoc="0" locked="0" layoutInCell="1" allowOverlap="1" wp14:anchorId="5C2C1F72" wp14:editId="23BF4A88">
            <wp:simplePos x="0" y="0"/>
            <wp:positionH relativeFrom="column">
              <wp:posOffset>650240</wp:posOffset>
            </wp:positionH>
            <wp:positionV relativeFrom="paragraph">
              <wp:posOffset>470535</wp:posOffset>
            </wp:positionV>
            <wp:extent cx="4463415" cy="1376680"/>
            <wp:effectExtent l="0" t="0" r="0" b="0"/>
            <wp:wrapTopAndBottom/>
            <wp:docPr id="4" name="Picture 6"/>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9"/>
                    <a:stretch/>
                  </pic:blipFill>
                  <pic:spPr bwMode="auto">
                    <a:xfrm>
                      <a:off x="0" y="0"/>
                      <a:ext cx="4463415" cy="1376680"/>
                    </a:xfrm>
                    <a:prstGeom prst="rect">
                      <a:avLst/>
                    </a:prstGeom>
                    <a:noFill/>
                  </pic:spPr>
                </pic:pic>
              </a:graphicData>
            </a:graphic>
          </wp:anchor>
        </w:drawing>
      </w:r>
      <w:r>
        <w:rPr>
          <w:b/>
          <w:lang w:val="en-US"/>
        </w:rPr>
        <w:t>Supporting Document</w:t>
      </w:r>
      <w:r>
        <w:rPr>
          <w:b/>
          <w:lang w:val="en-US"/>
        </w:rPr>
        <w:br/>
        <w:t>Mandatory Technical Document</w:t>
      </w:r>
      <w:r>
        <w:rPr>
          <w:lang w:val="en-US"/>
        </w:rPr>
        <w:br/>
      </w:r>
      <w:r>
        <w:rPr>
          <w:lang w:val="en-US"/>
        </w:rPr>
        <w:br/>
      </w:r>
      <w:r>
        <w:rPr>
          <w:lang w:val="en-US"/>
        </w:rPr>
        <w:br/>
      </w:r>
      <w:r>
        <w:rPr>
          <w:lang w:val="en-US"/>
        </w:rPr>
        <w:br/>
      </w:r>
      <w:r>
        <w:rPr>
          <w:lang w:val="en-US"/>
        </w:rPr>
        <w:fldChar w:fldCharType="begin"/>
      </w:r>
      <w:r>
        <w:rPr>
          <w:lang w:val="en-US"/>
        </w:rPr>
        <w:instrText xml:space="preserve"> TITLE  \* MERGEFORMAT </w:instrText>
      </w:r>
      <w:r>
        <w:rPr>
          <w:lang w:val="en-US"/>
        </w:rPr>
        <w:fldChar w:fldCharType="separate"/>
      </w:r>
      <w:r>
        <w:rPr>
          <w:lang w:val="en-US"/>
        </w:rPr>
        <w:t>Evaluation Activities for the collaborative Protection Profile for Database Management Systems</w:t>
      </w:r>
      <w:r>
        <w:rPr>
          <w:lang w:val="en-US"/>
        </w:rPr>
        <w:fldChar w:fldCharType="end"/>
      </w:r>
    </w:p>
    <w:p w14:paraId="1ED3204E" w14:textId="62DBAD80" w:rsidR="000C1E45" w:rsidRDefault="004E7545">
      <w:pPr>
        <w:pStyle w:val="DocTitleCont"/>
        <w:rPr>
          <w:lang w:val="en-US"/>
        </w:rPr>
      </w:pPr>
      <w:r>
        <w:rPr>
          <w:lang w:val="en-US"/>
        </w:rPr>
        <w:fldChar w:fldCharType="begin"/>
      </w:r>
      <w:r>
        <w:rPr>
          <w:lang w:val="en-US"/>
        </w:rPr>
        <w:instrText xml:space="preserve"> DOCPROPERTY "Document date"  \* MERGEFORMAT </w:instrText>
      </w:r>
      <w:r>
        <w:rPr>
          <w:lang w:val="en-US"/>
        </w:rPr>
        <w:fldChar w:fldCharType="separate"/>
      </w:r>
      <w:ins w:id="0" w:author="Maureen Barry" w:date="2025-05-02T09:29:00Z">
        <w:r w:rsidR="00930554">
          <w:rPr>
            <w:lang w:val="en-US"/>
          </w:rPr>
          <w:t>25 April 2025</w:t>
        </w:r>
      </w:ins>
      <w:ins w:id="1" w:author="Staaf Anders" w:date="2025-04-27T17:24:00Z">
        <w:del w:id="2" w:author="Maureen Barry" w:date="2025-05-02T09:28:00Z">
          <w:r w:rsidR="00F41CD9" w:rsidDel="00930554">
            <w:rPr>
              <w:lang w:val="en-US"/>
            </w:rPr>
            <w:delText>2</w:delText>
          </w:r>
        </w:del>
      </w:ins>
      <w:ins w:id="3" w:author="Staaf Anders" w:date="2025-04-27T17:42:00Z">
        <w:del w:id="4" w:author="Maureen Barry" w:date="2025-05-02T09:28:00Z">
          <w:r w:rsidR="000C2044" w:rsidDel="00930554">
            <w:rPr>
              <w:lang w:val="en-US"/>
            </w:rPr>
            <w:delText>5</w:delText>
          </w:r>
        </w:del>
      </w:ins>
      <w:ins w:id="5" w:author="Staaf Anders" w:date="2025-04-27T17:24:00Z">
        <w:del w:id="6" w:author="Maureen Barry" w:date="2025-05-02T09:28:00Z">
          <w:r w:rsidR="00F41CD9" w:rsidDel="00930554">
            <w:rPr>
              <w:lang w:val="en-US"/>
            </w:rPr>
            <w:delText xml:space="preserve"> April 2024</w:delText>
          </w:r>
        </w:del>
      </w:ins>
      <w:del w:id="7" w:author="Maureen Barry" w:date="2025-05-02T09:28:00Z">
        <w:r w:rsidDel="00930554">
          <w:rPr>
            <w:lang w:val="en-US"/>
          </w:rPr>
          <w:delText>15 March 2023</w:delText>
        </w:r>
      </w:del>
      <w:r>
        <w:rPr>
          <w:lang w:val="en-US"/>
        </w:rPr>
        <w:fldChar w:fldCharType="end"/>
      </w:r>
    </w:p>
    <w:p w14:paraId="248B0157" w14:textId="0D83C9C5" w:rsidR="000C1E45" w:rsidRDefault="004E7545">
      <w:pPr>
        <w:pStyle w:val="DocTitleCont"/>
        <w:tabs>
          <w:tab w:val="left" w:pos="540"/>
          <w:tab w:val="center" w:pos="4514"/>
        </w:tabs>
        <w:jc w:val="left"/>
        <w:rPr>
          <w:sz w:val="36"/>
          <w:lang w:val="en-US"/>
        </w:rPr>
      </w:pPr>
      <w:r>
        <w:rPr>
          <w:sz w:val="36"/>
          <w:lang w:val="en-US"/>
        </w:rPr>
        <w:tab/>
      </w:r>
      <w:r>
        <w:rPr>
          <w:sz w:val="36"/>
          <w:lang w:val="en-US"/>
        </w:rPr>
        <w:tab/>
        <w:t xml:space="preserve">Version </w:t>
      </w:r>
      <w:r>
        <w:rPr>
          <w:sz w:val="36"/>
          <w:lang w:val="en-US"/>
        </w:rPr>
        <w:fldChar w:fldCharType="begin"/>
      </w:r>
      <w:r>
        <w:rPr>
          <w:sz w:val="36"/>
          <w:lang w:val="en-US"/>
        </w:rPr>
        <w:instrText xml:space="preserve"> DOCPROPERTY "Version"  \* MERGEFORMAT </w:instrText>
      </w:r>
      <w:r>
        <w:rPr>
          <w:sz w:val="36"/>
          <w:lang w:val="en-US"/>
        </w:rPr>
        <w:fldChar w:fldCharType="separate"/>
      </w:r>
      <w:ins w:id="8" w:author="Staaf Anders" w:date="2025-04-27T17:24:00Z">
        <w:r w:rsidR="00F41CD9">
          <w:rPr>
            <w:sz w:val="36"/>
            <w:lang w:val="en-US"/>
          </w:rPr>
          <w:t>1.2</w:t>
        </w:r>
      </w:ins>
      <w:del w:id="9" w:author="Staaf Anders" w:date="2025-04-27T17:24:00Z">
        <w:r w:rsidDel="00F41CD9">
          <w:rPr>
            <w:sz w:val="36"/>
            <w:lang w:val="en-US"/>
          </w:rPr>
          <w:delText>1.1</w:delText>
        </w:r>
      </w:del>
      <w:r>
        <w:rPr>
          <w:sz w:val="36"/>
          <w:lang w:val="en-US"/>
        </w:rPr>
        <w:fldChar w:fldCharType="end"/>
      </w:r>
    </w:p>
    <w:p w14:paraId="03BF3882" w14:textId="77777777" w:rsidR="000C1E45" w:rsidRDefault="004E7545">
      <w:pPr>
        <w:pStyle w:val="DocTitleCont"/>
        <w:tabs>
          <w:tab w:val="left" w:pos="2512"/>
        </w:tabs>
        <w:jc w:val="left"/>
        <w:rPr>
          <w:sz w:val="36"/>
          <w:lang w:val="en-US"/>
        </w:rPr>
      </w:pPr>
      <w:r>
        <w:rPr>
          <w:sz w:val="36"/>
          <w:lang w:val="en-US"/>
        </w:rPr>
        <w:tab/>
      </w:r>
    </w:p>
    <w:p w14:paraId="59E774CB" w14:textId="77777777" w:rsidR="000C1E45" w:rsidRDefault="000C1E45">
      <w:pPr>
        <w:pStyle w:val="DocTitleCont"/>
        <w:rPr>
          <w:sz w:val="36"/>
          <w:lang w:val="en-US"/>
        </w:rPr>
      </w:pPr>
    </w:p>
    <w:p w14:paraId="1F7877F9" w14:textId="77777777" w:rsidR="000C1E45" w:rsidRDefault="004E7545">
      <w:pPr>
        <w:spacing w:after="0"/>
        <w:rPr>
          <w:rFonts w:eastAsia="Calibri Light" w:cs="Arial"/>
          <w:b/>
          <w:color w:val="000000"/>
          <w:sz w:val="32"/>
          <w:szCs w:val="32"/>
          <w:lang w:val="en-US" w:eastAsia="en-US"/>
        </w:rPr>
      </w:pPr>
      <w:r>
        <w:br w:type="page" w:clear="all"/>
      </w:r>
    </w:p>
    <w:p w14:paraId="6B9F5855" w14:textId="77777777" w:rsidR="000C1E45" w:rsidRDefault="004E7545">
      <w:pPr>
        <w:pStyle w:val="UnnumberedHeading"/>
      </w:pPr>
      <w:bookmarkStart w:id="10" w:name="_Toc42831532"/>
      <w:bookmarkStart w:id="11" w:name="_Toc42830214"/>
      <w:bookmarkStart w:id="12" w:name="_Toc197072168"/>
      <w:r>
        <w:lastRenderedPageBreak/>
        <w:t>Foreword</w:t>
      </w:r>
      <w:bookmarkEnd w:id="10"/>
      <w:bookmarkEnd w:id="11"/>
      <w:bookmarkEnd w:id="12"/>
    </w:p>
    <w:p w14:paraId="5B0C9CA7" w14:textId="77777777" w:rsidR="000C1E45" w:rsidRDefault="004E7545">
      <w:pPr>
        <w:tabs>
          <w:tab w:val="left" w:pos="360"/>
        </w:tabs>
      </w:pPr>
      <w:bookmarkStart w:id="13" w:name="_Ref98746038"/>
      <w:bookmarkStart w:id="14" w:name="_Toc237563385"/>
      <w:r>
        <w:t>This is a supporting document, intended to complement the Common Criteria version 3 and the associated Common Evaluation Methodology for Information Technology Security Evaluation.</w:t>
      </w:r>
    </w:p>
    <w:p w14:paraId="0DE2A28A" w14:textId="77777777" w:rsidR="000C1E45" w:rsidRDefault="004E7545">
      <w:r>
        <w:t>Supporting documents may be “Guidance Documents”, that highlight specific approaches and application of the standard to areas where no mutual recognition of its application is required, and as such, are not of normative nature, or “Mandatory Technical Documents”, whose application is mandatory for evaluations whose scope is covered by that of the supporting document. The usage of the latter class is not only mandatory, but certificates issued as a result of their application are recognized under the Common Criteria Recognition Arrangement (CCRA).</w:t>
      </w:r>
    </w:p>
    <w:p w14:paraId="4A8242E0" w14:textId="77777777" w:rsidR="000C1E45" w:rsidRDefault="004E7545">
      <w:r>
        <w:t xml:space="preserve">This supporting document has been developed by the Database Management System international Technical Community (DBMS-iTC) and is designed to be used to support the evaluations of products against the collaborative Protection </w:t>
      </w:r>
      <w:proofErr w:type="gramStart"/>
      <w:r>
        <w:t>Profiles  (</w:t>
      </w:r>
      <w:proofErr w:type="spellStart"/>
      <w:proofErr w:type="gramEnd"/>
      <w:r>
        <w:t>cPPs</w:t>
      </w:r>
      <w:proofErr w:type="spellEnd"/>
      <w:r>
        <w:t xml:space="preserve">) identified in Section </w:t>
      </w:r>
      <w:r>
        <w:fldChar w:fldCharType="begin"/>
      </w:r>
      <w:r>
        <w:instrText xml:space="preserve"> REF _Ref14082196 \w \h </w:instrText>
      </w:r>
      <w:r>
        <w:fldChar w:fldCharType="separate"/>
      </w:r>
      <w:r>
        <w:t>1.1</w:t>
      </w:r>
      <w:r>
        <w:fldChar w:fldCharType="end"/>
      </w:r>
      <w:r>
        <w:t>.</w:t>
      </w:r>
    </w:p>
    <w:p w14:paraId="024C74CE" w14:textId="77777777" w:rsidR="000C1E45" w:rsidRDefault="004E7545">
      <w:r>
        <w:rPr>
          <w:b/>
        </w:rPr>
        <w:t>Technical Editor:</w:t>
      </w:r>
      <w:r>
        <w:t xml:space="preserve"> Database Management System (DBMS) international Technical Community (iTC)</w:t>
      </w:r>
    </w:p>
    <w:p w14:paraId="4A29A5C1" w14:textId="77777777" w:rsidR="000C1E45" w:rsidRDefault="004E7545">
      <w:pPr>
        <w:rPr>
          <w:b/>
        </w:rPr>
      </w:pPr>
      <w:r>
        <w:rPr>
          <w:b/>
        </w:rPr>
        <w:t xml:space="preserve">Document history: </w:t>
      </w:r>
    </w:p>
    <w:tbl>
      <w:tblPr>
        <w:tblW w:w="0" w:type="auto"/>
        <w:tblLook w:val="04A0" w:firstRow="1" w:lastRow="0" w:firstColumn="1" w:lastColumn="0" w:noHBand="0" w:noVBand="1"/>
      </w:tblPr>
      <w:tblGrid>
        <w:gridCol w:w="1097"/>
        <w:gridCol w:w="2967"/>
        <w:gridCol w:w="4965"/>
      </w:tblGrid>
      <w:tr w:rsidR="000C1E45" w14:paraId="6C5365E5" w14:textId="77777777">
        <w:tc>
          <w:tcPr>
            <w:tcW w:w="1097" w:type="dxa"/>
          </w:tcPr>
          <w:p w14:paraId="3AC8A951" w14:textId="77777777" w:rsidR="000C1E45" w:rsidRDefault="004E7545">
            <w:pPr>
              <w:pStyle w:val="TableEntry"/>
              <w:rPr>
                <w:b/>
                <w:sz w:val="24"/>
              </w:rPr>
            </w:pPr>
            <w:r>
              <w:rPr>
                <w:b/>
                <w:sz w:val="24"/>
              </w:rPr>
              <w:t>Version</w:t>
            </w:r>
          </w:p>
        </w:tc>
        <w:tc>
          <w:tcPr>
            <w:tcW w:w="2971" w:type="dxa"/>
          </w:tcPr>
          <w:p w14:paraId="3F146EDA" w14:textId="77777777" w:rsidR="000C1E45" w:rsidRDefault="004E7545">
            <w:pPr>
              <w:pStyle w:val="TableEntry"/>
              <w:rPr>
                <w:b/>
                <w:sz w:val="24"/>
              </w:rPr>
            </w:pPr>
            <w:r>
              <w:rPr>
                <w:b/>
                <w:sz w:val="24"/>
              </w:rPr>
              <w:t>Date</w:t>
            </w:r>
          </w:p>
        </w:tc>
        <w:tc>
          <w:tcPr>
            <w:tcW w:w="4973" w:type="dxa"/>
          </w:tcPr>
          <w:p w14:paraId="0DED86A7" w14:textId="77777777" w:rsidR="000C1E45" w:rsidRDefault="004E7545">
            <w:pPr>
              <w:pStyle w:val="TableEntry"/>
              <w:rPr>
                <w:b/>
                <w:sz w:val="24"/>
              </w:rPr>
            </w:pPr>
            <w:r>
              <w:rPr>
                <w:b/>
                <w:sz w:val="24"/>
              </w:rPr>
              <w:t>Description</w:t>
            </w:r>
          </w:p>
        </w:tc>
      </w:tr>
      <w:tr w:rsidR="000C1E45" w14:paraId="6799FAFC" w14:textId="77777777">
        <w:tc>
          <w:tcPr>
            <w:tcW w:w="1097" w:type="dxa"/>
          </w:tcPr>
          <w:p w14:paraId="5678E8FE" w14:textId="77777777" w:rsidR="000C1E45" w:rsidRDefault="004E7545">
            <w:pPr>
              <w:pStyle w:val="TableEntry"/>
              <w:rPr>
                <w:szCs w:val="20"/>
              </w:rPr>
            </w:pPr>
            <w:r>
              <w:rPr>
                <w:szCs w:val="20"/>
              </w:rPr>
              <w:t>V0.01</w:t>
            </w:r>
          </w:p>
        </w:tc>
        <w:tc>
          <w:tcPr>
            <w:tcW w:w="2971" w:type="dxa"/>
          </w:tcPr>
          <w:p w14:paraId="778F3A34" w14:textId="77777777" w:rsidR="000C1E45" w:rsidRDefault="004E7545">
            <w:pPr>
              <w:pStyle w:val="TableEntry"/>
              <w:rPr>
                <w:szCs w:val="20"/>
              </w:rPr>
            </w:pPr>
            <w:r>
              <w:rPr>
                <w:szCs w:val="20"/>
              </w:rPr>
              <w:fldChar w:fldCharType="begin"/>
            </w:r>
            <w:r>
              <w:rPr>
                <w:szCs w:val="20"/>
              </w:rPr>
              <w:instrText xml:space="preserve"> DOCPROPERTY "Document date"  \* MERGEFORMAT </w:instrText>
            </w:r>
            <w:r>
              <w:rPr>
                <w:szCs w:val="20"/>
              </w:rPr>
              <w:fldChar w:fldCharType="separate"/>
            </w:r>
            <w:r>
              <w:rPr>
                <w:szCs w:val="20"/>
              </w:rPr>
              <w:t>July 16th, 2019</w:t>
            </w:r>
            <w:r>
              <w:rPr>
                <w:szCs w:val="20"/>
              </w:rPr>
              <w:fldChar w:fldCharType="end"/>
            </w:r>
          </w:p>
        </w:tc>
        <w:tc>
          <w:tcPr>
            <w:tcW w:w="4973" w:type="dxa"/>
          </w:tcPr>
          <w:p w14:paraId="4CB8C63D" w14:textId="77777777" w:rsidR="000C1E45" w:rsidRDefault="004E7545">
            <w:pPr>
              <w:pStyle w:val="TableEntry"/>
              <w:rPr>
                <w:szCs w:val="20"/>
              </w:rPr>
            </w:pPr>
            <w:r>
              <w:rPr>
                <w:szCs w:val="20"/>
              </w:rPr>
              <w:t>Initial release for DBMS-iTC use</w:t>
            </w:r>
          </w:p>
        </w:tc>
      </w:tr>
      <w:tr w:rsidR="000C1E45" w14:paraId="509A3C7F" w14:textId="77777777">
        <w:tc>
          <w:tcPr>
            <w:tcW w:w="1097" w:type="dxa"/>
          </w:tcPr>
          <w:p w14:paraId="193E73CF" w14:textId="77777777" w:rsidR="000C1E45" w:rsidRDefault="004E7545">
            <w:pPr>
              <w:pStyle w:val="TableEntry"/>
              <w:rPr>
                <w:szCs w:val="20"/>
              </w:rPr>
            </w:pPr>
            <w:r>
              <w:rPr>
                <w:szCs w:val="20"/>
              </w:rPr>
              <w:t>V0.02</w:t>
            </w:r>
          </w:p>
        </w:tc>
        <w:tc>
          <w:tcPr>
            <w:tcW w:w="2971" w:type="dxa"/>
          </w:tcPr>
          <w:p w14:paraId="0BED9303" w14:textId="77777777" w:rsidR="000C1E45" w:rsidRDefault="004E7545">
            <w:pPr>
              <w:pStyle w:val="TableEntry"/>
              <w:rPr>
                <w:szCs w:val="20"/>
              </w:rPr>
            </w:pPr>
            <w:r>
              <w:rPr>
                <w:szCs w:val="20"/>
              </w:rPr>
              <w:t>February 20</w:t>
            </w:r>
            <w:r>
              <w:rPr>
                <w:szCs w:val="20"/>
                <w:vertAlign w:val="superscript"/>
              </w:rPr>
              <w:t>th</w:t>
            </w:r>
            <w:r>
              <w:rPr>
                <w:szCs w:val="20"/>
              </w:rPr>
              <w:t>, 2019</w:t>
            </w:r>
          </w:p>
        </w:tc>
        <w:tc>
          <w:tcPr>
            <w:tcW w:w="4973" w:type="dxa"/>
          </w:tcPr>
          <w:p w14:paraId="342D8028" w14:textId="77777777" w:rsidR="000C1E45" w:rsidRDefault="004E7545">
            <w:pPr>
              <w:pStyle w:val="TableEntry"/>
              <w:rPr>
                <w:szCs w:val="20"/>
              </w:rPr>
            </w:pPr>
            <w:r>
              <w:rPr>
                <w:szCs w:val="20"/>
              </w:rPr>
              <w:t>Updated with some Evaluation Activities</w:t>
            </w:r>
          </w:p>
        </w:tc>
      </w:tr>
      <w:tr w:rsidR="000C1E45" w14:paraId="098BB7FE" w14:textId="77777777">
        <w:tc>
          <w:tcPr>
            <w:tcW w:w="1097" w:type="dxa"/>
          </w:tcPr>
          <w:p w14:paraId="480FB64B" w14:textId="77777777" w:rsidR="000C1E45" w:rsidRDefault="004E7545">
            <w:pPr>
              <w:pStyle w:val="TableEntry"/>
              <w:rPr>
                <w:szCs w:val="20"/>
              </w:rPr>
            </w:pPr>
            <w:r>
              <w:rPr>
                <w:szCs w:val="20"/>
              </w:rPr>
              <w:t>V0.03</w:t>
            </w:r>
          </w:p>
        </w:tc>
        <w:tc>
          <w:tcPr>
            <w:tcW w:w="2971" w:type="dxa"/>
          </w:tcPr>
          <w:p w14:paraId="1DD13324" w14:textId="77777777" w:rsidR="000C1E45" w:rsidRDefault="004E7545">
            <w:pPr>
              <w:pStyle w:val="TableEntry"/>
              <w:rPr>
                <w:szCs w:val="20"/>
              </w:rPr>
            </w:pPr>
            <w:r>
              <w:rPr>
                <w:szCs w:val="20"/>
              </w:rPr>
              <w:t>March 8</w:t>
            </w:r>
            <w:r>
              <w:rPr>
                <w:szCs w:val="20"/>
                <w:vertAlign w:val="superscript"/>
              </w:rPr>
              <w:t>th</w:t>
            </w:r>
            <w:r>
              <w:rPr>
                <w:szCs w:val="20"/>
              </w:rPr>
              <w:t>, 2019</w:t>
            </w:r>
          </w:p>
        </w:tc>
        <w:tc>
          <w:tcPr>
            <w:tcW w:w="4973" w:type="dxa"/>
          </w:tcPr>
          <w:p w14:paraId="7DA3A206" w14:textId="77777777" w:rsidR="000C1E45" w:rsidRDefault="004E7545">
            <w:pPr>
              <w:pStyle w:val="TableEntry"/>
              <w:rPr>
                <w:szCs w:val="20"/>
              </w:rPr>
            </w:pPr>
            <w:r>
              <w:rPr>
                <w:szCs w:val="20"/>
              </w:rPr>
              <w:t>Updated after iTC face to face meeting</w:t>
            </w:r>
          </w:p>
        </w:tc>
      </w:tr>
      <w:tr w:rsidR="000C1E45" w14:paraId="3001E395" w14:textId="77777777">
        <w:tc>
          <w:tcPr>
            <w:tcW w:w="1097" w:type="dxa"/>
          </w:tcPr>
          <w:p w14:paraId="501E4FD5" w14:textId="77777777" w:rsidR="000C1E45" w:rsidRDefault="004E7545">
            <w:pPr>
              <w:pStyle w:val="TableEntry"/>
              <w:rPr>
                <w:szCs w:val="20"/>
              </w:rPr>
            </w:pPr>
            <w:r>
              <w:rPr>
                <w:szCs w:val="20"/>
              </w:rPr>
              <w:t>V0.04-0.16</w:t>
            </w:r>
          </w:p>
        </w:tc>
        <w:tc>
          <w:tcPr>
            <w:tcW w:w="2971" w:type="dxa"/>
          </w:tcPr>
          <w:p w14:paraId="35E97FF0" w14:textId="77777777" w:rsidR="000C1E45" w:rsidRDefault="000C1E45">
            <w:pPr>
              <w:pStyle w:val="TableEntry"/>
              <w:rPr>
                <w:szCs w:val="20"/>
              </w:rPr>
            </w:pPr>
          </w:p>
        </w:tc>
        <w:tc>
          <w:tcPr>
            <w:tcW w:w="4973" w:type="dxa"/>
          </w:tcPr>
          <w:p w14:paraId="59DDE0B2" w14:textId="77777777" w:rsidR="000C1E45" w:rsidRDefault="004E7545">
            <w:pPr>
              <w:pStyle w:val="TableEntry"/>
              <w:rPr>
                <w:szCs w:val="20"/>
              </w:rPr>
            </w:pPr>
            <w:r>
              <w:rPr>
                <w:szCs w:val="20"/>
              </w:rPr>
              <w:t>Interim updates after iTC meetings</w:t>
            </w:r>
          </w:p>
        </w:tc>
      </w:tr>
      <w:tr w:rsidR="000C1E45" w14:paraId="3BBE95A0" w14:textId="77777777">
        <w:tc>
          <w:tcPr>
            <w:tcW w:w="1097" w:type="dxa"/>
          </w:tcPr>
          <w:p w14:paraId="53849994" w14:textId="77777777" w:rsidR="000C1E45" w:rsidRDefault="004E7545">
            <w:pPr>
              <w:pStyle w:val="TableEntry"/>
              <w:rPr>
                <w:szCs w:val="20"/>
              </w:rPr>
            </w:pPr>
            <w:r>
              <w:rPr>
                <w:szCs w:val="20"/>
              </w:rPr>
              <w:t>V0.17</w:t>
            </w:r>
          </w:p>
        </w:tc>
        <w:tc>
          <w:tcPr>
            <w:tcW w:w="2971" w:type="dxa"/>
          </w:tcPr>
          <w:p w14:paraId="2104A36D" w14:textId="77777777" w:rsidR="000C1E45" w:rsidRDefault="004E7545">
            <w:pPr>
              <w:pStyle w:val="TableEntry"/>
              <w:rPr>
                <w:szCs w:val="20"/>
              </w:rPr>
            </w:pPr>
            <w:r>
              <w:rPr>
                <w:szCs w:val="20"/>
              </w:rPr>
              <w:t>7 April 2020</w:t>
            </w:r>
          </w:p>
        </w:tc>
        <w:tc>
          <w:tcPr>
            <w:tcW w:w="4973" w:type="dxa"/>
          </w:tcPr>
          <w:p w14:paraId="49FE4C36" w14:textId="77777777" w:rsidR="000C1E45" w:rsidRDefault="004E7545">
            <w:pPr>
              <w:pStyle w:val="TableEntry"/>
              <w:rPr>
                <w:szCs w:val="20"/>
              </w:rPr>
            </w:pPr>
            <w:r>
              <w:rPr>
                <w:szCs w:val="20"/>
              </w:rPr>
              <w:t>Changes accepted</w:t>
            </w:r>
          </w:p>
        </w:tc>
      </w:tr>
      <w:tr w:rsidR="000C1E45" w14:paraId="456B9170" w14:textId="77777777">
        <w:tc>
          <w:tcPr>
            <w:tcW w:w="1097" w:type="dxa"/>
          </w:tcPr>
          <w:p w14:paraId="197EE515" w14:textId="77777777" w:rsidR="000C1E45" w:rsidRDefault="004E7545">
            <w:pPr>
              <w:pStyle w:val="TableEntry"/>
              <w:rPr>
                <w:szCs w:val="20"/>
              </w:rPr>
            </w:pPr>
            <w:r>
              <w:rPr>
                <w:szCs w:val="20"/>
              </w:rPr>
              <w:t>1.0</w:t>
            </w:r>
          </w:p>
        </w:tc>
        <w:tc>
          <w:tcPr>
            <w:tcW w:w="2971" w:type="dxa"/>
          </w:tcPr>
          <w:p w14:paraId="342714D2" w14:textId="77777777" w:rsidR="000C1E45" w:rsidRDefault="004E7545">
            <w:pPr>
              <w:pStyle w:val="TableEntry"/>
              <w:rPr>
                <w:szCs w:val="20"/>
              </w:rPr>
            </w:pPr>
            <w:r>
              <w:rPr>
                <w:szCs w:val="20"/>
              </w:rPr>
              <w:t>16 June 2020</w:t>
            </w:r>
          </w:p>
        </w:tc>
        <w:tc>
          <w:tcPr>
            <w:tcW w:w="4973" w:type="dxa"/>
          </w:tcPr>
          <w:p w14:paraId="5A568CFC" w14:textId="77777777" w:rsidR="000C1E45" w:rsidRDefault="004E7545">
            <w:pPr>
              <w:pStyle w:val="TableEntry"/>
              <w:rPr>
                <w:szCs w:val="20"/>
              </w:rPr>
            </w:pPr>
            <w:r>
              <w:rPr>
                <w:szCs w:val="20"/>
              </w:rPr>
              <w:t>Initial Release</w:t>
            </w:r>
          </w:p>
        </w:tc>
      </w:tr>
      <w:tr w:rsidR="000C1E45" w14:paraId="00774B0C" w14:textId="77777777">
        <w:tc>
          <w:tcPr>
            <w:tcW w:w="1097" w:type="dxa"/>
          </w:tcPr>
          <w:p w14:paraId="4AB7531F" w14:textId="77777777" w:rsidR="000C1E45" w:rsidRDefault="004E7545">
            <w:pPr>
              <w:pStyle w:val="TableEntry"/>
              <w:rPr>
                <w:szCs w:val="20"/>
              </w:rPr>
            </w:pPr>
            <w:r>
              <w:rPr>
                <w:szCs w:val="20"/>
              </w:rPr>
              <w:t>1.1</w:t>
            </w:r>
          </w:p>
        </w:tc>
        <w:tc>
          <w:tcPr>
            <w:tcW w:w="2971" w:type="dxa"/>
          </w:tcPr>
          <w:p w14:paraId="75FCB981" w14:textId="77777777" w:rsidR="000C1E45" w:rsidRDefault="004E7545">
            <w:pPr>
              <w:pStyle w:val="TableEntry"/>
              <w:rPr>
                <w:szCs w:val="20"/>
              </w:rPr>
            </w:pPr>
            <w:r>
              <w:rPr>
                <w:szCs w:val="20"/>
              </w:rPr>
              <w:t>15 March 2023</w:t>
            </w:r>
          </w:p>
        </w:tc>
        <w:tc>
          <w:tcPr>
            <w:tcW w:w="4973" w:type="dxa"/>
          </w:tcPr>
          <w:p w14:paraId="7B65839E" w14:textId="77777777" w:rsidR="000C1E45" w:rsidRDefault="004E7545">
            <w:pPr>
              <w:pStyle w:val="TableEntry"/>
              <w:rPr>
                <w:szCs w:val="20"/>
              </w:rPr>
            </w:pPr>
            <w:r>
              <w:rPr>
                <w:szCs w:val="20"/>
              </w:rPr>
              <w:t>Update cPP version</w:t>
            </w:r>
          </w:p>
        </w:tc>
      </w:tr>
      <w:tr w:rsidR="00F41CD9" w14:paraId="76A11625" w14:textId="77777777">
        <w:trPr>
          <w:ins w:id="15" w:author="Staaf Anders" w:date="2025-04-27T17:24:00Z"/>
        </w:trPr>
        <w:tc>
          <w:tcPr>
            <w:tcW w:w="1097" w:type="dxa"/>
          </w:tcPr>
          <w:p w14:paraId="4DB61D48" w14:textId="1F98D5B0" w:rsidR="00F41CD9" w:rsidRDefault="00F41CD9">
            <w:pPr>
              <w:pStyle w:val="TableEntry"/>
              <w:rPr>
                <w:ins w:id="16" w:author="Staaf Anders" w:date="2025-04-27T17:24:00Z"/>
                <w:szCs w:val="20"/>
              </w:rPr>
            </w:pPr>
            <w:ins w:id="17" w:author="Staaf Anders" w:date="2025-04-27T17:24:00Z">
              <w:r>
                <w:rPr>
                  <w:szCs w:val="20"/>
                </w:rPr>
                <w:t>1.2</w:t>
              </w:r>
            </w:ins>
          </w:p>
        </w:tc>
        <w:tc>
          <w:tcPr>
            <w:tcW w:w="2971" w:type="dxa"/>
          </w:tcPr>
          <w:p w14:paraId="5E8E261A" w14:textId="252CC9BB" w:rsidR="00F41CD9" w:rsidRDefault="00F41CD9">
            <w:pPr>
              <w:pStyle w:val="TableEntry"/>
              <w:rPr>
                <w:ins w:id="18" w:author="Staaf Anders" w:date="2025-04-27T17:24:00Z"/>
                <w:szCs w:val="20"/>
              </w:rPr>
            </w:pPr>
            <w:ins w:id="19" w:author="Staaf Anders" w:date="2025-04-27T17:24:00Z">
              <w:r>
                <w:rPr>
                  <w:szCs w:val="20"/>
                </w:rPr>
                <w:t>2</w:t>
              </w:r>
            </w:ins>
            <w:ins w:id="20" w:author="Staaf Anders" w:date="2025-04-27T17:42:00Z">
              <w:r w:rsidR="000C2044">
                <w:rPr>
                  <w:szCs w:val="20"/>
                </w:rPr>
                <w:t>5</w:t>
              </w:r>
            </w:ins>
            <w:ins w:id="21" w:author="Staaf Anders" w:date="2025-04-27T17:24:00Z">
              <w:r>
                <w:rPr>
                  <w:szCs w:val="20"/>
                </w:rPr>
                <w:t xml:space="preserve"> April </w:t>
              </w:r>
              <w:del w:id="22" w:author="Maureen Barry" w:date="2025-05-02T09:30:00Z">
                <w:r w:rsidDel="00930554">
                  <w:rPr>
                    <w:szCs w:val="20"/>
                  </w:rPr>
                  <w:delText>27</w:delText>
                </w:r>
              </w:del>
              <w:del w:id="23" w:author="Maureen Barry" w:date="2025-05-02T09:31:00Z">
                <w:r w:rsidDel="00930554">
                  <w:rPr>
                    <w:szCs w:val="20"/>
                  </w:rPr>
                  <w:delText xml:space="preserve">, </w:delText>
                </w:r>
              </w:del>
              <w:r>
                <w:rPr>
                  <w:szCs w:val="20"/>
                </w:rPr>
                <w:t>2025</w:t>
              </w:r>
            </w:ins>
          </w:p>
        </w:tc>
        <w:tc>
          <w:tcPr>
            <w:tcW w:w="4973" w:type="dxa"/>
          </w:tcPr>
          <w:p w14:paraId="0E589036" w14:textId="5A6ED0A4" w:rsidR="00F41CD9" w:rsidRDefault="00F41CD9">
            <w:pPr>
              <w:pStyle w:val="TableEntry"/>
              <w:rPr>
                <w:ins w:id="24" w:author="Staaf Anders" w:date="2025-04-27T17:24:00Z"/>
                <w:szCs w:val="20"/>
              </w:rPr>
            </w:pPr>
            <w:ins w:id="25" w:author="Staaf Anders" w:date="2025-04-27T17:25:00Z">
              <w:r>
                <w:rPr>
                  <w:szCs w:val="20"/>
                </w:rPr>
                <w:t>Updates reflecting updated cPP</w:t>
              </w:r>
            </w:ins>
          </w:p>
        </w:tc>
      </w:tr>
    </w:tbl>
    <w:p w14:paraId="244DED61" w14:textId="77777777" w:rsidR="000C2044" w:rsidRDefault="000C2044">
      <w:pPr>
        <w:rPr>
          <w:ins w:id="26" w:author="Staaf Anders" w:date="2025-04-27T17:42:00Z"/>
          <w:b/>
        </w:rPr>
      </w:pPr>
    </w:p>
    <w:p w14:paraId="7B86CE91" w14:textId="1AF0D5FC" w:rsidR="000C1E45" w:rsidRDefault="004E7545">
      <w:r>
        <w:rPr>
          <w:b/>
        </w:rPr>
        <w:t>General Purpose:</w:t>
      </w:r>
      <w:r>
        <w:t xml:space="preserve"> See Section </w:t>
      </w:r>
      <w:r>
        <w:fldChar w:fldCharType="begin"/>
      </w:r>
      <w:r>
        <w:instrText xml:space="preserve"> REF _Ref14082196 \w \h </w:instrText>
      </w:r>
      <w:r>
        <w:fldChar w:fldCharType="separate"/>
      </w:r>
      <w:r>
        <w:t>1.1</w:t>
      </w:r>
      <w:r>
        <w:fldChar w:fldCharType="end"/>
      </w:r>
      <w:r>
        <w:t xml:space="preserve">. </w:t>
      </w:r>
    </w:p>
    <w:p w14:paraId="7DAF8E41" w14:textId="77777777" w:rsidR="000C1E45" w:rsidRDefault="004E7545">
      <w:r>
        <w:rPr>
          <w:b/>
        </w:rPr>
        <w:t>Field of special use:</w:t>
      </w:r>
      <w:r>
        <w:t xml:space="preserve"> This Supporting Document applies to the evaluation of TOEs claiming conformance with the collaborative Protection Profile (cPP) for Database Management Systems [</w:t>
      </w:r>
      <w:proofErr w:type="spellStart"/>
      <w:r>
        <w:t>DBMScPP</w:t>
      </w:r>
      <w:proofErr w:type="spellEnd"/>
      <w:r>
        <w:t>].</w:t>
      </w:r>
    </w:p>
    <w:p w14:paraId="52F1497A" w14:textId="77777777" w:rsidR="000C1E45" w:rsidRDefault="004E7545">
      <w:pPr>
        <w:rPr>
          <w:b/>
        </w:rPr>
      </w:pPr>
      <w:r>
        <w:rPr>
          <w:b/>
        </w:rPr>
        <w:t>Acknowledgements:</w:t>
      </w:r>
    </w:p>
    <w:p w14:paraId="0D9C9C86" w14:textId="77777777" w:rsidR="000C1E45" w:rsidRDefault="004E7545">
      <w:pPr>
        <w:rPr>
          <w:rFonts w:ascii="Cambria" w:eastAsia="MS Gothic" w:hAnsi="Cambria" w:cs="Arial"/>
          <w:b/>
          <w:bCs/>
          <w:color w:val="365F91"/>
          <w:sz w:val="28"/>
          <w:szCs w:val="28"/>
          <w:lang w:val="en-US" w:eastAsia="ja-JP"/>
        </w:rPr>
      </w:pPr>
      <w:r>
        <w:t xml:space="preserve">This Supporting Document was developed by the Database Management System </w:t>
      </w:r>
      <w:proofErr w:type="gramStart"/>
      <w:r>
        <w:t>international</w:t>
      </w:r>
      <w:proofErr w:type="gramEnd"/>
      <w:r>
        <w:t xml:space="preserve"> Technical Community (DBMS-iTC) with representatives from industry, Government agencies, and Common Criteria Test Laboratories.</w:t>
      </w:r>
      <w:bookmarkStart w:id="27" w:name="_Ref153790799"/>
      <w:bookmarkStart w:id="28" w:name="_Toc348847535"/>
      <w:bookmarkStart w:id="29" w:name="_Toc517236725"/>
      <w:bookmarkStart w:id="30" w:name="_Toc348861973"/>
      <w:bookmarkStart w:id="31" w:name="_Toc495468789"/>
      <w:bookmarkEnd w:id="13"/>
      <w:bookmarkEnd w:id="14"/>
      <w:r>
        <w:br w:type="page" w:clear="all"/>
      </w:r>
    </w:p>
    <w:sdt>
      <w:sdtPr>
        <w:rPr>
          <w:rFonts w:ascii="Arial" w:eastAsia="Times New Roman" w:hAnsi="Arial" w:cs="Times New Roman"/>
          <w:b w:val="0"/>
          <w:bCs w:val="0"/>
          <w:color w:val="auto"/>
          <w:sz w:val="24"/>
          <w:szCs w:val="24"/>
          <w:lang w:val="en-GB" w:eastAsia="en-GB"/>
        </w:rPr>
        <w:id w:val="2050799892"/>
        <w:docPartObj>
          <w:docPartGallery w:val="Table of Contents"/>
          <w:docPartUnique/>
        </w:docPartObj>
      </w:sdtPr>
      <w:sdtEndPr/>
      <w:sdtContent>
        <w:p w14:paraId="4C2D73EE" w14:textId="77777777" w:rsidR="000C1E45" w:rsidRDefault="004E7545">
          <w:pPr>
            <w:pStyle w:val="TOCHeading1"/>
          </w:pPr>
          <w:r>
            <w:t>Contents</w:t>
          </w:r>
        </w:p>
        <w:p w14:paraId="647C2BB5" w14:textId="1197D0C5" w:rsidR="00ED5B34" w:rsidRDefault="004E7545">
          <w:pPr>
            <w:pStyle w:val="TOC1"/>
            <w:rPr>
              <w:ins w:id="32" w:author="Maureen Barry" w:date="2025-05-02T09:55:00Z"/>
              <w:rFonts w:asciiTheme="minorHAnsi" w:eastAsiaTheme="minorEastAsia" w:hAnsiTheme="minorHAnsi" w:cstheme="minorBidi"/>
              <w:noProof/>
              <w:kern w:val="2"/>
              <w:sz w:val="22"/>
              <w:szCs w:val="22"/>
              <w:lang w:val="en-US" w:eastAsia="en-US"/>
              <w14:ligatures w14:val="standardContextual"/>
            </w:rPr>
          </w:pPr>
          <w:r>
            <w:fldChar w:fldCharType="begin"/>
          </w:r>
          <w:r>
            <w:instrText xml:space="preserve"> TOC \o "1-3" \h \z \u </w:instrText>
          </w:r>
          <w:r>
            <w:fldChar w:fldCharType="separate"/>
          </w:r>
          <w:ins w:id="33" w:author="Maureen Barry" w:date="2025-05-02T09:55:00Z">
            <w:r w:rsidR="00ED5B34" w:rsidRPr="00CA2BBE">
              <w:rPr>
                <w:rStyle w:val="Hyperlink"/>
                <w:rFonts w:eastAsia="Arial"/>
                <w:noProof/>
              </w:rPr>
              <w:fldChar w:fldCharType="begin"/>
            </w:r>
            <w:r w:rsidR="00ED5B34" w:rsidRPr="00CA2BBE">
              <w:rPr>
                <w:rStyle w:val="Hyperlink"/>
                <w:rFonts w:eastAsia="Arial"/>
                <w:noProof/>
              </w:rPr>
              <w:instrText xml:space="preserve"> </w:instrText>
            </w:r>
            <w:r w:rsidR="00ED5B34">
              <w:rPr>
                <w:noProof/>
              </w:rPr>
              <w:instrText>HYPERLINK \l "_Toc197072168"</w:instrText>
            </w:r>
            <w:r w:rsidR="00ED5B34" w:rsidRPr="00CA2BBE">
              <w:rPr>
                <w:rStyle w:val="Hyperlink"/>
                <w:rFonts w:eastAsia="Arial"/>
                <w:noProof/>
              </w:rPr>
              <w:instrText xml:space="preserve"> </w:instrText>
            </w:r>
            <w:r w:rsidR="00ED5B34" w:rsidRPr="00CA2BBE">
              <w:rPr>
                <w:rStyle w:val="Hyperlink"/>
                <w:rFonts w:eastAsia="Arial"/>
                <w:noProof/>
              </w:rPr>
            </w:r>
            <w:r w:rsidR="00ED5B34" w:rsidRPr="00CA2BBE">
              <w:rPr>
                <w:rStyle w:val="Hyperlink"/>
                <w:rFonts w:eastAsia="Arial"/>
                <w:noProof/>
              </w:rPr>
              <w:fldChar w:fldCharType="separate"/>
            </w:r>
            <w:r w:rsidR="00ED5B34" w:rsidRPr="00CA2BBE">
              <w:rPr>
                <w:rStyle w:val="Hyperlink"/>
                <w:rFonts w:eastAsia="Arial"/>
                <w:noProof/>
              </w:rPr>
              <w:t>Foreword</w:t>
            </w:r>
            <w:r w:rsidR="00ED5B34">
              <w:rPr>
                <w:noProof/>
                <w:webHidden/>
              </w:rPr>
              <w:tab/>
            </w:r>
            <w:r w:rsidR="00ED5B34">
              <w:rPr>
                <w:noProof/>
                <w:webHidden/>
              </w:rPr>
              <w:fldChar w:fldCharType="begin"/>
            </w:r>
            <w:r w:rsidR="00ED5B34">
              <w:rPr>
                <w:noProof/>
                <w:webHidden/>
              </w:rPr>
              <w:instrText xml:space="preserve"> PAGEREF _Toc197072168 \h </w:instrText>
            </w:r>
          </w:ins>
          <w:r w:rsidR="00ED5B34">
            <w:rPr>
              <w:noProof/>
              <w:webHidden/>
            </w:rPr>
          </w:r>
          <w:r w:rsidR="00ED5B34">
            <w:rPr>
              <w:noProof/>
              <w:webHidden/>
            </w:rPr>
            <w:fldChar w:fldCharType="separate"/>
          </w:r>
          <w:ins w:id="34" w:author="Maureen Barry" w:date="2025-05-02T09:55:00Z">
            <w:r w:rsidR="00ED5B34">
              <w:rPr>
                <w:noProof/>
                <w:webHidden/>
              </w:rPr>
              <w:t>2</w:t>
            </w:r>
            <w:r w:rsidR="00ED5B34">
              <w:rPr>
                <w:noProof/>
                <w:webHidden/>
              </w:rPr>
              <w:fldChar w:fldCharType="end"/>
            </w:r>
            <w:r w:rsidR="00ED5B34" w:rsidRPr="00CA2BBE">
              <w:rPr>
                <w:rStyle w:val="Hyperlink"/>
                <w:rFonts w:eastAsia="Arial"/>
                <w:noProof/>
              </w:rPr>
              <w:fldChar w:fldCharType="end"/>
            </w:r>
          </w:ins>
        </w:p>
        <w:p w14:paraId="0AA5B24C" w14:textId="047931B5" w:rsidR="00ED5B34" w:rsidRDefault="00ED5B34">
          <w:pPr>
            <w:pStyle w:val="TOC1"/>
            <w:rPr>
              <w:ins w:id="35" w:author="Maureen Barry" w:date="2025-05-02T09:55:00Z"/>
              <w:rFonts w:asciiTheme="minorHAnsi" w:eastAsiaTheme="minorEastAsia" w:hAnsiTheme="minorHAnsi" w:cstheme="minorBidi"/>
              <w:noProof/>
              <w:kern w:val="2"/>
              <w:sz w:val="22"/>
              <w:szCs w:val="22"/>
              <w:lang w:val="en-US" w:eastAsia="en-US"/>
              <w14:ligatures w14:val="standardContextual"/>
            </w:rPr>
          </w:pPr>
          <w:ins w:id="3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"_Toc197072169"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Introduction</w:t>
            </w:r>
            <w:r>
              <w:rPr>
                <w:noProof/>
                <w:webHidden/>
              </w:rPr>
              <w:tab/>
            </w:r>
            <w:r>
              <w:rPr>
                <w:noProof/>
                <w:webHidden/>
              </w:rPr>
              <w:fldChar w:fldCharType="begin"/>
            </w:r>
            <w:r>
              <w:rPr>
                <w:noProof/>
                <w:webHidden/>
              </w:rPr>
              <w:instrText xml:space="preserve"> PAGEREF _Toc197072169 \h </w:instrText>
            </w:r>
          </w:ins>
          <w:r>
            <w:rPr>
              <w:noProof/>
              <w:webHidden/>
            </w:rPr>
          </w:r>
          <w:r>
            <w:rPr>
              <w:noProof/>
              <w:webHidden/>
            </w:rPr>
            <w:fldChar w:fldCharType="separate"/>
          </w:r>
          <w:ins w:id="37" w:author="Maureen Barry" w:date="2025-05-02T09:55:00Z">
            <w:r>
              <w:rPr>
                <w:noProof/>
                <w:webHidden/>
              </w:rPr>
              <w:t>5</w:t>
            </w:r>
            <w:r>
              <w:rPr>
                <w:noProof/>
                <w:webHidden/>
              </w:rPr>
              <w:fldChar w:fldCharType="end"/>
            </w:r>
            <w:r w:rsidRPr="00CA2BBE">
              <w:rPr>
                <w:rStyle w:val="Hyperlink"/>
                <w:rFonts w:eastAsia="Arial"/>
                <w:noProof/>
              </w:rPr>
              <w:fldChar w:fldCharType="end"/>
            </w:r>
          </w:ins>
        </w:p>
        <w:p w14:paraId="11B5C489" w14:textId="41C86216" w:rsidR="00ED5B34" w:rsidRDefault="00ED5B34">
          <w:pPr>
            <w:pStyle w:val="TOC2"/>
            <w:rPr>
              <w:ins w:id="38" w:author="Maureen Barry" w:date="2025-05-02T09:55:00Z"/>
              <w:rFonts w:asciiTheme="minorHAnsi" w:eastAsiaTheme="minorEastAsia" w:hAnsiTheme="minorHAnsi" w:cstheme="minorBidi"/>
              <w:noProof/>
              <w:kern w:val="2"/>
              <w:sz w:val="22"/>
              <w:szCs w:val="22"/>
              <w:lang w:val="en-US" w:eastAsia="en-US"/>
              <w14:ligatures w14:val="standardContextual"/>
            </w:rPr>
          </w:pPr>
          <w:ins w:id="39"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"_Toc197072170"</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1.1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Technology Area and Scope of Supporting Document</w:t>
            </w:r>
            <w:r>
              <w:rPr>
                <w:noProof/>
                <w:webHidden/>
              </w:rPr>
              <w:tab/>
            </w:r>
            <w:r>
              <w:rPr>
                <w:noProof/>
                <w:webHidden/>
              </w:rPr>
              <w:fldChar w:fldCharType="begin"/>
            </w:r>
            <w:r>
              <w:rPr>
                <w:noProof/>
                <w:webHidden/>
              </w:rPr>
              <w:instrText xml:space="preserve"> PAGEREF _Toc197072170 \h </w:instrText>
            </w:r>
          </w:ins>
          <w:r>
            <w:rPr>
              <w:noProof/>
              <w:webHidden/>
            </w:rPr>
          </w:r>
          <w:r>
            <w:rPr>
              <w:noProof/>
              <w:webHidden/>
            </w:rPr>
            <w:fldChar w:fldCharType="separate"/>
          </w:r>
          <w:ins w:id="40" w:author="Maureen Barry" w:date="2025-05-02T09:55:00Z">
            <w:r>
              <w:rPr>
                <w:noProof/>
                <w:webHidden/>
              </w:rPr>
              <w:t>5</w:t>
            </w:r>
            <w:r>
              <w:rPr>
                <w:noProof/>
                <w:webHidden/>
              </w:rPr>
              <w:fldChar w:fldCharType="end"/>
            </w:r>
            <w:r w:rsidRPr="00CA2BBE">
              <w:rPr>
                <w:rStyle w:val="Hyperlink"/>
                <w:rFonts w:eastAsia="Arial"/>
                <w:noProof/>
              </w:rPr>
              <w:fldChar w:fldCharType="end"/>
            </w:r>
          </w:ins>
        </w:p>
        <w:p w14:paraId="054174B8" w14:textId="1BEB424B" w:rsidR="00ED5B34" w:rsidRDefault="00ED5B34">
          <w:pPr>
            <w:pStyle w:val="TOC2"/>
            <w:rPr>
              <w:ins w:id="41" w:author="Maureen Barry" w:date="2025-05-02T09:55:00Z"/>
              <w:rFonts w:asciiTheme="minorHAnsi" w:eastAsiaTheme="minorEastAsia" w:hAnsiTheme="minorHAnsi" w:cstheme="minorBidi"/>
              <w:noProof/>
              <w:kern w:val="2"/>
              <w:sz w:val="22"/>
              <w:szCs w:val="22"/>
              <w:lang w:val="en-US" w:eastAsia="en-US"/>
              <w14:ligatures w14:val="standardContextual"/>
            </w:rPr>
          </w:pPr>
          <w:ins w:id="42"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"_Toc197072171"</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1.2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Structure of the Document</w:t>
            </w:r>
            <w:r>
              <w:rPr>
                <w:noProof/>
                <w:webHidden/>
              </w:rPr>
              <w:tab/>
            </w:r>
            <w:r>
              <w:rPr>
                <w:noProof/>
                <w:webHidden/>
              </w:rPr>
              <w:fldChar w:fldCharType="begin"/>
            </w:r>
            <w:r>
              <w:rPr>
                <w:noProof/>
                <w:webHidden/>
              </w:rPr>
              <w:instrText xml:space="preserve"> PAGEREF _Toc197072171 \h </w:instrText>
            </w:r>
          </w:ins>
          <w:r>
            <w:rPr>
              <w:noProof/>
              <w:webHidden/>
            </w:rPr>
          </w:r>
          <w:r>
            <w:rPr>
              <w:noProof/>
              <w:webHidden/>
            </w:rPr>
            <w:fldChar w:fldCharType="separate"/>
          </w:r>
          <w:ins w:id="43" w:author="Maureen Barry" w:date="2025-05-02T09:55:00Z">
            <w:r>
              <w:rPr>
                <w:noProof/>
                <w:webHidden/>
              </w:rPr>
              <w:t>5</w:t>
            </w:r>
            <w:r>
              <w:rPr>
                <w:noProof/>
                <w:webHidden/>
              </w:rPr>
              <w:fldChar w:fldCharType="end"/>
            </w:r>
            <w:r w:rsidRPr="00CA2BBE">
              <w:rPr>
                <w:rStyle w:val="Hyperlink"/>
                <w:rFonts w:eastAsia="Arial"/>
                <w:noProof/>
              </w:rPr>
              <w:fldChar w:fldCharType="end"/>
            </w:r>
          </w:ins>
        </w:p>
        <w:p w14:paraId="3B276C1E" w14:textId="2ACED705" w:rsidR="00ED5B34" w:rsidRDefault="00ED5B34">
          <w:pPr>
            <w:pStyle w:val="TOC2"/>
            <w:rPr>
              <w:ins w:id="44" w:author="Maureen Barry" w:date="2025-05-02T09:55:00Z"/>
              <w:rFonts w:asciiTheme="minorHAnsi" w:eastAsiaTheme="minorEastAsia" w:hAnsiTheme="minorHAnsi" w:cstheme="minorBidi"/>
              <w:noProof/>
              <w:kern w:val="2"/>
              <w:sz w:val="22"/>
              <w:szCs w:val="22"/>
              <w:lang w:val="en-US" w:eastAsia="en-US"/>
              <w14:ligatures w14:val="standardContextual"/>
            </w:rPr>
          </w:pPr>
          <w:ins w:id="45"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"_Toc197072172"</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1.3</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Application of this Supporting Document</w:t>
            </w:r>
            <w:r>
              <w:rPr>
                <w:noProof/>
                <w:webHidden/>
              </w:rPr>
              <w:tab/>
            </w:r>
            <w:r>
              <w:rPr>
                <w:noProof/>
                <w:webHidden/>
              </w:rPr>
              <w:fldChar w:fldCharType="begin"/>
            </w:r>
            <w:r>
              <w:rPr>
                <w:noProof/>
                <w:webHidden/>
              </w:rPr>
              <w:instrText xml:space="preserve"> PAGEREF _Toc197072172 \h </w:instrText>
            </w:r>
          </w:ins>
          <w:r>
            <w:rPr>
              <w:noProof/>
              <w:webHidden/>
            </w:rPr>
          </w:r>
          <w:r>
            <w:rPr>
              <w:noProof/>
              <w:webHidden/>
            </w:rPr>
            <w:fldChar w:fldCharType="separate"/>
          </w:r>
          <w:ins w:id="46" w:author="Maureen Barry" w:date="2025-05-02T09:55:00Z">
            <w:r>
              <w:rPr>
                <w:noProof/>
                <w:webHidden/>
              </w:rPr>
              <w:t>6</w:t>
            </w:r>
            <w:r>
              <w:rPr>
                <w:noProof/>
                <w:webHidden/>
              </w:rPr>
              <w:fldChar w:fldCharType="end"/>
            </w:r>
            <w:r w:rsidRPr="00CA2BBE">
              <w:rPr>
                <w:rStyle w:val="Hyperlink"/>
                <w:rFonts w:eastAsia="Arial"/>
                <w:noProof/>
              </w:rPr>
              <w:fldChar w:fldCharType="end"/>
            </w:r>
          </w:ins>
        </w:p>
        <w:p w14:paraId="726B9A5B" w14:textId="100B612F" w:rsidR="00ED5B34" w:rsidRDefault="00ED5B34">
          <w:pPr>
            <w:pStyle w:val="TOC1"/>
            <w:rPr>
              <w:ins w:id="47" w:author="Maureen Barry" w:date="2025-05-02T09:55:00Z"/>
              <w:rFonts w:asciiTheme="minorHAnsi" w:eastAsiaTheme="minorEastAsia" w:hAnsiTheme="minorHAnsi" w:cstheme="minorBidi"/>
              <w:noProof/>
              <w:kern w:val="2"/>
              <w:sz w:val="22"/>
              <w:szCs w:val="22"/>
              <w:lang w:val="en-US" w:eastAsia="en-US"/>
              <w14:ligatures w14:val="standardContextual"/>
            </w:rPr>
          </w:pPr>
          <w:ins w:id="48"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"_Toc197072173"</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Evaluation Activities for SFRs</w:t>
            </w:r>
            <w:r>
              <w:rPr>
                <w:noProof/>
                <w:webHidden/>
              </w:rPr>
              <w:tab/>
            </w:r>
            <w:r>
              <w:rPr>
                <w:noProof/>
                <w:webHidden/>
              </w:rPr>
              <w:fldChar w:fldCharType="begin"/>
            </w:r>
            <w:r>
              <w:rPr>
                <w:noProof/>
                <w:webHidden/>
              </w:rPr>
              <w:instrText xml:space="preserve"> PAGEREF _Toc197072173 \h </w:instrText>
            </w:r>
          </w:ins>
          <w:r>
            <w:rPr>
              <w:noProof/>
              <w:webHidden/>
            </w:rPr>
          </w:r>
          <w:r>
            <w:rPr>
              <w:noProof/>
              <w:webHidden/>
            </w:rPr>
            <w:fldChar w:fldCharType="separate"/>
          </w:r>
          <w:ins w:id="49" w:author="Maureen Barry" w:date="2025-05-02T09:55:00Z">
            <w:r>
              <w:rPr>
                <w:noProof/>
                <w:webHidden/>
              </w:rPr>
              <w:t>7</w:t>
            </w:r>
            <w:r>
              <w:rPr>
                <w:noProof/>
                <w:webHidden/>
              </w:rPr>
              <w:fldChar w:fldCharType="end"/>
            </w:r>
            <w:r w:rsidRPr="00CA2BBE">
              <w:rPr>
                <w:rStyle w:val="Hyperlink"/>
                <w:rFonts w:eastAsia="Arial"/>
                <w:noProof/>
              </w:rPr>
              <w:fldChar w:fldCharType="end"/>
            </w:r>
          </w:ins>
        </w:p>
        <w:p w14:paraId="250D7EA2" w14:textId="01F26093" w:rsidR="00ED5B34" w:rsidRDefault="00ED5B34">
          <w:pPr>
            <w:pStyle w:val="TOC2"/>
            <w:rPr>
              <w:ins w:id="50" w:author="Maureen Barry" w:date="2025-05-02T09:55:00Z"/>
              <w:rFonts w:asciiTheme="minorHAnsi" w:eastAsiaTheme="minorEastAsia" w:hAnsiTheme="minorHAnsi" w:cstheme="minorBidi"/>
              <w:noProof/>
              <w:kern w:val="2"/>
              <w:sz w:val="22"/>
              <w:szCs w:val="22"/>
              <w:lang w:val="en-US" w:eastAsia="en-US"/>
              <w14:ligatures w14:val="standardContextual"/>
            </w:rPr>
          </w:pPr>
          <w:ins w:id="51"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"_Toc197072174"</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2.1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Security Audit (FAU)</w:t>
            </w:r>
            <w:r>
              <w:rPr>
                <w:noProof/>
                <w:webHidden/>
              </w:rPr>
              <w:tab/>
            </w:r>
            <w:r>
              <w:rPr>
                <w:noProof/>
                <w:webHidden/>
              </w:rPr>
              <w:fldChar w:fldCharType="begin"/>
            </w:r>
            <w:r>
              <w:rPr>
                <w:noProof/>
                <w:webHidden/>
              </w:rPr>
              <w:instrText xml:space="preserve"> PAGEREF _Toc197072174 \h </w:instrText>
            </w:r>
          </w:ins>
          <w:r>
            <w:rPr>
              <w:noProof/>
              <w:webHidden/>
            </w:rPr>
          </w:r>
          <w:r>
            <w:rPr>
              <w:noProof/>
              <w:webHidden/>
            </w:rPr>
            <w:fldChar w:fldCharType="separate"/>
          </w:r>
          <w:ins w:id="52" w:author="Maureen Barry" w:date="2025-05-02T09:55:00Z">
            <w:r>
              <w:rPr>
                <w:noProof/>
                <w:webHidden/>
              </w:rPr>
              <w:t>7</w:t>
            </w:r>
            <w:r>
              <w:rPr>
                <w:noProof/>
                <w:webHidden/>
              </w:rPr>
              <w:fldChar w:fldCharType="end"/>
            </w:r>
            <w:r w:rsidRPr="00CA2BBE">
              <w:rPr>
                <w:rStyle w:val="Hyperlink"/>
                <w:rFonts w:eastAsia="Arial"/>
                <w:noProof/>
              </w:rPr>
              <w:fldChar w:fldCharType="end"/>
            </w:r>
          </w:ins>
        </w:p>
        <w:p w14:paraId="11BFE425" w14:textId="1BDE9369" w:rsidR="00ED5B34" w:rsidRDefault="00ED5B34">
          <w:pPr>
            <w:pStyle w:val="TOC3"/>
            <w:tabs>
              <w:tab w:val="left" w:pos="2880"/>
            </w:tabs>
            <w:rPr>
              <w:ins w:id="53" w:author="Maureen Barry" w:date="2025-05-02T09:55:00Z"/>
              <w:rFonts w:asciiTheme="minorHAnsi" w:eastAsiaTheme="minorEastAsia" w:hAnsiTheme="minorHAnsi" w:cstheme="minorBidi"/>
              <w:noProof/>
              <w:kern w:val="2"/>
              <w:sz w:val="22"/>
              <w:szCs w:val="22"/>
              <w:lang w:val="en-US" w:eastAsia="en-US"/>
              <w14:ligatures w14:val="standardContextual"/>
            </w:rPr>
          </w:pPr>
          <w:ins w:id="54"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"_Toc197072175"</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FAU_GEN.1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Audit data generation</w:t>
            </w:r>
            <w:r>
              <w:rPr>
                <w:noProof/>
                <w:webHidden/>
              </w:rPr>
              <w:tab/>
            </w:r>
            <w:r>
              <w:rPr>
                <w:noProof/>
                <w:webHidden/>
              </w:rPr>
              <w:fldChar w:fldCharType="begin"/>
            </w:r>
            <w:r>
              <w:rPr>
                <w:noProof/>
                <w:webHidden/>
              </w:rPr>
              <w:instrText xml:space="preserve"> PAGEREF _Toc197072175 \h </w:instrText>
            </w:r>
          </w:ins>
          <w:r>
            <w:rPr>
              <w:noProof/>
              <w:webHidden/>
            </w:rPr>
          </w:r>
          <w:r>
            <w:rPr>
              <w:noProof/>
              <w:webHidden/>
            </w:rPr>
            <w:fldChar w:fldCharType="separate"/>
          </w:r>
          <w:ins w:id="55" w:author="Maureen Barry" w:date="2025-05-02T09:55:00Z">
            <w:r>
              <w:rPr>
                <w:noProof/>
                <w:webHidden/>
              </w:rPr>
              <w:t>7</w:t>
            </w:r>
            <w:r>
              <w:rPr>
                <w:noProof/>
                <w:webHidden/>
              </w:rPr>
              <w:fldChar w:fldCharType="end"/>
            </w:r>
            <w:r w:rsidRPr="00CA2BBE">
              <w:rPr>
                <w:rStyle w:val="Hyperlink"/>
                <w:rFonts w:eastAsia="Arial"/>
                <w:noProof/>
              </w:rPr>
              <w:fldChar w:fldCharType="end"/>
            </w:r>
          </w:ins>
        </w:p>
        <w:p w14:paraId="09A02A60" w14:textId="3A1AF04B" w:rsidR="00ED5B34" w:rsidRDefault="00ED5B34">
          <w:pPr>
            <w:pStyle w:val="TOC3"/>
            <w:rPr>
              <w:ins w:id="56" w:author="Maureen Barry" w:date="2025-05-02T09:55:00Z"/>
              <w:rFonts w:asciiTheme="minorHAnsi" w:eastAsiaTheme="minorEastAsia" w:hAnsiTheme="minorHAnsi" w:cstheme="minorBidi"/>
              <w:noProof/>
              <w:kern w:val="2"/>
              <w:sz w:val="22"/>
              <w:szCs w:val="22"/>
              <w:lang w:val="en-US" w:eastAsia="en-US"/>
              <w14:ligatures w14:val="standardContextual"/>
            </w:rPr>
          </w:pPr>
          <w:ins w:id="57"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"_Toc197072176"</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FAU_GEN.2 User identity association</w:t>
            </w:r>
            <w:r>
              <w:rPr>
                <w:noProof/>
                <w:webHidden/>
              </w:rPr>
              <w:tab/>
            </w:r>
            <w:r>
              <w:rPr>
                <w:noProof/>
                <w:webHidden/>
              </w:rPr>
              <w:fldChar w:fldCharType="begin"/>
            </w:r>
            <w:r>
              <w:rPr>
                <w:noProof/>
                <w:webHidden/>
              </w:rPr>
              <w:instrText xml:space="preserve"> PAGEREF _Toc197072176 \h </w:instrText>
            </w:r>
          </w:ins>
          <w:r>
            <w:rPr>
              <w:noProof/>
              <w:webHidden/>
            </w:rPr>
          </w:r>
          <w:r>
            <w:rPr>
              <w:noProof/>
              <w:webHidden/>
            </w:rPr>
            <w:fldChar w:fldCharType="separate"/>
          </w:r>
          <w:ins w:id="58" w:author="Maureen Barry" w:date="2025-05-02T09:55:00Z">
            <w:r>
              <w:rPr>
                <w:noProof/>
                <w:webHidden/>
              </w:rPr>
              <w:t>7</w:t>
            </w:r>
            <w:r>
              <w:rPr>
                <w:noProof/>
                <w:webHidden/>
              </w:rPr>
              <w:fldChar w:fldCharType="end"/>
            </w:r>
            <w:r w:rsidRPr="00CA2BBE">
              <w:rPr>
                <w:rStyle w:val="Hyperlink"/>
                <w:rFonts w:eastAsia="Arial"/>
                <w:noProof/>
              </w:rPr>
              <w:fldChar w:fldCharType="end"/>
            </w:r>
          </w:ins>
        </w:p>
        <w:p w14:paraId="60864A90" w14:textId="3FE3D1E7" w:rsidR="00ED5B34" w:rsidRDefault="00ED5B34">
          <w:pPr>
            <w:pStyle w:val="TOC3"/>
            <w:rPr>
              <w:ins w:id="59" w:author="Maureen Barry" w:date="2025-05-02T09:55:00Z"/>
              <w:rFonts w:asciiTheme="minorHAnsi" w:eastAsiaTheme="minorEastAsia" w:hAnsiTheme="minorHAnsi" w:cstheme="minorBidi"/>
              <w:noProof/>
              <w:kern w:val="2"/>
              <w:sz w:val="22"/>
              <w:szCs w:val="22"/>
              <w:lang w:val="en-US" w:eastAsia="en-US"/>
              <w14:ligatures w14:val="standardContextual"/>
            </w:rPr>
          </w:pPr>
          <w:ins w:id="60"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"_Toc197072177"</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FAU_SEL.1 Selective audit</w:t>
            </w:r>
            <w:r>
              <w:rPr>
                <w:noProof/>
                <w:webHidden/>
              </w:rPr>
              <w:tab/>
            </w:r>
            <w:r>
              <w:rPr>
                <w:noProof/>
                <w:webHidden/>
              </w:rPr>
              <w:fldChar w:fldCharType="begin"/>
            </w:r>
            <w:r>
              <w:rPr>
                <w:noProof/>
                <w:webHidden/>
              </w:rPr>
              <w:instrText xml:space="preserve"> PAGEREF _Toc197072177 \h </w:instrText>
            </w:r>
          </w:ins>
          <w:r>
            <w:rPr>
              <w:noProof/>
              <w:webHidden/>
            </w:rPr>
          </w:r>
          <w:r>
            <w:rPr>
              <w:noProof/>
              <w:webHidden/>
            </w:rPr>
            <w:fldChar w:fldCharType="separate"/>
          </w:r>
          <w:ins w:id="61" w:author="Maureen Barry" w:date="2025-05-02T09:55:00Z">
            <w:r>
              <w:rPr>
                <w:noProof/>
                <w:webHidden/>
              </w:rPr>
              <w:t>7</w:t>
            </w:r>
            <w:r>
              <w:rPr>
                <w:noProof/>
                <w:webHidden/>
              </w:rPr>
              <w:fldChar w:fldCharType="end"/>
            </w:r>
            <w:r w:rsidRPr="00CA2BBE">
              <w:rPr>
                <w:rStyle w:val="Hyperlink"/>
                <w:rFonts w:eastAsia="Arial"/>
                <w:noProof/>
              </w:rPr>
              <w:fldChar w:fldCharType="end"/>
            </w:r>
          </w:ins>
        </w:p>
        <w:p w14:paraId="1AE75E2A" w14:textId="49242FFA" w:rsidR="00ED5B34" w:rsidRDefault="00ED5B34">
          <w:pPr>
            <w:pStyle w:val="TOC2"/>
            <w:rPr>
              <w:ins w:id="62" w:author="Maureen Barry" w:date="2025-05-02T09:55:00Z"/>
              <w:rFonts w:asciiTheme="minorHAnsi" w:eastAsiaTheme="minorEastAsia" w:hAnsiTheme="minorHAnsi" w:cstheme="minorBidi"/>
              <w:noProof/>
              <w:kern w:val="2"/>
              <w:sz w:val="22"/>
              <w:szCs w:val="22"/>
              <w:lang w:val="en-US" w:eastAsia="en-US"/>
              <w14:ligatures w14:val="standardContextual"/>
            </w:rPr>
          </w:pPr>
          <w:ins w:id="63"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"_Toc197072178"</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2.2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User Data Protection (FDP)</w:t>
            </w:r>
            <w:r>
              <w:rPr>
                <w:noProof/>
                <w:webHidden/>
              </w:rPr>
              <w:tab/>
            </w:r>
            <w:r>
              <w:rPr>
                <w:noProof/>
                <w:webHidden/>
              </w:rPr>
              <w:fldChar w:fldCharType="begin"/>
            </w:r>
            <w:r>
              <w:rPr>
                <w:noProof/>
                <w:webHidden/>
              </w:rPr>
              <w:instrText xml:space="preserve"> PAGEREF _Toc197072178 \h </w:instrText>
            </w:r>
          </w:ins>
          <w:r>
            <w:rPr>
              <w:noProof/>
              <w:webHidden/>
            </w:rPr>
          </w:r>
          <w:r>
            <w:rPr>
              <w:noProof/>
              <w:webHidden/>
            </w:rPr>
            <w:fldChar w:fldCharType="separate"/>
          </w:r>
          <w:ins w:id="64" w:author="Maureen Barry" w:date="2025-05-02T09:55:00Z">
            <w:r>
              <w:rPr>
                <w:noProof/>
                <w:webHidden/>
              </w:rPr>
              <w:t>8</w:t>
            </w:r>
            <w:r>
              <w:rPr>
                <w:noProof/>
                <w:webHidden/>
              </w:rPr>
              <w:fldChar w:fldCharType="end"/>
            </w:r>
            <w:r w:rsidRPr="00CA2BBE">
              <w:rPr>
                <w:rStyle w:val="Hyperlink"/>
                <w:rFonts w:eastAsia="Arial"/>
                <w:noProof/>
              </w:rPr>
              <w:fldChar w:fldCharType="end"/>
            </w:r>
          </w:ins>
        </w:p>
        <w:p w14:paraId="391441A8" w14:textId="2288F46F" w:rsidR="00ED5B34" w:rsidRDefault="00ED5B34">
          <w:pPr>
            <w:pStyle w:val="TOC3"/>
            <w:rPr>
              <w:ins w:id="65" w:author="Maureen Barry" w:date="2025-05-02T09:55:00Z"/>
              <w:rFonts w:asciiTheme="minorHAnsi" w:eastAsiaTheme="minorEastAsia" w:hAnsiTheme="minorHAnsi" w:cstheme="minorBidi"/>
              <w:noProof/>
              <w:kern w:val="2"/>
              <w:sz w:val="22"/>
              <w:szCs w:val="22"/>
              <w:lang w:val="en-US" w:eastAsia="en-US"/>
              <w14:ligatures w14:val="standardContextual"/>
            </w:rPr>
          </w:pPr>
          <w:ins w:id="6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"_Toc197072179"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FDP_ACC.1 Subset access control</w:t>
            </w:r>
            <w:r>
              <w:rPr>
                <w:noProof/>
                <w:webHidden/>
              </w:rPr>
              <w:tab/>
            </w:r>
            <w:r>
              <w:rPr>
                <w:noProof/>
                <w:webHidden/>
              </w:rPr>
              <w:fldChar w:fldCharType="begin"/>
            </w:r>
            <w:r>
              <w:rPr>
                <w:noProof/>
                <w:webHidden/>
              </w:rPr>
              <w:instrText xml:space="preserve"> PAGEREF _Toc197072179 \h </w:instrText>
            </w:r>
          </w:ins>
          <w:r>
            <w:rPr>
              <w:noProof/>
              <w:webHidden/>
            </w:rPr>
          </w:r>
          <w:r>
            <w:rPr>
              <w:noProof/>
              <w:webHidden/>
            </w:rPr>
            <w:fldChar w:fldCharType="separate"/>
          </w:r>
          <w:ins w:id="67" w:author="Maureen Barry" w:date="2025-05-02T09:55:00Z">
            <w:r>
              <w:rPr>
                <w:noProof/>
                <w:webHidden/>
              </w:rPr>
              <w:t>8</w:t>
            </w:r>
            <w:r>
              <w:rPr>
                <w:noProof/>
                <w:webHidden/>
              </w:rPr>
              <w:fldChar w:fldCharType="end"/>
            </w:r>
            <w:r w:rsidRPr="00CA2BBE">
              <w:rPr>
                <w:rStyle w:val="Hyperlink"/>
                <w:rFonts w:eastAsia="Arial"/>
                <w:noProof/>
              </w:rPr>
              <w:fldChar w:fldCharType="end"/>
            </w:r>
          </w:ins>
        </w:p>
        <w:p w14:paraId="5927A00C" w14:textId="2DAB113D" w:rsidR="00ED5B34" w:rsidRDefault="00ED5B34">
          <w:pPr>
            <w:pStyle w:val="TOC3"/>
            <w:rPr>
              <w:ins w:id="68" w:author="Maureen Barry" w:date="2025-05-02T09:55:00Z"/>
              <w:rFonts w:asciiTheme="minorHAnsi" w:eastAsiaTheme="minorEastAsia" w:hAnsiTheme="minorHAnsi" w:cstheme="minorBidi"/>
              <w:noProof/>
              <w:kern w:val="2"/>
              <w:sz w:val="22"/>
              <w:szCs w:val="22"/>
              <w:lang w:val="en-US" w:eastAsia="en-US"/>
              <w14:ligatures w14:val="standardContextual"/>
            </w:rPr>
          </w:pPr>
          <w:ins w:id="69"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"_Toc197072180"</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FDP_ACF.1 Security attribute based access control</w:t>
            </w:r>
            <w:r>
              <w:rPr>
                <w:noProof/>
                <w:webHidden/>
              </w:rPr>
              <w:tab/>
            </w:r>
            <w:r>
              <w:rPr>
                <w:noProof/>
                <w:webHidden/>
              </w:rPr>
              <w:fldChar w:fldCharType="begin"/>
            </w:r>
            <w:r>
              <w:rPr>
                <w:noProof/>
                <w:webHidden/>
              </w:rPr>
              <w:instrText xml:space="preserve"> PAGEREF _Toc197072180 \h </w:instrText>
            </w:r>
          </w:ins>
          <w:r>
            <w:rPr>
              <w:noProof/>
              <w:webHidden/>
            </w:rPr>
          </w:r>
          <w:r>
            <w:rPr>
              <w:noProof/>
              <w:webHidden/>
            </w:rPr>
            <w:fldChar w:fldCharType="separate"/>
          </w:r>
          <w:ins w:id="70" w:author="Maureen Barry" w:date="2025-05-02T09:55:00Z">
            <w:r>
              <w:rPr>
                <w:noProof/>
                <w:webHidden/>
              </w:rPr>
              <w:t>9</w:t>
            </w:r>
            <w:r>
              <w:rPr>
                <w:noProof/>
                <w:webHidden/>
              </w:rPr>
              <w:fldChar w:fldCharType="end"/>
            </w:r>
            <w:r w:rsidRPr="00CA2BBE">
              <w:rPr>
                <w:rStyle w:val="Hyperlink"/>
                <w:rFonts w:eastAsia="Arial"/>
                <w:noProof/>
              </w:rPr>
              <w:fldChar w:fldCharType="end"/>
            </w:r>
          </w:ins>
        </w:p>
        <w:p w14:paraId="6033DA47" w14:textId="242BC0BD" w:rsidR="00ED5B34" w:rsidRDefault="00ED5B34">
          <w:pPr>
            <w:pStyle w:val="TOC3"/>
            <w:rPr>
              <w:ins w:id="71" w:author="Maureen Barry" w:date="2025-05-02T09:55:00Z"/>
              <w:rFonts w:asciiTheme="minorHAnsi" w:eastAsiaTheme="minorEastAsia" w:hAnsiTheme="minorHAnsi" w:cstheme="minorBidi"/>
              <w:noProof/>
              <w:kern w:val="2"/>
              <w:sz w:val="22"/>
              <w:szCs w:val="22"/>
              <w:lang w:val="en-US" w:eastAsia="en-US"/>
              <w14:ligatures w14:val="standardContextual"/>
            </w:rPr>
          </w:pPr>
          <w:ins w:id="72"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"_Toc197072181"</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FDP_RIP.1 Subset residual information protection</w:t>
            </w:r>
            <w:r>
              <w:rPr>
                <w:noProof/>
                <w:webHidden/>
              </w:rPr>
              <w:tab/>
            </w:r>
            <w:r>
              <w:rPr>
                <w:noProof/>
                <w:webHidden/>
              </w:rPr>
              <w:fldChar w:fldCharType="begin"/>
            </w:r>
            <w:r>
              <w:rPr>
                <w:noProof/>
                <w:webHidden/>
              </w:rPr>
              <w:instrText xml:space="preserve"> PAGEREF _Toc197072181 \h </w:instrText>
            </w:r>
          </w:ins>
          <w:r>
            <w:rPr>
              <w:noProof/>
              <w:webHidden/>
            </w:rPr>
          </w:r>
          <w:r>
            <w:rPr>
              <w:noProof/>
              <w:webHidden/>
            </w:rPr>
            <w:fldChar w:fldCharType="separate"/>
          </w:r>
          <w:ins w:id="73" w:author="Maureen Barry" w:date="2025-05-02T09:55:00Z">
            <w:r>
              <w:rPr>
                <w:noProof/>
                <w:webHidden/>
              </w:rPr>
              <w:t>9</w:t>
            </w:r>
            <w:r>
              <w:rPr>
                <w:noProof/>
                <w:webHidden/>
              </w:rPr>
              <w:fldChar w:fldCharType="end"/>
            </w:r>
            <w:r w:rsidRPr="00CA2BBE">
              <w:rPr>
                <w:rStyle w:val="Hyperlink"/>
                <w:rFonts w:eastAsia="Arial"/>
                <w:noProof/>
              </w:rPr>
              <w:fldChar w:fldCharType="end"/>
            </w:r>
          </w:ins>
        </w:p>
        <w:p w14:paraId="4049C18A" w14:textId="4E8B0C9B" w:rsidR="00ED5B34" w:rsidRDefault="00ED5B34">
          <w:pPr>
            <w:pStyle w:val="TOC2"/>
            <w:rPr>
              <w:ins w:id="74" w:author="Maureen Barry" w:date="2025-05-02T09:55:00Z"/>
              <w:rFonts w:asciiTheme="minorHAnsi" w:eastAsiaTheme="minorEastAsia" w:hAnsiTheme="minorHAnsi" w:cstheme="minorBidi"/>
              <w:noProof/>
              <w:kern w:val="2"/>
              <w:sz w:val="22"/>
              <w:szCs w:val="22"/>
              <w:lang w:val="en-US" w:eastAsia="en-US"/>
              <w14:ligatures w14:val="standardContextual"/>
            </w:rPr>
          </w:pPr>
          <w:ins w:id="75"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"_Toc197072182"</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2.3</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Identification and authentication (FIA)</w:t>
            </w:r>
            <w:r>
              <w:rPr>
                <w:noProof/>
                <w:webHidden/>
              </w:rPr>
              <w:tab/>
            </w:r>
            <w:r>
              <w:rPr>
                <w:noProof/>
                <w:webHidden/>
              </w:rPr>
              <w:fldChar w:fldCharType="begin"/>
            </w:r>
            <w:r>
              <w:rPr>
                <w:noProof/>
                <w:webHidden/>
              </w:rPr>
              <w:instrText xml:space="preserve"> PAGEREF _Toc197072182 \h </w:instrText>
            </w:r>
          </w:ins>
          <w:r>
            <w:rPr>
              <w:noProof/>
              <w:webHidden/>
            </w:rPr>
          </w:r>
          <w:r>
            <w:rPr>
              <w:noProof/>
              <w:webHidden/>
            </w:rPr>
            <w:fldChar w:fldCharType="separate"/>
          </w:r>
          <w:ins w:id="76" w:author="Maureen Barry" w:date="2025-05-02T09:55:00Z">
            <w:r>
              <w:rPr>
                <w:noProof/>
                <w:webHidden/>
              </w:rPr>
              <w:t>10</w:t>
            </w:r>
            <w:r>
              <w:rPr>
                <w:noProof/>
                <w:webHidden/>
              </w:rPr>
              <w:fldChar w:fldCharType="end"/>
            </w:r>
            <w:r w:rsidRPr="00CA2BBE">
              <w:rPr>
                <w:rStyle w:val="Hyperlink"/>
                <w:rFonts w:eastAsia="Arial"/>
                <w:noProof/>
              </w:rPr>
              <w:fldChar w:fldCharType="end"/>
            </w:r>
          </w:ins>
        </w:p>
        <w:p w14:paraId="6892AC9D" w14:textId="25DCFFED" w:rsidR="00ED5B34" w:rsidRDefault="00ED5B34">
          <w:pPr>
            <w:pStyle w:val="TOC3"/>
            <w:rPr>
              <w:ins w:id="77" w:author="Maureen Barry" w:date="2025-05-02T09:55:00Z"/>
              <w:rFonts w:asciiTheme="minorHAnsi" w:eastAsiaTheme="minorEastAsia" w:hAnsiTheme="minorHAnsi" w:cstheme="minorBidi"/>
              <w:noProof/>
              <w:kern w:val="2"/>
              <w:sz w:val="22"/>
              <w:szCs w:val="22"/>
              <w:lang w:val="en-US" w:eastAsia="en-US"/>
              <w14:ligatures w14:val="standardContextual"/>
            </w:rPr>
          </w:pPr>
          <w:ins w:id="78"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"_Toc197072183"</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FIA_ATD.1 User attribute definition</w:t>
            </w:r>
            <w:r>
              <w:rPr>
                <w:noProof/>
                <w:webHidden/>
              </w:rPr>
              <w:tab/>
            </w:r>
            <w:r>
              <w:rPr>
                <w:noProof/>
                <w:webHidden/>
              </w:rPr>
              <w:fldChar w:fldCharType="begin"/>
            </w:r>
            <w:r>
              <w:rPr>
                <w:noProof/>
                <w:webHidden/>
              </w:rPr>
              <w:instrText xml:space="preserve"> PAGEREF _Toc197072183 \h </w:instrText>
            </w:r>
          </w:ins>
          <w:r>
            <w:rPr>
              <w:noProof/>
              <w:webHidden/>
            </w:rPr>
          </w:r>
          <w:r>
            <w:rPr>
              <w:noProof/>
              <w:webHidden/>
            </w:rPr>
            <w:fldChar w:fldCharType="separate"/>
          </w:r>
          <w:ins w:id="79" w:author="Maureen Barry" w:date="2025-05-02T09:55:00Z">
            <w:r>
              <w:rPr>
                <w:noProof/>
                <w:webHidden/>
              </w:rPr>
              <w:t>10</w:t>
            </w:r>
            <w:r>
              <w:rPr>
                <w:noProof/>
                <w:webHidden/>
              </w:rPr>
              <w:fldChar w:fldCharType="end"/>
            </w:r>
            <w:r w:rsidRPr="00CA2BBE">
              <w:rPr>
                <w:rStyle w:val="Hyperlink"/>
                <w:rFonts w:eastAsia="Arial"/>
                <w:noProof/>
              </w:rPr>
              <w:fldChar w:fldCharType="end"/>
            </w:r>
          </w:ins>
        </w:p>
        <w:p w14:paraId="5DF4E8F0" w14:textId="7F94B842" w:rsidR="00ED5B34" w:rsidRDefault="00ED5B34">
          <w:pPr>
            <w:pStyle w:val="TOC3"/>
            <w:rPr>
              <w:ins w:id="80" w:author="Maureen Barry" w:date="2025-05-02T09:55:00Z"/>
              <w:rFonts w:asciiTheme="minorHAnsi" w:eastAsiaTheme="minorEastAsia" w:hAnsiTheme="minorHAnsi" w:cstheme="minorBidi"/>
              <w:noProof/>
              <w:kern w:val="2"/>
              <w:sz w:val="22"/>
              <w:szCs w:val="22"/>
              <w:lang w:val="en-US" w:eastAsia="en-US"/>
              <w14:ligatures w14:val="standardContextual"/>
            </w:rPr>
          </w:pPr>
          <w:ins w:id="81"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"_Toc197072184"</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FIA_UAU.2 User authentication before any action</w:t>
            </w:r>
            <w:r>
              <w:rPr>
                <w:noProof/>
                <w:webHidden/>
              </w:rPr>
              <w:tab/>
            </w:r>
            <w:r>
              <w:rPr>
                <w:noProof/>
                <w:webHidden/>
              </w:rPr>
              <w:fldChar w:fldCharType="begin"/>
            </w:r>
            <w:r>
              <w:rPr>
                <w:noProof/>
                <w:webHidden/>
              </w:rPr>
              <w:instrText xml:space="preserve"> PAGEREF _Toc197072184 \h </w:instrText>
            </w:r>
          </w:ins>
          <w:r>
            <w:rPr>
              <w:noProof/>
              <w:webHidden/>
            </w:rPr>
          </w:r>
          <w:r>
            <w:rPr>
              <w:noProof/>
              <w:webHidden/>
            </w:rPr>
            <w:fldChar w:fldCharType="separate"/>
          </w:r>
          <w:ins w:id="82" w:author="Maureen Barry" w:date="2025-05-02T09:55:00Z">
            <w:r>
              <w:rPr>
                <w:noProof/>
                <w:webHidden/>
              </w:rPr>
              <w:t>10</w:t>
            </w:r>
            <w:r>
              <w:rPr>
                <w:noProof/>
                <w:webHidden/>
              </w:rPr>
              <w:fldChar w:fldCharType="end"/>
            </w:r>
            <w:r w:rsidRPr="00CA2BBE">
              <w:rPr>
                <w:rStyle w:val="Hyperlink"/>
                <w:rFonts w:eastAsia="Arial"/>
                <w:noProof/>
              </w:rPr>
              <w:fldChar w:fldCharType="end"/>
            </w:r>
          </w:ins>
        </w:p>
        <w:p w14:paraId="17991A3A" w14:textId="49E40888" w:rsidR="00ED5B34" w:rsidRDefault="00ED5B34">
          <w:pPr>
            <w:pStyle w:val="TOC3"/>
            <w:rPr>
              <w:ins w:id="83" w:author="Maureen Barry" w:date="2025-05-02T09:55:00Z"/>
              <w:rFonts w:asciiTheme="minorHAnsi" w:eastAsiaTheme="minorEastAsia" w:hAnsiTheme="minorHAnsi" w:cstheme="minorBidi"/>
              <w:noProof/>
              <w:kern w:val="2"/>
              <w:sz w:val="22"/>
              <w:szCs w:val="22"/>
              <w:lang w:val="en-US" w:eastAsia="en-US"/>
              <w14:ligatures w14:val="standardContextual"/>
            </w:rPr>
          </w:pPr>
          <w:ins w:id="84"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"_Toc197072185"</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FIA_UID.2 User identification before any action</w:t>
            </w:r>
            <w:r>
              <w:rPr>
                <w:noProof/>
                <w:webHidden/>
              </w:rPr>
              <w:tab/>
            </w:r>
            <w:r>
              <w:rPr>
                <w:noProof/>
                <w:webHidden/>
              </w:rPr>
              <w:fldChar w:fldCharType="begin"/>
            </w:r>
            <w:r>
              <w:rPr>
                <w:noProof/>
                <w:webHidden/>
              </w:rPr>
              <w:instrText xml:space="preserve"> PAGEREF _Toc197072185 \h </w:instrText>
            </w:r>
          </w:ins>
          <w:r>
            <w:rPr>
              <w:noProof/>
              <w:webHidden/>
            </w:rPr>
          </w:r>
          <w:r>
            <w:rPr>
              <w:noProof/>
              <w:webHidden/>
            </w:rPr>
            <w:fldChar w:fldCharType="separate"/>
          </w:r>
          <w:ins w:id="85" w:author="Maureen Barry" w:date="2025-05-02T09:55:00Z">
            <w:r>
              <w:rPr>
                <w:noProof/>
                <w:webHidden/>
              </w:rPr>
              <w:t>10</w:t>
            </w:r>
            <w:r>
              <w:rPr>
                <w:noProof/>
                <w:webHidden/>
              </w:rPr>
              <w:fldChar w:fldCharType="end"/>
            </w:r>
            <w:r w:rsidRPr="00CA2BBE">
              <w:rPr>
                <w:rStyle w:val="Hyperlink"/>
                <w:rFonts w:eastAsia="Arial"/>
                <w:noProof/>
              </w:rPr>
              <w:fldChar w:fldCharType="end"/>
            </w:r>
          </w:ins>
        </w:p>
        <w:p w14:paraId="678FF125" w14:textId="2CA03C50" w:rsidR="00ED5B34" w:rsidRDefault="00ED5B34">
          <w:pPr>
            <w:pStyle w:val="TOC2"/>
            <w:rPr>
              <w:ins w:id="86" w:author="Maureen Barry" w:date="2025-05-02T09:55:00Z"/>
              <w:rFonts w:asciiTheme="minorHAnsi" w:eastAsiaTheme="minorEastAsia" w:hAnsiTheme="minorHAnsi" w:cstheme="minorBidi"/>
              <w:noProof/>
              <w:kern w:val="2"/>
              <w:sz w:val="22"/>
              <w:szCs w:val="22"/>
              <w:lang w:val="en-US" w:eastAsia="en-US"/>
              <w14:ligatures w14:val="standardContextual"/>
            </w:rPr>
          </w:pPr>
          <w:ins w:id="87"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"_Toc197072186"</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2.4</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Security Management (FMT)</w:t>
            </w:r>
            <w:r>
              <w:rPr>
                <w:noProof/>
                <w:webHidden/>
              </w:rPr>
              <w:tab/>
            </w:r>
            <w:r>
              <w:rPr>
                <w:noProof/>
                <w:webHidden/>
              </w:rPr>
              <w:fldChar w:fldCharType="begin"/>
            </w:r>
            <w:r>
              <w:rPr>
                <w:noProof/>
                <w:webHidden/>
              </w:rPr>
              <w:instrText xml:space="preserve"> PAGEREF _Toc197072186 \h </w:instrText>
            </w:r>
          </w:ins>
          <w:r>
            <w:rPr>
              <w:noProof/>
              <w:webHidden/>
            </w:rPr>
          </w:r>
          <w:r>
            <w:rPr>
              <w:noProof/>
              <w:webHidden/>
            </w:rPr>
            <w:fldChar w:fldCharType="separate"/>
          </w:r>
          <w:ins w:id="88" w:author="Maureen Barry" w:date="2025-05-02T09:55:00Z">
            <w:r>
              <w:rPr>
                <w:noProof/>
                <w:webHidden/>
              </w:rPr>
              <w:t>11</w:t>
            </w:r>
            <w:r>
              <w:rPr>
                <w:noProof/>
                <w:webHidden/>
              </w:rPr>
              <w:fldChar w:fldCharType="end"/>
            </w:r>
            <w:r w:rsidRPr="00CA2BBE">
              <w:rPr>
                <w:rStyle w:val="Hyperlink"/>
                <w:rFonts w:eastAsia="Arial"/>
                <w:noProof/>
              </w:rPr>
              <w:fldChar w:fldCharType="end"/>
            </w:r>
          </w:ins>
        </w:p>
        <w:p w14:paraId="1822FCA0" w14:textId="68299A09" w:rsidR="00ED5B34" w:rsidRDefault="00ED5B34">
          <w:pPr>
            <w:pStyle w:val="TOC3"/>
            <w:rPr>
              <w:ins w:id="89" w:author="Maureen Barry" w:date="2025-05-02T09:55:00Z"/>
              <w:rFonts w:asciiTheme="minorHAnsi" w:eastAsiaTheme="minorEastAsia" w:hAnsiTheme="minorHAnsi" w:cstheme="minorBidi"/>
              <w:noProof/>
              <w:kern w:val="2"/>
              <w:sz w:val="22"/>
              <w:szCs w:val="22"/>
              <w:lang w:val="en-US" w:eastAsia="en-US"/>
              <w14:ligatures w14:val="standardContextual"/>
            </w:rPr>
          </w:pPr>
          <w:ins w:id="90"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"_Toc197072187"</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FMT_MSA.1(1) Management of security attributes (Users)</w:t>
            </w:r>
            <w:r>
              <w:rPr>
                <w:noProof/>
                <w:webHidden/>
              </w:rPr>
              <w:tab/>
            </w:r>
            <w:r>
              <w:rPr>
                <w:noProof/>
                <w:webHidden/>
              </w:rPr>
              <w:fldChar w:fldCharType="begin"/>
            </w:r>
            <w:r>
              <w:rPr>
                <w:noProof/>
                <w:webHidden/>
              </w:rPr>
              <w:instrText xml:space="preserve"> PAGEREF _Toc197072187 \h </w:instrText>
            </w:r>
          </w:ins>
          <w:r>
            <w:rPr>
              <w:noProof/>
              <w:webHidden/>
            </w:rPr>
          </w:r>
          <w:r>
            <w:rPr>
              <w:noProof/>
              <w:webHidden/>
            </w:rPr>
            <w:fldChar w:fldCharType="separate"/>
          </w:r>
          <w:ins w:id="91" w:author="Maureen Barry" w:date="2025-05-02T09:55:00Z">
            <w:r>
              <w:rPr>
                <w:noProof/>
                <w:webHidden/>
              </w:rPr>
              <w:t>11</w:t>
            </w:r>
            <w:r>
              <w:rPr>
                <w:noProof/>
                <w:webHidden/>
              </w:rPr>
              <w:fldChar w:fldCharType="end"/>
            </w:r>
            <w:r w:rsidRPr="00CA2BBE">
              <w:rPr>
                <w:rStyle w:val="Hyperlink"/>
                <w:rFonts w:eastAsia="Arial"/>
                <w:noProof/>
              </w:rPr>
              <w:fldChar w:fldCharType="end"/>
            </w:r>
          </w:ins>
        </w:p>
        <w:p w14:paraId="114233FC" w14:textId="0AD7D4CF" w:rsidR="00ED5B34" w:rsidRDefault="00ED5B34">
          <w:pPr>
            <w:pStyle w:val="TOC3"/>
            <w:rPr>
              <w:ins w:id="92" w:author="Maureen Barry" w:date="2025-05-02T09:55:00Z"/>
              <w:rFonts w:asciiTheme="minorHAnsi" w:eastAsiaTheme="minorEastAsia" w:hAnsiTheme="minorHAnsi" w:cstheme="minorBidi"/>
              <w:noProof/>
              <w:kern w:val="2"/>
              <w:sz w:val="22"/>
              <w:szCs w:val="22"/>
              <w:lang w:val="en-US" w:eastAsia="en-US"/>
              <w14:ligatures w14:val="standardContextual"/>
            </w:rPr>
          </w:pPr>
          <w:ins w:id="93"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"_Toc197072188"</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FMT_MSA.1(2) Management of security attributes (Objects)</w:t>
            </w:r>
            <w:r>
              <w:rPr>
                <w:noProof/>
                <w:webHidden/>
              </w:rPr>
              <w:tab/>
            </w:r>
            <w:r>
              <w:rPr>
                <w:noProof/>
                <w:webHidden/>
              </w:rPr>
              <w:fldChar w:fldCharType="begin"/>
            </w:r>
            <w:r>
              <w:rPr>
                <w:noProof/>
                <w:webHidden/>
              </w:rPr>
              <w:instrText xml:space="preserve"> PAGEREF _Toc197072188 \h </w:instrText>
            </w:r>
          </w:ins>
          <w:r>
            <w:rPr>
              <w:noProof/>
              <w:webHidden/>
            </w:rPr>
          </w:r>
          <w:r>
            <w:rPr>
              <w:noProof/>
              <w:webHidden/>
            </w:rPr>
            <w:fldChar w:fldCharType="separate"/>
          </w:r>
          <w:ins w:id="94" w:author="Maureen Barry" w:date="2025-05-02T09:55:00Z">
            <w:r>
              <w:rPr>
                <w:noProof/>
                <w:webHidden/>
              </w:rPr>
              <w:t>11</w:t>
            </w:r>
            <w:r>
              <w:rPr>
                <w:noProof/>
                <w:webHidden/>
              </w:rPr>
              <w:fldChar w:fldCharType="end"/>
            </w:r>
            <w:r w:rsidRPr="00CA2BBE">
              <w:rPr>
                <w:rStyle w:val="Hyperlink"/>
                <w:rFonts w:eastAsia="Arial"/>
                <w:noProof/>
              </w:rPr>
              <w:fldChar w:fldCharType="end"/>
            </w:r>
          </w:ins>
        </w:p>
        <w:p w14:paraId="33D10451" w14:textId="6AFA833E" w:rsidR="00ED5B34" w:rsidRDefault="00ED5B34">
          <w:pPr>
            <w:pStyle w:val="TOC3"/>
            <w:rPr>
              <w:ins w:id="95" w:author="Maureen Barry" w:date="2025-05-02T09:55:00Z"/>
              <w:rFonts w:asciiTheme="minorHAnsi" w:eastAsiaTheme="minorEastAsia" w:hAnsiTheme="minorHAnsi" w:cstheme="minorBidi"/>
              <w:noProof/>
              <w:kern w:val="2"/>
              <w:sz w:val="22"/>
              <w:szCs w:val="22"/>
              <w:lang w:val="en-US" w:eastAsia="en-US"/>
              <w14:ligatures w14:val="standardContextual"/>
            </w:rPr>
          </w:pPr>
          <w:ins w:id="9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"_Toc197072189"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FMT_MSA.3 Static attribute initialization</w:t>
            </w:r>
            <w:r>
              <w:rPr>
                <w:noProof/>
                <w:webHidden/>
              </w:rPr>
              <w:tab/>
            </w:r>
            <w:r>
              <w:rPr>
                <w:noProof/>
                <w:webHidden/>
              </w:rPr>
              <w:fldChar w:fldCharType="begin"/>
            </w:r>
            <w:r>
              <w:rPr>
                <w:noProof/>
                <w:webHidden/>
              </w:rPr>
              <w:instrText xml:space="preserve"> PAGEREF _Toc197072189 \h </w:instrText>
            </w:r>
          </w:ins>
          <w:r>
            <w:rPr>
              <w:noProof/>
              <w:webHidden/>
            </w:rPr>
          </w:r>
          <w:r>
            <w:rPr>
              <w:noProof/>
              <w:webHidden/>
            </w:rPr>
            <w:fldChar w:fldCharType="separate"/>
          </w:r>
          <w:ins w:id="97" w:author="Maureen Barry" w:date="2025-05-02T09:55:00Z">
            <w:r>
              <w:rPr>
                <w:noProof/>
                <w:webHidden/>
              </w:rPr>
              <w:t>12</w:t>
            </w:r>
            <w:r>
              <w:rPr>
                <w:noProof/>
                <w:webHidden/>
              </w:rPr>
              <w:fldChar w:fldCharType="end"/>
            </w:r>
            <w:r w:rsidRPr="00CA2BBE">
              <w:rPr>
                <w:rStyle w:val="Hyperlink"/>
                <w:rFonts w:eastAsia="Arial"/>
                <w:noProof/>
              </w:rPr>
              <w:fldChar w:fldCharType="end"/>
            </w:r>
          </w:ins>
        </w:p>
        <w:p w14:paraId="749F72FC" w14:textId="14C4989C" w:rsidR="00ED5B34" w:rsidRDefault="00ED5B34">
          <w:pPr>
            <w:pStyle w:val="TOC3"/>
            <w:rPr>
              <w:ins w:id="98" w:author="Maureen Barry" w:date="2025-05-02T09:55:00Z"/>
              <w:rFonts w:asciiTheme="minorHAnsi" w:eastAsiaTheme="minorEastAsia" w:hAnsiTheme="minorHAnsi" w:cstheme="minorBidi"/>
              <w:noProof/>
              <w:kern w:val="2"/>
              <w:sz w:val="22"/>
              <w:szCs w:val="22"/>
              <w:lang w:val="en-US" w:eastAsia="en-US"/>
              <w14:ligatures w14:val="standardContextual"/>
            </w:rPr>
          </w:pPr>
          <w:ins w:id="99"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"_Toc197072190"</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FMT_MTD.1 Management of TSF data</w:t>
            </w:r>
            <w:r>
              <w:rPr>
                <w:noProof/>
                <w:webHidden/>
              </w:rPr>
              <w:tab/>
            </w:r>
            <w:r>
              <w:rPr>
                <w:noProof/>
                <w:webHidden/>
              </w:rPr>
              <w:fldChar w:fldCharType="begin"/>
            </w:r>
            <w:r>
              <w:rPr>
                <w:noProof/>
                <w:webHidden/>
              </w:rPr>
              <w:instrText xml:space="preserve"> PAGEREF _Toc197072190 \h </w:instrText>
            </w:r>
          </w:ins>
          <w:r>
            <w:rPr>
              <w:noProof/>
              <w:webHidden/>
            </w:rPr>
          </w:r>
          <w:r>
            <w:rPr>
              <w:noProof/>
              <w:webHidden/>
            </w:rPr>
            <w:fldChar w:fldCharType="separate"/>
          </w:r>
          <w:ins w:id="100" w:author="Maureen Barry" w:date="2025-05-02T09:55:00Z">
            <w:r>
              <w:rPr>
                <w:noProof/>
                <w:webHidden/>
              </w:rPr>
              <w:t>12</w:t>
            </w:r>
            <w:r>
              <w:rPr>
                <w:noProof/>
                <w:webHidden/>
              </w:rPr>
              <w:fldChar w:fldCharType="end"/>
            </w:r>
            <w:r w:rsidRPr="00CA2BBE">
              <w:rPr>
                <w:rStyle w:val="Hyperlink"/>
                <w:rFonts w:eastAsia="Arial"/>
                <w:noProof/>
              </w:rPr>
              <w:fldChar w:fldCharType="end"/>
            </w:r>
          </w:ins>
        </w:p>
        <w:p w14:paraId="240B2C67" w14:textId="7DE302E7" w:rsidR="00ED5B34" w:rsidRDefault="00ED5B34">
          <w:pPr>
            <w:pStyle w:val="TOC3"/>
            <w:rPr>
              <w:ins w:id="101" w:author="Maureen Barry" w:date="2025-05-02T09:55:00Z"/>
              <w:rFonts w:asciiTheme="minorHAnsi" w:eastAsiaTheme="minorEastAsia" w:hAnsiTheme="minorHAnsi" w:cstheme="minorBidi"/>
              <w:noProof/>
              <w:kern w:val="2"/>
              <w:sz w:val="22"/>
              <w:szCs w:val="22"/>
              <w:lang w:val="en-US" w:eastAsia="en-US"/>
              <w14:ligatures w14:val="standardContextual"/>
            </w:rPr>
          </w:pPr>
          <w:ins w:id="102"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"_Toc197072191"</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FMT_REV.1(1) Revocation</w:t>
            </w:r>
            <w:r>
              <w:rPr>
                <w:noProof/>
                <w:webHidden/>
              </w:rPr>
              <w:tab/>
            </w:r>
            <w:r>
              <w:rPr>
                <w:noProof/>
                <w:webHidden/>
              </w:rPr>
              <w:fldChar w:fldCharType="begin"/>
            </w:r>
            <w:r>
              <w:rPr>
                <w:noProof/>
                <w:webHidden/>
              </w:rPr>
              <w:instrText xml:space="preserve"> PAGEREF _Toc197072191 \h </w:instrText>
            </w:r>
          </w:ins>
          <w:r>
            <w:rPr>
              <w:noProof/>
              <w:webHidden/>
            </w:rPr>
          </w:r>
          <w:r>
            <w:rPr>
              <w:noProof/>
              <w:webHidden/>
            </w:rPr>
            <w:fldChar w:fldCharType="separate"/>
          </w:r>
          <w:ins w:id="103" w:author="Maureen Barry" w:date="2025-05-02T09:55:00Z">
            <w:r>
              <w:rPr>
                <w:noProof/>
                <w:webHidden/>
              </w:rPr>
              <w:t>13</w:t>
            </w:r>
            <w:r>
              <w:rPr>
                <w:noProof/>
                <w:webHidden/>
              </w:rPr>
              <w:fldChar w:fldCharType="end"/>
            </w:r>
            <w:r w:rsidRPr="00CA2BBE">
              <w:rPr>
                <w:rStyle w:val="Hyperlink"/>
                <w:rFonts w:eastAsia="Arial"/>
                <w:noProof/>
              </w:rPr>
              <w:fldChar w:fldCharType="end"/>
            </w:r>
          </w:ins>
        </w:p>
        <w:p w14:paraId="5BB332D3" w14:textId="4D5B0A1B" w:rsidR="00ED5B34" w:rsidRDefault="00ED5B34">
          <w:pPr>
            <w:pStyle w:val="TOC3"/>
            <w:rPr>
              <w:ins w:id="104" w:author="Maureen Barry" w:date="2025-05-02T09:55:00Z"/>
              <w:rFonts w:asciiTheme="minorHAnsi" w:eastAsiaTheme="minorEastAsia" w:hAnsiTheme="minorHAnsi" w:cstheme="minorBidi"/>
              <w:noProof/>
              <w:kern w:val="2"/>
              <w:sz w:val="22"/>
              <w:szCs w:val="22"/>
              <w:lang w:val="en-US" w:eastAsia="en-US"/>
              <w14:ligatures w14:val="standardContextual"/>
            </w:rPr>
          </w:pPr>
          <w:ins w:id="105"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"_Toc197072192"</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FMT_REV.1(2) Revocation (DAC)</w:t>
            </w:r>
            <w:r>
              <w:rPr>
                <w:noProof/>
                <w:webHidden/>
              </w:rPr>
              <w:tab/>
            </w:r>
            <w:r>
              <w:rPr>
                <w:noProof/>
                <w:webHidden/>
              </w:rPr>
              <w:fldChar w:fldCharType="begin"/>
            </w:r>
            <w:r>
              <w:rPr>
                <w:noProof/>
                <w:webHidden/>
              </w:rPr>
              <w:instrText xml:space="preserve"> PAGEREF _Toc197072192 \h </w:instrText>
            </w:r>
          </w:ins>
          <w:r>
            <w:rPr>
              <w:noProof/>
              <w:webHidden/>
            </w:rPr>
          </w:r>
          <w:r>
            <w:rPr>
              <w:noProof/>
              <w:webHidden/>
            </w:rPr>
            <w:fldChar w:fldCharType="separate"/>
          </w:r>
          <w:ins w:id="106" w:author="Maureen Barry" w:date="2025-05-02T09:55:00Z">
            <w:r>
              <w:rPr>
                <w:noProof/>
                <w:webHidden/>
              </w:rPr>
              <w:t>13</w:t>
            </w:r>
            <w:r>
              <w:rPr>
                <w:noProof/>
                <w:webHidden/>
              </w:rPr>
              <w:fldChar w:fldCharType="end"/>
            </w:r>
            <w:r w:rsidRPr="00CA2BBE">
              <w:rPr>
                <w:rStyle w:val="Hyperlink"/>
                <w:rFonts w:eastAsia="Arial"/>
                <w:noProof/>
              </w:rPr>
              <w:fldChar w:fldCharType="end"/>
            </w:r>
          </w:ins>
        </w:p>
        <w:p w14:paraId="04B1A677" w14:textId="44606464" w:rsidR="00ED5B34" w:rsidRDefault="00ED5B34">
          <w:pPr>
            <w:pStyle w:val="TOC3"/>
            <w:rPr>
              <w:ins w:id="107" w:author="Maureen Barry" w:date="2025-05-02T09:55:00Z"/>
              <w:rFonts w:asciiTheme="minorHAnsi" w:eastAsiaTheme="minorEastAsia" w:hAnsiTheme="minorHAnsi" w:cstheme="minorBidi"/>
              <w:noProof/>
              <w:kern w:val="2"/>
              <w:sz w:val="22"/>
              <w:szCs w:val="22"/>
              <w:lang w:val="en-US" w:eastAsia="en-US"/>
              <w14:ligatures w14:val="standardContextual"/>
            </w:rPr>
          </w:pPr>
          <w:ins w:id="108"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"_Toc197072193"</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FMT_SMF.1 Specification of Management Functions</w:t>
            </w:r>
            <w:r>
              <w:rPr>
                <w:noProof/>
                <w:webHidden/>
              </w:rPr>
              <w:tab/>
            </w:r>
            <w:r>
              <w:rPr>
                <w:noProof/>
                <w:webHidden/>
              </w:rPr>
              <w:fldChar w:fldCharType="begin"/>
            </w:r>
            <w:r>
              <w:rPr>
                <w:noProof/>
                <w:webHidden/>
              </w:rPr>
              <w:instrText xml:space="preserve"> PAGEREF _Toc197072193 \h </w:instrText>
            </w:r>
          </w:ins>
          <w:r>
            <w:rPr>
              <w:noProof/>
              <w:webHidden/>
            </w:rPr>
          </w:r>
          <w:r>
            <w:rPr>
              <w:noProof/>
              <w:webHidden/>
            </w:rPr>
            <w:fldChar w:fldCharType="separate"/>
          </w:r>
          <w:ins w:id="109" w:author="Maureen Barry" w:date="2025-05-02T09:55:00Z">
            <w:r>
              <w:rPr>
                <w:noProof/>
                <w:webHidden/>
              </w:rPr>
              <w:t>14</w:t>
            </w:r>
            <w:r>
              <w:rPr>
                <w:noProof/>
                <w:webHidden/>
              </w:rPr>
              <w:fldChar w:fldCharType="end"/>
            </w:r>
            <w:r w:rsidRPr="00CA2BBE">
              <w:rPr>
                <w:rStyle w:val="Hyperlink"/>
                <w:rFonts w:eastAsia="Arial"/>
                <w:noProof/>
              </w:rPr>
              <w:fldChar w:fldCharType="end"/>
            </w:r>
          </w:ins>
        </w:p>
        <w:p w14:paraId="2E4BE698" w14:textId="6E5FC387" w:rsidR="00ED5B34" w:rsidRDefault="00ED5B34">
          <w:pPr>
            <w:pStyle w:val="TOC3"/>
            <w:rPr>
              <w:ins w:id="110" w:author="Maureen Barry" w:date="2025-05-02T09:55:00Z"/>
              <w:rFonts w:asciiTheme="minorHAnsi" w:eastAsiaTheme="minorEastAsia" w:hAnsiTheme="minorHAnsi" w:cstheme="minorBidi"/>
              <w:noProof/>
              <w:kern w:val="2"/>
              <w:sz w:val="22"/>
              <w:szCs w:val="22"/>
              <w:lang w:val="en-US" w:eastAsia="en-US"/>
              <w14:ligatures w14:val="standardContextual"/>
            </w:rPr>
          </w:pPr>
          <w:ins w:id="111"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"_Toc197072194"</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FMT_SMR.1 Security roles</w:t>
            </w:r>
            <w:r>
              <w:rPr>
                <w:noProof/>
                <w:webHidden/>
              </w:rPr>
              <w:tab/>
            </w:r>
            <w:r>
              <w:rPr>
                <w:noProof/>
                <w:webHidden/>
              </w:rPr>
              <w:fldChar w:fldCharType="begin"/>
            </w:r>
            <w:r>
              <w:rPr>
                <w:noProof/>
                <w:webHidden/>
              </w:rPr>
              <w:instrText xml:space="preserve"> PAGEREF _Toc197072194 \h </w:instrText>
            </w:r>
          </w:ins>
          <w:r>
            <w:rPr>
              <w:noProof/>
              <w:webHidden/>
            </w:rPr>
          </w:r>
          <w:r>
            <w:rPr>
              <w:noProof/>
              <w:webHidden/>
            </w:rPr>
            <w:fldChar w:fldCharType="separate"/>
          </w:r>
          <w:ins w:id="112" w:author="Maureen Barry" w:date="2025-05-02T09:55:00Z">
            <w:r>
              <w:rPr>
                <w:noProof/>
                <w:webHidden/>
              </w:rPr>
              <w:t>14</w:t>
            </w:r>
            <w:r>
              <w:rPr>
                <w:noProof/>
                <w:webHidden/>
              </w:rPr>
              <w:fldChar w:fldCharType="end"/>
            </w:r>
            <w:r w:rsidRPr="00CA2BBE">
              <w:rPr>
                <w:rStyle w:val="Hyperlink"/>
                <w:rFonts w:eastAsia="Arial"/>
                <w:noProof/>
              </w:rPr>
              <w:fldChar w:fldCharType="end"/>
            </w:r>
          </w:ins>
        </w:p>
        <w:p w14:paraId="30DA1403" w14:textId="51D729B0" w:rsidR="00ED5B34" w:rsidRDefault="00ED5B34">
          <w:pPr>
            <w:pStyle w:val="TOC2"/>
            <w:rPr>
              <w:ins w:id="113" w:author="Maureen Barry" w:date="2025-05-02T09:55:00Z"/>
              <w:rFonts w:asciiTheme="minorHAnsi" w:eastAsiaTheme="minorEastAsia" w:hAnsiTheme="minorHAnsi" w:cstheme="minorBidi"/>
              <w:noProof/>
              <w:kern w:val="2"/>
              <w:sz w:val="22"/>
              <w:szCs w:val="22"/>
              <w:lang w:val="en-US" w:eastAsia="en-US"/>
              <w14:ligatures w14:val="standardContextual"/>
            </w:rPr>
          </w:pPr>
          <w:ins w:id="114"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"_Toc197072195"</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2.5</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TOE Access (FTA)</w:t>
            </w:r>
            <w:r>
              <w:rPr>
                <w:noProof/>
                <w:webHidden/>
              </w:rPr>
              <w:tab/>
            </w:r>
            <w:r>
              <w:rPr>
                <w:noProof/>
                <w:webHidden/>
              </w:rPr>
              <w:fldChar w:fldCharType="begin"/>
            </w:r>
            <w:r>
              <w:rPr>
                <w:noProof/>
                <w:webHidden/>
              </w:rPr>
              <w:instrText xml:space="preserve"> PAGEREF _Toc197072195 \h </w:instrText>
            </w:r>
          </w:ins>
          <w:r>
            <w:rPr>
              <w:noProof/>
              <w:webHidden/>
            </w:rPr>
          </w:r>
          <w:r>
            <w:rPr>
              <w:noProof/>
              <w:webHidden/>
            </w:rPr>
            <w:fldChar w:fldCharType="separate"/>
          </w:r>
          <w:ins w:id="115" w:author="Maureen Barry" w:date="2025-05-02T09:55:00Z">
            <w:r>
              <w:rPr>
                <w:noProof/>
                <w:webHidden/>
              </w:rPr>
              <w:t>15</w:t>
            </w:r>
            <w:r>
              <w:rPr>
                <w:noProof/>
                <w:webHidden/>
              </w:rPr>
              <w:fldChar w:fldCharType="end"/>
            </w:r>
            <w:r w:rsidRPr="00CA2BBE">
              <w:rPr>
                <w:rStyle w:val="Hyperlink"/>
                <w:rFonts w:eastAsia="Arial"/>
                <w:noProof/>
              </w:rPr>
              <w:fldChar w:fldCharType="end"/>
            </w:r>
          </w:ins>
        </w:p>
        <w:p w14:paraId="393E72CF" w14:textId="5C6184F5" w:rsidR="00ED5B34" w:rsidRDefault="00ED5B34">
          <w:pPr>
            <w:pStyle w:val="TOC3"/>
            <w:rPr>
              <w:ins w:id="116" w:author="Maureen Barry" w:date="2025-05-02T09:55:00Z"/>
              <w:rFonts w:asciiTheme="minorHAnsi" w:eastAsiaTheme="minorEastAsia" w:hAnsiTheme="minorHAnsi" w:cstheme="minorBidi"/>
              <w:noProof/>
              <w:kern w:val="2"/>
              <w:sz w:val="22"/>
              <w:szCs w:val="22"/>
              <w:lang w:val="en-US" w:eastAsia="en-US"/>
              <w14:ligatures w14:val="standardContextual"/>
            </w:rPr>
          </w:pPr>
          <w:ins w:id="117"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"_Toc197072196"</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FTA_MCS.1 Basic limitation on multiple concurrent sessions</w:t>
            </w:r>
            <w:r>
              <w:rPr>
                <w:noProof/>
                <w:webHidden/>
              </w:rPr>
              <w:tab/>
            </w:r>
            <w:r>
              <w:rPr>
                <w:noProof/>
                <w:webHidden/>
              </w:rPr>
              <w:fldChar w:fldCharType="begin"/>
            </w:r>
            <w:r>
              <w:rPr>
                <w:noProof/>
                <w:webHidden/>
              </w:rPr>
              <w:instrText xml:space="preserve"> PAGEREF _Toc197072196 \h </w:instrText>
            </w:r>
          </w:ins>
          <w:r>
            <w:rPr>
              <w:noProof/>
              <w:webHidden/>
            </w:rPr>
          </w:r>
          <w:r>
            <w:rPr>
              <w:noProof/>
              <w:webHidden/>
            </w:rPr>
            <w:fldChar w:fldCharType="separate"/>
          </w:r>
          <w:ins w:id="118" w:author="Maureen Barry" w:date="2025-05-02T09:55:00Z">
            <w:r>
              <w:rPr>
                <w:noProof/>
                <w:webHidden/>
              </w:rPr>
              <w:t>15</w:t>
            </w:r>
            <w:r>
              <w:rPr>
                <w:noProof/>
                <w:webHidden/>
              </w:rPr>
              <w:fldChar w:fldCharType="end"/>
            </w:r>
            <w:r w:rsidRPr="00CA2BBE">
              <w:rPr>
                <w:rStyle w:val="Hyperlink"/>
                <w:rFonts w:eastAsia="Arial"/>
                <w:noProof/>
              </w:rPr>
              <w:fldChar w:fldCharType="end"/>
            </w:r>
          </w:ins>
        </w:p>
        <w:p w14:paraId="2BC74020" w14:textId="53AFFABD" w:rsidR="00ED5B34" w:rsidRDefault="00ED5B34">
          <w:pPr>
            <w:pStyle w:val="TOC3"/>
            <w:rPr>
              <w:ins w:id="119" w:author="Maureen Barry" w:date="2025-05-02T09:55:00Z"/>
              <w:rFonts w:asciiTheme="minorHAnsi" w:eastAsiaTheme="minorEastAsia" w:hAnsiTheme="minorHAnsi" w:cstheme="minorBidi"/>
              <w:noProof/>
              <w:kern w:val="2"/>
              <w:sz w:val="22"/>
              <w:szCs w:val="22"/>
              <w:lang w:val="en-US" w:eastAsia="en-US"/>
              <w14:ligatures w14:val="standardContextual"/>
            </w:rPr>
          </w:pPr>
          <w:ins w:id="120"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"_Toc197072197"</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FTA_TSE.1 TOE session establishment</w:t>
            </w:r>
            <w:r>
              <w:rPr>
                <w:noProof/>
                <w:webHidden/>
              </w:rPr>
              <w:tab/>
            </w:r>
            <w:r>
              <w:rPr>
                <w:noProof/>
                <w:webHidden/>
              </w:rPr>
              <w:fldChar w:fldCharType="begin"/>
            </w:r>
            <w:r>
              <w:rPr>
                <w:noProof/>
                <w:webHidden/>
              </w:rPr>
              <w:instrText xml:space="preserve"> PAGEREF _Toc197072197 \h </w:instrText>
            </w:r>
          </w:ins>
          <w:r>
            <w:rPr>
              <w:noProof/>
              <w:webHidden/>
            </w:rPr>
          </w:r>
          <w:r>
            <w:rPr>
              <w:noProof/>
              <w:webHidden/>
            </w:rPr>
            <w:fldChar w:fldCharType="separate"/>
          </w:r>
          <w:ins w:id="121" w:author="Maureen Barry" w:date="2025-05-02T09:55:00Z">
            <w:r>
              <w:rPr>
                <w:noProof/>
                <w:webHidden/>
              </w:rPr>
              <w:t>15</w:t>
            </w:r>
            <w:r>
              <w:rPr>
                <w:noProof/>
                <w:webHidden/>
              </w:rPr>
              <w:fldChar w:fldCharType="end"/>
            </w:r>
            <w:r w:rsidRPr="00CA2BBE">
              <w:rPr>
                <w:rStyle w:val="Hyperlink"/>
                <w:rFonts w:eastAsia="Arial"/>
                <w:noProof/>
              </w:rPr>
              <w:fldChar w:fldCharType="end"/>
            </w:r>
          </w:ins>
        </w:p>
        <w:p w14:paraId="15F3C5B3" w14:textId="1B1962CF" w:rsidR="00ED5B34" w:rsidRDefault="00ED5B34">
          <w:pPr>
            <w:pStyle w:val="TOC1"/>
            <w:rPr>
              <w:ins w:id="122" w:author="Maureen Barry" w:date="2025-05-02T09:55:00Z"/>
              <w:rFonts w:asciiTheme="minorHAnsi" w:eastAsiaTheme="minorEastAsia" w:hAnsiTheme="minorHAnsi" w:cstheme="minorBidi"/>
              <w:noProof/>
              <w:kern w:val="2"/>
              <w:sz w:val="22"/>
              <w:szCs w:val="22"/>
              <w:lang w:val="en-US" w:eastAsia="en-US"/>
              <w14:ligatures w14:val="standardContextual"/>
            </w:rPr>
          </w:pPr>
          <w:ins w:id="123"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"_Toc197072198"</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3.</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Evaluation Activities for Optional SFRs</w:t>
            </w:r>
            <w:r>
              <w:rPr>
                <w:noProof/>
                <w:webHidden/>
              </w:rPr>
              <w:tab/>
            </w:r>
            <w:r>
              <w:rPr>
                <w:noProof/>
                <w:webHidden/>
              </w:rPr>
              <w:fldChar w:fldCharType="begin"/>
            </w:r>
            <w:r>
              <w:rPr>
                <w:noProof/>
                <w:webHidden/>
              </w:rPr>
              <w:instrText xml:space="preserve"> PAGEREF _Toc197072198 \h </w:instrText>
            </w:r>
          </w:ins>
          <w:r>
            <w:rPr>
              <w:noProof/>
              <w:webHidden/>
            </w:rPr>
          </w:r>
          <w:r>
            <w:rPr>
              <w:noProof/>
              <w:webHidden/>
            </w:rPr>
            <w:fldChar w:fldCharType="separate"/>
          </w:r>
          <w:ins w:id="124" w:author="Maureen Barry" w:date="2025-05-02T09:55:00Z">
            <w:r>
              <w:rPr>
                <w:noProof/>
                <w:webHidden/>
              </w:rPr>
              <w:t>17</w:t>
            </w:r>
            <w:r>
              <w:rPr>
                <w:noProof/>
                <w:webHidden/>
              </w:rPr>
              <w:fldChar w:fldCharType="end"/>
            </w:r>
            <w:r w:rsidRPr="00CA2BBE">
              <w:rPr>
                <w:rStyle w:val="Hyperlink"/>
                <w:rFonts w:eastAsia="Arial"/>
                <w:noProof/>
              </w:rPr>
              <w:fldChar w:fldCharType="end"/>
            </w:r>
          </w:ins>
        </w:p>
        <w:p w14:paraId="43F40EBD" w14:textId="408913C5" w:rsidR="00ED5B34" w:rsidRDefault="00ED5B34">
          <w:pPr>
            <w:pStyle w:val="TOC2"/>
            <w:rPr>
              <w:ins w:id="125" w:author="Maureen Barry" w:date="2025-05-02T09:55:00Z"/>
              <w:rFonts w:asciiTheme="minorHAnsi" w:eastAsiaTheme="minorEastAsia" w:hAnsiTheme="minorHAnsi" w:cstheme="minorBidi"/>
              <w:noProof/>
              <w:kern w:val="2"/>
              <w:sz w:val="22"/>
              <w:szCs w:val="22"/>
              <w:lang w:val="en-US" w:eastAsia="en-US"/>
              <w14:ligatures w14:val="standardContextual"/>
            </w:rPr>
          </w:pPr>
          <w:ins w:id="12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"_Toc197072199"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3.1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Identification and Authentication (FIA)</w:t>
            </w:r>
            <w:r>
              <w:rPr>
                <w:noProof/>
                <w:webHidden/>
              </w:rPr>
              <w:tab/>
            </w:r>
            <w:r>
              <w:rPr>
                <w:noProof/>
                <w:webHidden/>
              </w:rPr>
              <w:fldChar w:fldCharType="begin"/>
            </w:r>
            <w:r>
              <w:rPr>
                <w:noProof/>
                <w:webHidden/>
              </w:rPr>
              <w:instrText xml:space="preserve"> PAGEREF _Toc197072199 \h </w:instrText>
            </w:r>
          </w:ins>
          <w:r>
            <w:rPr>
              <w:noProof/>
              <w:webHidden/>
            </w:rPr>
          </w:r>
          <w:r>
            <w:rPr>
              <w:noProof/>
              <w:webHidden/>
            </w:rPr>
            <w:fldChar w:fldCharType="separate"/>
          </w:r>
          <w:ins w:id="127" w:author="Maureen Barry" w:date="2025-05-02T09:55:00Z">
            <w:r>
              <w:rPr>
                <w:noProof/>
                <w:webHidden/>
              </w:rPr>
              <w:t>17</w:t>
            </w:r>
            <w:r>
              <w:rPr>
                <w:noProof/>
                <w:webHidden/>
              </w:rPr>
              <w:fldChar w:fldCharType="end"/>
            </w:r>
            <w:r w:rsidRPr="00CA2BBE">
              <w:rPr>
                <w:rStyle w:val="Hyperlink"/>
                <w:rFonts w:eastAsia="Arial"/>
                <w:noProof/>
              </w:rPr>
              <w:fldChar w:fldCharType="end"/>
            </w:r>
          </w:ins>
        </w:p>
        <w:p w14:paraId="04E630AC" w14:textId="7086F3CB" w:rsidR="00ED5B34" w:rsidRDefault="00ED5B34">
          <w:pPr>
            <w:pStyle w:val="TOC3"/>
            <w:rPr>
              <w:ins w:id="128" w:author="Maureen Barry" w:date="2025-05-02T09:55:00Z"/>
              <w:rFonts w:asciiTheme="minorHAnsi" w:eastAsiaTheme="minorEastAsia" w:hAnsiTheme="minorHAnsi" w:cstheme="minorBidi"/>
              <w:noProof/>
              <w:kern w:val="2"/>
              <w:sz w:val="22"/>
              <w:szCs w:val="22"/>
              <w:lang w:val="en-US" w:eastAsia="en-US"/>
              <w14:ligatures w14:val="standardContextual"/>
            </w:rPr>
          </w:pPr>
          <w:ins w:id="129"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"_Toc197072200"</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FIA_USB_EXT.2 Enhanced user-subject binding</w:t>
            </w:r>
            <w:r>
              <w:rPr>
                <w:noProof/>
                <w:webHidden/>
              </w:rPr>
              <w:tab/>
            </w:r>
            <w:r>
              <w:rPr>
                <w:noProof/>
                <w:webHidden/>
              </w:rPr>
              <w:fldChar w:fldCharType="begin"/>
            </w:r>
            <w:r>
              <w:rPr>
                <w:noProof/>
                <w:webHidden/>
              </w:rPr>
              <w:instrText xml:space="preserve"> PAGEREF _Toc197072200 \h </w:instrText>
            </w:r>
          </w:ins>
          <w:r>
            <w:rPr>
              <w:noProof/>
              <w:webHidden/>
            </w:rPr>
          </w:r>
          <w:r>
            <w:rPr>
              <w:noProof/>
              <w:webHidden/>
            </w:rPr>
            <w:fldChar w:fldCharType="separate"/>
          </w:r>
          <w:ins w:id="130" w:author="Maureen Barry" w:date="2025-05-02T09:55:00Z">
            <w:r>
              <w:rPr>
                <w:noProof/>
                <w:webHidden/>
              </w:rPr>
              <w:t>17</w:t>
            </w:r>
            <w:r>
              <w:rPr>
                <w:noProof/>
                <w:webHidden/>
              </w:rPr>
              <w:fldChar w:fldCharType="end"/>
            </w:r>
            <w:r w:rsidRPr="00CA2BBE">
              <w:rPr>
                <w:rStyle w:val="Hyperlink"/>
                <w:rFonts w:eastAsia="Arial"/>
                <w:noProof/>
              </w:rPr>
              <w:fldChar w:fldCharType="end"/>
            </w:r>
          </w:ins>
        </w:p>
        <w:p w14:paraId="0DE5D8F4" w14:textId="0028EBD2" w:rsidR="00ED5B34" w:rsidRDefault="00ED5B34">
          <w:pPr>
            <w:pStyle w:val="TOC2"/>
            <w:rPr>
              <w:ins w:id="131" w:author="Maureen Barry" w:date="2025-05-02T09:55:00Z"/>
              <w:rFonts w:asciiTheme="minorHAnsi" w:eastAsiaTheme="minorEastAsia" w:hAnsiTheme="minorHAnsi" w:cstheme="minorBidi"/>
              <w:noProof/>
              <w:kern w:val="2"/>
              <w:sz w:val="22"/>
              <w:szCs w:val="22"/>
              <w:lang w:val="en-US" w:eastAsia="en-US"/>
              <w14:ligatures w14:val="standardContextual"/>
            </w:rPr>
          </w:pPr>
          <w:ins w:id="132"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"_Toc197072201"</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3.2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Protection of the TSF (FPT)</w:t>
            </w:r>
            <w:r>
              <w:rPr>
                <w:noProof/>
                <w:webHidden/>
              </w:rPr>
              <w:tab/>
            </w:r>
            <w:r>
              <w:rPr>
                <w:noProof/>
                <w:webHidden/>
              </w:rPr>
              <w:fldChar w:fldCharType="begin"/>
            </w:r>
            <w:r>
              <w:rPr>
                <w:noProof/>
                <w:webHidden/>
              </w:rPr>
              <w:instrText xml:space="preserve"> PAGEREF _Toc197072201 \h </w:instrText>
            </w:r>
          </w:ins>
          <w:r>
            <w:rPr>
              <w:noProof/>
              <w:webHidden/>
            </w:rPr>
          </w:r>
          <w:r>
            <w:rPr>
              <w:noProof/>
              <w:webHidden/>
            </w:rPr>
            <w:fldChar w:fldCharType="separate"/>
          </w:r>
          <w:ins w:id="133" w:author="Maureen Barry" w:date="2025-05-02T09:55:00Z">
            <w:r>
              <w:rPr>
                <w:noProof/>
                <w:webHidden/>
              </w:rPr>
              <w:t>17</w:t>
            </w:r>
            <w:r>
              <w:rPr>
                <w:noProof/>
                <w:webHidden/>
              </w:rPr>
              <w:fldChar w:fldCharType="end"/>
            </w:r>
            <w:r w:rsidRPr="00CA2BBE">
              <w:rPr>
                <w:rStyle w:val="Hyperlink"/>
                <w:rFonts w:eastAsia="Arial"/>
                <w:noProof/>
              </w:rPr>
              <w:fldChar w:fldCharType="end"/>
            </w:r>
          </w:ins>
        </w:p>
        <w:p w14:paraId="45C0D165" w14:textId="66422288" w:rsidR="00ED5B34" w:rsidRDefault="00ED5B34">
          <w:pPr>
            <w:pStyle w:val="TOC3"/>
            <w:rPr>
              <w:ins w:id="134" w:author="Maureen Barry" w:date="2025-05-02T09:55:00Z"/>
              <w:rFonts w:asciiTheme="minorHAnsi" w:eastAsiaTheme="minorEastAsia" w:hAnsiTheme="minorHAnsi" w:cstheme="minorBidi"/>
              <w:noProof/>
              <w:kern w:val="2"/>
              <w:sz w:val="22"/>
              <w:szCs w:val="22"/>
              <w:lang w:val="en-US" w:eastAsia="en-US"/>
              <w14:ligatures w14:val="standardContextual"/>
            </w:rPr>
          </w:pPr>
          <w:ins w:id="135"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"_Toc197072202"</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FPT_TRC.1 Internal TSF consistency</w:t>
            </w:r>
            <w:r>
              <w:rPr>
                <w:noProof/>
                <w:webHidden/>
              </w:rPr>
              <w:tab/>
            </w:r>
            <w:r>
              <w:rPr>
                <w:noProof/>
                <w:webHidden/>
              </w:rPr>
              <w:fldChar w:fldCharType="begin"/>
            </w:r>
            <w:r>
              <w:rPr>
                <w:noProof/>
                <w:webHidden/>
              </w:rPr>
              <w:instrText xml:space="preserve"> PAGEREF _Toc197072202 \h </w:instrText>
            </w:r>
          </w:ins>
          <w:r>
            <w:rPr>
              <w:noProof/>
              <w:webHidden/>
            </w:rPr>
          </w:r>
          <w:r>
            <w:rPr>
              <w:noProof/>
              <w:webHidden/>
            </w:rPr>
            <w:fldChar w:fldCharType="separate"/>
          </w:r>
          <w:ins w:id="136" w:author="Maureen Barry" w:date="2025-05-02T09:55:00Z">
            <w:r>
              <w:rPr>
                <w:noProof/>
                <w:webHidden/>
              </w:rPr>
              <w:t>17</w:t>
            </w:r>
            <w:r>
              <w:rPr>
                <w:noProof/>
                <w:webHidden/>
              </w:rPr>
              <w:fldChar w:fldCharType="end"/>
            </w:r>
            <w:r w:rsidRPr="00CA2BBE">
              <w:rPr>
                <w:rStyle w:val="Hyperlink"/>
                <w:rFonts w:eastAsia="Arial"/>
                <w:noProof/>
              </w:rPr>
              <w:fldChar w:fldCharType="end"/>
            </w:r>
          </w:ins>
        </w:p>
        <w:p w14:paraId="112DF7D8" w14:textId="487F3D2B" w:rsidR="00ED5B34" w:rsidRDefault="00ED5B34">
          <w:pPr>
            <w:pStyle w:val="TOC2"/>
            <w:rPr>
              <w:ins w:id="137" w:author="Maureen Barry" w:date="2025-05-02T09:55:00Z"/>
              <w:rFonts w:asciiTheme="minorHAnsi" w:eastAsiaTheme="minorEastAsia" w:hAnsiTheme="minorHAnsi" w:cstheme="minorBidi"/>
              <w:noProof/>
              <w:kern w:val="2"/>
              <w:sz w:val="22"/>
              <w:szCs w:val="22"/>
              <w:lang w:val="en-US" w:eastAsia="en-US"/>
              <w14:ligatures w14:val="standardContextual"/>
            </w:rPr>
          </w:pPr>
          <w:ins w:id="138"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"_Toc197072203"</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3.3</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TOE access (FTA)</w:t>
            </w:r>
            <w:r>
              <w:rPr>
                <w:noProof/>
                <w:webHidden/>
              </w:rPr>
              <w:tab/>
            </w:r>
            <w:r>
              <w:rPr>
                <w:noProof/>
                <w:webHidden/>
              </w:rPr>
              <w:fldChar w:fldCharType="begin"/>
            </w:r>
            <w:r>
              <w:rPr>
                <w:noProof/>
                <w:webHidden/>
              </w:rPr>
              <w:instrText xml:space="preserve"> PAGEREF _Toc197072203 \h </w:instrText>
            </w:r>
          </w:ins>
          <w:r>
            <w:rPr>
              <w:noProof/>
              <w:webHidden/>
            </w:rPr>
          </w:r>
          <w:r>
            <w:rPr>
              <w:noProof/>
              <w:webHidden/>
            </w:rPr>
            <w:fldChar w:fldCharType="separate"/>
          </w:r>
          <w:ins w:id="139" w:author="Maureen Barry" w:date="2025-05-02T09:55:00Z">
            <w:r>
              <w:rPr>
                <w:noProof/>
                <w:webHidden/>
              </w:rPr>
              <w:t>18</w:t>
            </w:r>
            <w:r>
              <w:rPr>
                <w:noProof/>
                <w:webHidden/>
              </w:rPr>
              <w:fldChar w:fldCharType="end"/>
            </w:r>
            <w:r w:rsidRPr="00CA2BBE">
              <w:rPr>
                <w:rStyle w:val="Hyperlink"/>
                <w:rFonts w:eastAsia="Arial"/>
                <w:noProof/>
              </w:rPr>
              <w:fldChar w:fldCharType="end"/>
            </w:r>
          </w:ins>
        </w:p>
        <w:p w14:paraId="2B89DF61" w14:textId="3C1EF89E" w:rsidR="00ED5B34" w:rsidRDefault="00ED5B34">
          <w:pPr>
            <w:pStyle w:val="TOC3"/>
            <w:rPr>
              <w:ins w:id="140" w:author="Maureen Barry" w:date="2025-05-02T09:55:00Z"/>
              <w:rFonts w:asciiTheme="minorHAnsi" w:eastAsiaTheme="minorEastAsia" w:hAnsiTheme="minorHAnsi" w:cstheme="minorBidi"/>
              <w:noProof/>
              <w:kern w:val="2"/>
              <w:sz w:val="22"/>
              <w:szCs w:val="22"/>
              <w:lang w:val="en-US" w:eastAsia="en-US"/>
              <w14:ligatures w14:val="standardContextual"/>
            </w:rPr>
          </w:pPr>
          <w:ins w:id="141"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"_Toc197072204"</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FTA_TAH_EXT.1 TOE access information</w:t>
            </w:r>
            <w:r>
              <w:rPr>
                <w:noProof/>
                <w:webHidden/>
              </w:rPr>
              <w:tab/>
            </w:r>
            <w:r>
              <w:rPr>
                <w:noProof/>
                <w:webHidden/>
              </w:rPr>
              <w:fldChar w:fldCharType="begin"/>
            </w:r>
            <w:r>
              <w:rPr>
                <w:noProof/>
                <w:webHidden/>
              </w:rPr>
              <w:instrText xml:space="preserve"> PAGEREF _Toc197072204 \h </w:instrText>
            </w:r>
          </w:ins>
          <w:r>
            <w:rPr>
              <w:noProof/>
              <w:webHidden/>
            </w:rPr>
          </w:r>
          <w:r>
            <w:rPr>
              <w:noProof/>
              <w:webHidden/>
            </w:rPr>
            <w:fldChar w:fldCharType="separate"/>
          </w:r>
          <w:ins w:id="142" w:author="Maureen Barry" w:date="2025-05-02T09:55:00Z">
            <w:r>
              <w:rPr>
                <w:noProof/>
                <w:webHidden/>
              </w:rPr>
              <w:t>18</w:t>
            </w:r>
            <w:r>
              <w:rPr>
                <w:noProof/>
                <w:webHidden/>
              </w:rPr>
              <w:fldChar w:fldCharType="end"/>
            </w:r>
            <w:r w:rsidRPr="00CA2BBE">
              <w:rPr>
                <w:rStyle w:val="Hyperlink"/>
                <w:rFonts w:eastAsia="Arial"/>
                <w:noProof/>
              </w:rPr>
              <w:fldChar w:fldCharType="end"/>
            </w:r>
          </w:ins>
        </w:p>
        <w:p w14:paraId="634B51C5" w14:textId="2CD5D12F" w:rsidR="00ED5B34" w:rsidRDefault="00ED5B34">
          <w:pPr>
            <w:pStyle w:val="TOC1"/>
            <w:rPr>
              <w:ins w:id="143" w:author="Maureen Barry" w:date="2025-05-02T09:55:00Z"/>
              <w:rFonts w:asciiTheme="minorHAnsi" w:eastAsiaTheme="minorEastAsia" w:hAnsiTheme="minorHAnsi" w:cstheme="minorBidi"/>
              <w:noProof/>
              <w:kern w:val="2"/>
              <w:sz w:val="22"/>
              <w:szCs w:val="22"/>
              <w:lang w:val="en-US" w:eastAsia="en-US"/>
              <w14:ligatures w14:val="standardContextual"/>
            </w:rPr>
          </w:pPr>
          <w:ins w:id="144"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"_Toc197072205"</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4.</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Evaluation Activities for SARs</w:t>
            </w:r>
            <w:r>
              <w:rPr>
                <w:noProof/>
                <w:webHidden/>
              </w:rPr>
              <w:tab/>
            </w:r>
            <w:r>
              <w:rPr>
                <w:noProof/>
                <w:webHidden/>
              </w:rPr>
              <w:fldChar w:fldCharType="begin"/>
            </w:r>
            <w:r>
              <w:rPr>
                <w:noProof/>
                <w:webHidden/>
              </w:rPr>
              <w:instrText xml:space="preserve"> PAGEREF _Toc197072205 \h </w:instrText>
            </w:r>
          </w:ins>
          <w:r>
            <w:rPr>
              <w:noProof/>
              <w:webHidden/>
            </w:rPr>
          </w:r>
          <w:r>
            <w:rPr>
              <w:noProof/>
              <w:webHidden/>
            </w:rPr>
            <w:fldChar w:fldCharType="separate"/>
          </w:r>
          <w:ins w:id="145" w:author="Maureen Barry" w:date="2025-05-02T09:55:00Z">
            <w:r>
              <w:rPr>
                <w:noProof/>
                <w:webHidden/>
              </w:rPr>
              <w:t>19</w:t>
            </w:r>
            <w:r>
              <w:rPr>
                <w:noProof/>
                <w:webHidden/>
              </w:rPr>
              <w:fldChar w:fldCharType="end"/>
            </w:r>
            <w:r w:rsidRPr="00CA2BBE">
              <w:rPr>
                <w:rStyle w:val="Hyperlink"/>
                <w:rFonts w:eastAsia="Arial"/>
                <w:noProof/>
              </w:rPr>
              <w:fldChar w:fldCharType="end"/>
            </w:r>
          </w:ins>
        </w:p>
        <w:p w14:paraId="5B8CE1FC" w14:textId="209698A9" w:rsidR="00ED5B34" w:rsidRDefault="00ED5B34">
          <w:pPr>
            <w:pStyle w:val="TOC2"/>
            <w:rPr>
              <w:ins w:id="146" w:author="Maureen Barry" w:date="2025-05-02T09:55:00Z"/>
              <w:rFonts w:asciiTheme="minorHAnsi" w:eastAsiaTheme="minorEastAsia" w:hAnsiTheme="minorHAnsi" w:cstheme="minorBidi"/>
              <w:noProof/>
              <w:kern w:val="2"/>
              <w:sz w:val="22"/>
              <w:szCs w:val="22"/>
              <w:lang w:val="en-US" w:eastAsia="en-US"/>
              <w14:ligatures w14:val="standardContextual"/>
            </w:rPr>
          </w:pPr>
          <w:ins w:id="147"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"_Toc197072206"</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4.1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ADV: Development</w:t>
            </w:r>
            <w:r>
              <w:rPr>
                <w:noProof/>
                <w:webHidden/>
              </w:rPr>
              <w:tab/>
            </w:r>
            <w:r>
              <w:rPr>
                <w:noProof/>
                <w:webHidden/>
              </w:rPr>
              <w:fldChar w:fldCharType="begin"/>
            </w:r>
            <w:r>
              <w:rPr>
                <w:noProof/>
                <w:webHidden/>
              </w:rPr>
              <w:instrText xml:space="preserve"> PAGEREF _Toc197072206 \h </w:instrText>
            </w:r>
          </w:ins>
          <w:r>
            <w:rPr>
              <w:noProof/>
              <w:webHidden/>
            </w:rPr>
          </w:r>
          <w:r>
            <w:rPr>
              <w:noProof/>
              <w:webHidden/>
            </w:rPr>
            <w:fldChar w:fldCharType="separate"/>
          </w:r>
          <w:ins w:id="148" w:author="Maureen Barry" w:date="2025-05-02T09:55:00Z">
            <w:r>
              <w:rPr>
                <w:noProof/>
                <w:webHidden/>
              </w:rPr>
              <w:t>19</w:t>
            </w:r>
            <w:r>
              <w:rPr>
                <w:noProof/>
                <w:webHidden/>
              </w:rPr>
              <w:fldChar w:fldCharType="end"/>
            </w:r>
            <w:r w:rsidRPr="00CA2BBE">
              <w:rPr>
                <w:rStyle w:val="Hyperlink"/>
                <w:rFonts w:eastAsia="Arial"/>
                <w:noProof/>
              </w:rPr>
              <w:fldChar w:fldCharType="end"/>
            </w:r>
          </w:ins>
        </w:p>
        <w:p w14:paraId="46C65E35" w14:textId="1D4F5D3C" w:rsidR="00ED5B34" w:rsidRDefault="00ED5B34">
          <w:pPr>
            <w:pStyle w:val="TOC3"/>
            <w:rPr>
              <w:ins w:id="149" w:author="Maureen Barry" w:date="2025-05-02T09:55:00Z"/>
              <w:rFonts w:asciiTheme="minorHAnsi" w:eastAsiaTheme="minorEastAsia" w:hAnsiTheme="minorHAnsi" w:cstheme="minorBidi"/>
              <w:noProof/>
              <w:kern w:val="2"/>
              <w:sz w:val="22"/>
              <w:szCs w:val="22"/>
              <w:lang w:val="en-US" w:eastAsia="en-US"/>
              <w14:ligatures w14:val="standardContextual"/>
            </w:rPr>
          </w:pPr>
          <w:ins w:id="150"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"_Toc197072207"</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lang w:val="en-US" w:eastAsia="en-US"/>
              </w:rPr>
              <w:t>Security architecture description (ADV_ARC.1)</w:t>
            </w:r>
            <w:r>
              <w:rPr>
                <w:noProof/>
                <w:webHidden/>
              </w:rPr>
              <w:tab/>
            </w:r>
            <w:r>
              <w:rPr>
                <w:noProof/>
                <w:webHidden/>
              </w:rPr>
              <w:fldChar w:fldCharType="begin"/>
            </w:r>
            <w:r>
              <w:rPr>
                <w:noProof/>
                <w:webHidden/>
              </w:rPr>
              <w:instrText xml:space="preserve"> PAGEREF _Toc197072207 \h </w:instrText>
            </w:r>
          </w:ins>
          <w:r>
            <w:rPr>
              <w:noProof/>
              <w:webHidden/>
            </w:rPr>
          </w:r>
          <w:r>
            <w:rPr>
              <w:noProof/>
              <w:webHidden/>
            </w:rPr>
            <w:fldChar w:fldCharType="separate"/>
          </w:r>
          <w:ins w:id="151" w:author="Maureen Barry" w:date="2025-05-02T09:55:00Z">
            <w:r>
              <w:rPr>
                <w:noProof/>
                <w:webHidden/>
              </w:rPr>
              <w:t>19</w:t>
            </w:r>
            <w:r>
              <w:rPr>
                <w:noProof/>
                <w:webHidden/>
              </w:rPr>
              <w:fldChar w:fldCharType="end"/>
            </w:r>
            <w:r w:rsidRPr="00CA2BBE">
              <w:rPr>
                <w:rStyle w:val="Hyperlink"/>
                <w:rFonts w:eastAsia="Arial"/>
                <w:noProof/>
              </w:rPr>
              <w:fldChar w:fldCharType="end"/>
            </w:r>
          </w:ins>
        </w:p>
        <w:p w14:paraId="4318F30B" w14:textId="64F03020" w:rsidR="00ED5B34" w:rsidRDefault="00ED5B34">
          <w:pPr>
            <w:pStyle w:val="TOC3"/>
            <w:rPr>
              <w:ins w:id="152" w:author="Maureen Barry" w:date="2025-05-02T09:55:00Z"/>
              <w:rFonts w:asciiTheme="minorHAnsi" w:eastAsiaTheme="minorEastAsia" w:hAnsiTheme="minorHAnsi" w:cstheme="minorBidi"/>
              <w:noProof/>
              <w:kern w:val="2"/>
              <w:sz w:val="22"/>
              <w:szCs w:val="22"/>
              <w:lang w:val="en-US" w:eastAsia="en-US"/>
              <w14:ligatures w14:val="standardContextual"/>
            </w:rPr>
          </w:pPr>
          <w:ins w:id="153"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"_Toc197072208"</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lang w:val="en-US" w:eastAsia="en-US"/>
              </w:rPr>
              <w:t>Security-enforcing functional specification (ADV_FSP.2)</w:t>
            </w:r>
            <w:r>
              <w:rPr>
                <w:noProof/>
                <w:webHidden/>
              </w:rPr>
              <w:tab/>
            </w:r>
            <w:r>
              <w:rPr>
                <w:noProof/>
                <w:webHidden/>
              </w:rPr>
              <w:fldChar w:fldCharType="begin"/>
            </w:r>
            <w:r>
              <w:rPr>
                <w:noProof/>
                <w:webHidden/>
              </w:rPr>
              <w:instrText xml:space="preserve"> PAGEREF _Toc197072208 \h </w:instrText>
            </w:r>
          </w:ins>
          <w:r>
            <w:rPr>
              <w:noProof/>
              <w:webHidden/>
            </w:rPr>
          </w:r>
          <w:r>
            <w:rPr>
              <w:noProof/>
              <w:webHidden/>
            </w:rPr>
            <w:fldChar w:fldCharType="separate"/>
          </w:r>
          <w:ins w:id="154" w:author="Maureen Barry" w:date="2025-05-02T09:55:00Z">
            <w:r>
              <w:rPr>
                <w:noProof/>
                <w:webHidden/>
              </w:rPr>
              <w:t>20</w:t>
            </w:r>
            <w:r>
              <w:rPr>
                <w:noProof/>
                <w:webHidden/>
              </w:rPr>
              <w:fldChar w:fldCharType="end"/>
            </w:r>
            <w:r w:rsidRPr="00CA2BBE">
              <w:rPr>
                <w:rStyle w:val="Hyperlink"/>
                <w:rFonts w:eastAsia="Arial"/>
                <w:noProof/>
              </w:rPr>
              <w:fldChar w:fldCharType="end"/>
            </w:r>
          </w:ins>
        </w:p>
        <w:p w14:paraId="2F30B408" w14:textId="4F5C5AC0" w:rsidR="00ED5B34" w:rsidRDefault="00ED5B34">
          <w:pPr>
            <w:pStyle w:val="TOC3"/>
            <w:rPr>
              <w:ins w:id="155" w:author="Maureen Barry" w:date="2025-05-02T09:55:00Z"/>
              <w:rFonts w:asciiTheme="minorHAnsi" w:eastAsiaTheme="minorEastAsia" w:hAnsiTheme="minorHAnsi" w:cstheme="minorBidi"/>
              <w:noProof/>
              <w:kern w:val="2"/>
              <w:sz w:val="22"/>
              <w:szCs w:val="22"/>
              <w:lang w:val="en-US" w:eastAsia="en-US"/>
              <w14:ligatures w14:val="standardContextual"/>
            </w:rPr>
          </w:pPr>
          <w:ins w:id="15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"_Toc197072209"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lang w:val="en-US" w:eastAsia="en-US"/>
              </w:rPr>
              <w:t>Basic Design (ADV_TDS.1)</w:t>
            </w:r>
            <w:r>
              <w:rPr>
                <w:noProof/>
                <w:webHidden/>
              </w:rPr>
              <w:tab/>
            </w:r>
            <w:r>
              <w:rPr>
                <w:noProof/>
                <w:webHidden/>
              </w:rPr>
              <w:fldChar w:fldCharType="begin"/>
            </w:r>
            <w:r>
              <w:rPr>
                <w:noProof/>
                <w:webHidden/>
              </w:rPr>
              <w:instrText xml:space="preserve"> PAGEREF _Toc197072209 \h </w:instrText>
            </w:r>
          </w:ins>
          <w:r>
            <w:rPr>
              <w:noProof/>
              <w:webHidden/>
            </w:rPr>
          </w:r>
          <w:r>
            <w:rPr>
              <w:noProof/>
              <w:webHidden/>
            </w:rPr>
            <w:fldChar w:fldCharType="separate"/>
          </w:r>
          <w:ins w:id="157" w:author="Maureen Barry" w:date="2025-05-02T09:55:00Z">
            <w:r>
              <w:rPr>
                <w:noProof/>
                <w:webHidden/>
              </w:rPr>
              <w:t>20</w:t>
            </w:r>
            <w:r>
              <w:rPr>
                <w:noProof/>
                <w:webHidden/>
              </w:rPr>
              <w:fldChar w:fldCharType="end"/>
            </w:r>
            <w:r w:rsidRPr="00CA2BBE">
              <w:rPr>
                <w:rStyle w:val="Hyperlink"/>
                <w:rFonts w:eastAsia="Arial"/>
                <w:noProof/>
              </w:rPr>
              <w:fldChar w:fldCharType="end"/>
            </w:r>
          </w:ins>
        </w:p>
        <w:p w14:paraId="7A7751DF" w14:textId="185FC5EA" w:rsidR="00ED5B34" w:rsidRDefault="00ED5B34">
          <w:pPr>
            <w:pStyle w:val="TOC2"/>
            <w:rPr>
              <w:ins w:id="158" w:author="Maureen Barry" w:date="2025-05-02T09:55:00Z"/>
              <w:rFonts w:asciiTheme="minorHAnsi" w:eastAsiaTheme="minorEastAsia" w:hAnsiTheme="minorHAnsi" w:cstheme="minorBidi"/>
              <w:noProof/>
              <w:kern w:val="2"/>
              <w:sz w:val="22"/>
              <w:szCs w:val="22"/>
              <w:lang w:val="en-US" w:eastAsia="en-US"/>
              <w14:ligatures w14:val="standardContextual"/>
            </w:rPr>
          </w:pPr>
          <w:ins w:id="159"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"_Toc197072210"</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4.2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AGD: Guidance Documentation</w:t>
            </w:r>
            <w:r>
              <w:rPr>
                <w:noProof/>
                <w:webHidden/>
              </w:rPr>
              <w:tab/>
            </w:r>
            <w:r>
              <w:rPr>
                <w:noProof/>
                <w:webHidden/>
              </w:rPr>
              <w:fldChar w:fldCharType="begin"/>
            </w:r>
            <w:r>
              <w:rPr>
                <w:noProof/>
                <w:webHidden/>
              </w:rPr>
              <w:instrText xml:space="preserve"> PAGEREF _Toc197072210 \h </w:instrText>
            </w:r>
          </w:ins>
          <w:r>
            <w:rPr>
              <w:noProof/>
              <w:webHidden/>
            </w:rPr>
          </w:r>
          <w:r>
            <w:rPr>
              <w:noProof/>
              <w:webHidden/>
            </w:rPr>
            <w:fldChar w:fldCharType="separate"/>
          </w:r>
          <w:ins w:id="160" w:author="Maureen Barry" w:date="2025-05-02T09:55:00Z">
            <w:r>
              <w:rPr>
                <w:noProof/>
                <w:webHidden/>
              </w:rPr>
              <w:t>20</w:t>
            </w:r>
            <w:r>
              <w:rPr>
                <w:noProof/>
                <w:webHidden/>
              </w:rPr>
              <w:fldChar w:fldCharType="end"/>
            </w:r>
            <w:r w:rsidRPr="00CA2BBE">
              <w:rPr>
                <w:rStyle w:val="Hyperlink"/>
                <w:rFonts w:eastAsia="Arial"/>
                <w:noProof/>
              </w:rPr>
              <w:fldChar w:fldCharType="end"/>
            </w:r>
          </w:ins>
        </w:p>
        <w:p w14:paraId="4E8CD657" w14:textId="4AB8F289" w:rsidR="00ED5B34" w:rsidRDefault="00ED5B34">
          <w:pPr>
            <w:pStyle w:val="TOC3"/>
            <w:rPr>
              <w:ins w:id="161" w:author="Maureen Barry" w:date="2025-05-02T09:55:00Z"/>
              <w:rFonts w:asciiTheme="minorHAnsi" w:eastAsiaTheme="minorEastAsia" w:hAnsiTheme="minorHAnsi" w:cstheme="minorBidi"/>
              <w:noProof/>
              <w:kern w:val="2"/>
              <w:sz w:val="22"/>
              <w:szCs w:val="22"/>
              <w:lang w:val="en-US" w:eastAsia="en-US"/>
              <w14:ligatures w14:val="standardContextual"/>
            </w:rPr>
          </w:pPr>
          <w:ins w:id="162"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"_Toc197072211"</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lang w:val="en-US" w:eastAsia="en-US"/>
              </w:rPr>
              <w:t>Operational User Guidance (AGD_OPE.1)</w:t>
            </w:r>
            <w:r>
              <w:rPr>
                <w:noProof/>
                <w:webHidden/>
              </w:rPr>
              <w:tab/>
            </w:r>
            <w:r>
              <w:rPr>
                <w:noProof/>
                <w:webHidden/>
              </w:rPr>
              <w:fldChar w:fldCharType="begin"/>
            </w:r>
            <w:r>
              <w:rPr>
                <w:noProof/>
                <w:webHidden/>
              </w:rPr>
              <w:instrText xml:space="preserve"> PAGEREF _Toc197072211 \h </w:instrText>
            </w:r>
          </w:ins>
          <w:r>
            <w:rPr>
              <w:noProof/>
              <w:webHidden/>
            </w:rPr>
          </w:r>
          <w:r>
            <w:rPr>
              <w:noProof/>
              <w:webHidden/>
            </w:rPr>
            <w:fldChar w:fldCharType="separate"/>
          </w:r>
          <w:ins w:id="163" w:author="Maureen Barry" w:date="2025-05-02T09:55:00Z">
            <w:r>
              <w:rPr>
                <w:noProof/>
                <w:webHidden/>
              </w:rPr>
              <w:t>20</w:t>
            </w:r>
            <w:r>
              <w:rPr>
                <w:noProof/>
                <w:webHidden/>
              </w:rPr>
              <w:fldChar w:fldCharType="end"/>
            </w:r>
            <w:r w:rsidRPr="00CA2BBE">
              <w:rPr>
                <w:rStyle w:val="Hyperlink"/>
                <w:rFonts w:eastAsia="Arial"/>
                <w:noProof/>
              </w:rPr>
              <w:fldChar w:fldCharType="end"/>
            </w:r>
          </w:ins>
        </w:p>
        <w:p w14:paraId="0C07AB0A" w14:textId="0BE0D9CE" w:rsidR="00ED5B34" w:rsidRDefault="00ED5B34">
          <w:pPr>
            <w:pStyle w:val="TOC3"/>
            <w:rPr>
              <w:ins w:id="164" w:author="Maureen Barry" w:date="2025-05-02T09:55:00Z"/>
              <w:rFonts w:asciiTheme="minorHAnsi" w:eastAsiaTheme="minorEastAsia" w:hAnsiTheme="minorHAnsi" w:cstheme="minorBidi"/>
              <w:noProof/>
              <w:kern w:val="2"/>
              <w:sz w:val="22"/>
              <w:szCs w:val="22"/>
              <w:lang w:val="en-US" w:eastAsia="en-US"/>
              <w14:ligatures w14:val="standardContextual"/>
            </w:rPr>
          </w:pPr>
          <w:ins w:id="165"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"_Toc197072212"</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lang w:val="en-US" w:eastAsia="en-US"/>
              </w:rPr>
              <w:t>Preparative Procedures (AGD_PRE.1)</w:t>
            </w:r>
            <w:r>
              <w:rPr>
                <w:noProof/>
                <w:webHidden/>
              </w:rPr>
              <w:tab/>
            </w:r>
            <w:r>
              <w:rPr>
                <w:noProof/>
                <w:webHidden/>
              </w:rPr>
              <w:fldChar w:fldCharType="begin"/>
            </w:r>
            <w:r>
              <w:rPr>
                <w:noProof/>
                <w:webHidden/>
              </w:rPr>
              <w:instrText xml:space="preserve"> PAGEREF _Toc197072212 \h </w:instrText>
            </w:r>
          </w:ins>
          <w:r>
            <w:rPr>
              <w:noProof/>
              <w:webHidden/>
            </w:rPr>
          </w:r>
          <w:r>
            <w:rPr>
              <w:noProof/>
              <w:webHidden/>
            </w:rPr>
            <w:fldChar w:fldCharType="separate"/>
          </w:r>
          <w:ins w:id="166" w:author="Maureen Barry" w:date="2025-05-02T09:55:00Z">
            <w:r>
              <w:rPr>
                <w:noProof/>
                <w:webHidden/>
              </w:rPr>
              <w:t>20</w:t>
            </w:r>
            <w:r>
              <w:rPr>
                <w:noProof/>
                <w:webHidden/>
              </w:rPr>
              <w:fldChar w:fldCharType="end"/>
            </w:r>
            <w:r w:rsidRPr="00CA2BBE">
              <w:rPr>
                <w:rStyle w:val="Hyperlink"/>
                <w:rFonts w:eastAsia="Arial"/>
                <w:noProof/>
              </w:rPr>
              <w:fldChar w:fldCharType="end"/>
            </w:r>
          </w:ins>
        </w:p>
        <w:p w14:paraId="1D395389" w14:textId="68C2A6D6" w:rsidR="00ED5B34" w:rsidRDefault="00ED5B34">
          <w:pPr>
            <w:pStyle w:val="TOC2"/>
            <w:rPr>
              <w:ins w:id="167" w:author="Maureen Barry" w:date="2025-05-02T09:55:00Z"/>
              <w:rFonts w:asciiTheme="minorHAnsi" w:eastAsiaTheme="minorEastAsia" w:hAnsiTheme="minorHAnsi" w:cstheme="minorBidi"/>
              <w:noProof/>
              <w:kern w:val="2"/>
              <w:sz w:val="22"/>
              <w:szCs w:val="22"/>
              <w:lang w:val="en-US" w:eastAsia="en-US"/>
              <w14:ligatures w14:val="standardContextual"/>
            </w:rPr>
          </w:pPr>
          <w:ins w:id="168"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"_Toc197072213"</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4.3</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ALC: Life-cycle Support</w:t>
            </w:r>
            <w:r>
              <w:rPr>
                <w:noProof/>
                <w:webHidden/>
              </w:rPr>
              <w:tab/>
            </w:r>
            <w:r>
              <w:rPr>
                <w:noProof/>
                <w:webHidden/>
              </w:rPr>
              <w:fldChar w:fldCharType="begin"/>
            </w:r>
            <w:r>
              <w:rPr>
                <w:noProof/>
                <w:webHidden/>
              </w:rPr>
              <w:instrText xml:space="preserve"> PAGEREF _Toc197072213 \h </w:instrText>
            </w:r>
          </w:ins>
          <w:r>
            <w:rPr>
              <w:noProof/>
              <w:webHidden/>
            </w:rPr>
          </w:r>
          <w:r>
            <w:rPr>
              <w:noProof/>
              <w:webHidden/>
            </w:rPr>
            <w:fldChar w:fldCharType="separate"/>
          </w:r>
          <w:ins w:id="169" w:author="Maureen Barry" w:date="2025-05-02T09:55:00Z">
            <w:r>
              <w:rPr>
                <w:noProof/>
                <w:webHidden/>
              </w:rPr>
              <w:t>21</w:t>
            </w:r>
            <w:r>
              <w:rPr>
                <w:noProof/>
                <w:webHidden/>
              </w:rPr>
              <w:fldChar w:fldCharType="end"/>
            </w:r>
            <w:r w:rsidRPr="00CA2BBE">
              <w:rPr>
                <w:rStyle w:val="Hyperlink"/>
                <w:rFonts w:eastAsia="Arial"/>
                <w:noProof/>
              </w:rPr>
              <w:fldChar w:fldCharType="end"/>
            </w:r>
          </w:ins>
        </w:p>
        <w:p w14:paraId="3B466B63" w14:textId="11D7B387" w:rsidR="00ED5B34" w:rsidRDefault="00ED5B34">
          <w:pPr>
            <w:pStyle w:val="TOC3"/>
            <w:rPr>
              <w:ins w:id="170" w:author="Maureen Barry" w:date="2025-05-02T09:55:00Z"/>
              <w:rFonts w:asciiTheme="minorHAnsi" w:eastAsiaTheme="minorEastAsia" w:hAnsiTheme="minorHAnsi" w:cstheme="minorBidi"/>
              <w:noProof/>
              <w:kern w:val="2"/>
              <w:sz w:val="22"/>
              <w:szCs w:val="22"/>
              <w:lang w:val="en-US" w:eastAsia="en-US"/>
              <w14:ligatures w14:val="standardContextual"/>
            </w:rPr>
          </w:pPr>
          <w:ins w:id="171"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"_Toc197072214"</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Use of a CM System (ALC_CMC.2)</w:t>
            </w:r>
            <w:r>
              <w:rPr>
                <w:noProof/>
                <w:webHidden/>
              </w:rPr>
              <w:tab/>
            </w:r>
            <w:r>
              <w:rPr>
                <w:noProof/>
                <w:webHidden/>
              </w:rPr>
              <w:fldChar w:fldCharType="begin"/>
            </w:r>
            <w:r>
              <w:rPr>
                <w:noProof/>
                <w:webHidden/>
              </w:rPr>
              <w:instrText xml:space="preserve"> PAGEREF _Toc197072214 \h </w:instrText>
            </w:r>
          </w:ins>
          <w:r>
            <w:rPr>
              <w:noProof/>
              <w:webHidden/>
            </w:rPr>
          </w:r>
          <w:r>
            <w:rPr>
              <w:noProof/>
              <w:webHidden/>
            </w:rPr>
            <w:fldChar w:fldCharType="separate"/>
          </w:r>
          <w:ins w:id="172" w:author="Maureen Barry" w:date="2025-05-02T09:55:00Z">
            <w:r>
              <w:rPr>
                <w:noProof/>
                <w:webHidden/>
              </w:rPr>
              <w:t>21</w:t>
            </w:r>
            <w:r>
              <w:rPr>
                <w:noProof/>
                <w:webHidden/>
              </w:rPr>
              <w:fldChar w:fldCharType="end"/>
            </w:r>
            <w:r w:rsidRPr="00CA2BBE">
              <w:rPr>
                <w:rStyle w:val="Hyperlink"/>
                <w:rFonts w:eastAsia="Arial"/>
                <w:noProof/>
              </w:rPr>
              <w:fldChar w:fldCharType="end"/>
            </w:r>
          </w:ins>
        </w:p>
        <w:p w14:paraId="17928CC9" w14:textId="1FAEB670" w:rsidR="00ED5B34" w:rsidRDefault="00ED5B34">
          <w:pPr>
            <w:pStyle w:val="TOC3"/>
            <w:rPr>
              <w:ins w:id="173" w:author="Maureen Barry" w:date="2025-05-02T09:55:00Z"/>
              <w:rFonts w:asciiTheme="minorHAnsi" w:eastAsiaTheme="minorEastAsia" w:hAnsiTheme="minorHAnsi" w:cstheme="minorBidi"/>
              <w:noProof/>
              <w:kern w:val="2"/>
              <w:sz w:val="22"/>
              <w:szCs w:val="22"/>
              <w:lang w:val="en-US" w:eastAsia="en-US"/>
              <w14:ligatures w14:val="standardContextual"/>
            </w:rPr>
          </w:pPr>
          <w:ins w:id="174"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"_Toc197072215"</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Parts of the TOE CM Coverage (ALC_CMS.2)</w:t>
            </w:r>
            <w:r>
              <w:rPr>
                <w:noProof/>
                <w:webHidden/>
              </w:rPr>
              <w:tab/>
            </w:r>
            <w:r>
              <w:rPr>
                <w:noProof/>
                <w:webHidden/>
              </w:rPr>
              <w:fldChar w:fldCharType="begin"/>
            </w:r>
            <w:r>
              <w:rPr>
                <w:noProof/>
                <w:webHidden/>
              </w:rPr>
              <w:instrText xml:space="preserve"> PAGEREF _Toc197072215 \h </w:instrText>
            </w:r>
          </w:ins>
          <w:r>
            <w:rPr>
              <w:noProof/>
              <w:webHidden/>
            </w:rPr>
          </w:r>
          <w:r>
            <w:rPr>
              <w:noProof/>
              <w:webHidden/>
            </w:rPr>
            <w:fldChar w:fldCharType="separate"/>
          </w:r>
          <w:ins w:id="175" w:author="Maureen Barry" w:date="2025-05-02T09:55:00Z">
            <w:r>
              <w:rPr>
                <w:noProof/>
                <w:webHidden/>
              </w:rPr>
              <w:t>21</w:t>
            </w:r>
            <w:r>
              <w:rPr>
                <w:noProof/>
                <w:webHidden/>
              </w:rPr>
              <w:fldChar w:fldCharType="end"/>
            </w:r>
            <w:r w:rsidRPr="00CA2BBE">
              <w:rPr>
                <w:rStyle w:val="Hyperlink"/>
                <w:rFonts w:eastAsia="Arial"/>
                <w:noProof/>
              </w:rPr>
              <w:fldChar w:fldCharType="end"/>
            </w:r>
          </w:ins>
        </w:p>
        <w:p w14:paraId="6C2FA9FF" w14:textId="355DEC6F" w:rsidR="00ED5B34" w:rsidRDefault="00ED5B34">
          <w:pPr>
            <w:pStyle w:val="TOC3"/>
            <w:rPr>
              <w:ins w:id="176" w:author="Maureen Barry" w:date="2025-05-02T09:55:00Z"/>
              <w:rFonts w:asciiTheme="minorHAnsi" w:eastAsiaTheme="minorEastAsia" w:hAnsiTheme="minorHAnsi" w:cstheme="minorBidi"/>
              <w:noProof/>
              <w:kern w:val="2"/>
              <w:sz w:val="22"/>
              <w:szCs w:val="22"/>
              <w:lang w:val="en-US" w:eastAsia="en-US"/>
              <w14:ligatures w14:val="standardContextual"/>
            </w:rPr>
          </w:pPr>
          <w:ins w:id="177"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"_Toc197072216"</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Delivery Procedures (ALC_DEL.1)</w:t>
            </w:r>
            <w:r>
              <w:rPr>
                <w:noProof/>
                <w:webHidden/>
              </w:rPr>
              <w:tab/>
            </w:r>
            <w:r>
              <w:rPr>
                <w:noProof/>
                <w:webHidden/>
              </w:rPr>
              <w:fldChar w:fldCharType="begin"/>
            </w:r>
            <w:r>
              <w:rPr>
                <w:noProof/>
                <w:webHidden/>
              </w:rPr>
              <w:instrText xml:space="preserve"> PAGEREF _Toc197072216 \h </w:instrText>
            </w:r>
          </w:ins>
          <w:r>
            <w:rPr>
              <w:noProof/>
              <w:webHidden/>
            </w:rPr>
          </w:r>
          <w:r>
            <w:rPr>
              <w:noProof/>
              <w:webHidden/>
            </w:rPr>
            <w:fldChar w:fldCharType="separate"/>
          </w:r>
          <w:ins w:id="178" w:author="Maureen Barry" w:date="2025-05-02T09:55:00Z">
            <w:r>
              <w:rPr>
                <w:noProof/>
                <w:webHidden/>
              </w:rPr>
              <w:t>21</w:t>
            </w:r>
            <w:r>
              <w:rPr>
                <w:noProof/>
                <w:webHidden/>
              </w:rPr>
              <w:fldChar w:fldCharType="end"/>
            </w:r>
            <w:r w:rsidRPr="00CA2BBE">
              <w:rPr>
                <w:rStyle w:val="Hyperlink"/>
                <w:rFonts w:eastAsia="Arial"/>
                <w:noProof/>
              </w:rPr>
              <w:fldChar w:fldCharType="end"/>
            </w:r>
          </w:ins>
        </w:p>
        <w:p w14:paraId="7B999791" w14:textId="043233A1" w:rsidR="00ED5B34" w:rsidRDefault="00ED5B34">
          <w:pPr>
            <w:pStyle w:val="TOC3"/>
            <w:rPr>
              <w:ins w:id="179" w:author="Maureen Barry" w:date="2025-05-02T09:55:00Z"/>
              <w:rFonts w:asciiTheme="minorHAnsi" w:eastAsiaTheme="minorEastAsia" w:hAnsiTheme="minorHAnsi" w:cstheme="minorBidi"/>
              <w:noProof/>
              <w:kern w:val="2"/>
              <w:sz w:val="22"/>
              <w:szCs w:val="22"/>
              <w:lang w:val="en-US" w:eastAsia="en-US"/>
              <w14:ligatures w14:val="standardContextual"/>
            </w:rPr>
          </w:pPr>
          <w:ins w:id="180"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"_Toc197072217"</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Systematic Flaw Remediation (ALC_FLR.3)</w:t>
            </w:r>
            <w:r>
              <w:rPr>
                <w:noProof/>
                <w:webHidden/>
              </w:rPr>
              <w:tab/>
            </w:r>
            <w:r>
              <w:rPr>
                <w:noProof/>
                <w:webHidden/>
              </w:rPr>
              <w:fldChar w:fldCharType="begin"/>
            </w:r>
            <w:r>
              <w:rPr>
                <w:noProof/>
                <w:webHidden/>
              </w:rPr>
              <w:instrText xml:space="preserve"> PAGEREF _Toc197072217 \h </w:instrText>
            </w:r>
          </w:ins>
          <w:r>
            <w:rPr>
              <w:noProof/>
              <w:webHidden/>
            </w:rPr>
          </w:r>
          <w:r>
            <w:rPr>
              <w:noProof/>
              <w:webHidden/>
            </w:rPr>
            <w:fldChar w:fldCharType="separate"/>
          </w:r>
          <w:ins w:id="181" w:author="Maureen Barry" w:date="2025-05-02T09:55:00Z">
            <w:r>
              <w:rPr>
                <w:noProof/>
                <w:webHidden/>
              </w:rPr>
              <w:t>21</w:t>
            </w:r>
            <w:r>
              <w:rPr>
                <w:noProof/>
                <w:webHidden/>
              </w:rPr>
              <w:fldChar w:fldCharType="end"/>
            </w:r>
            <w:r w:rsidRPr="00CA2BBE">
              <w:rPr>
                <w:rStyle w:val="Hyperlink"/>
                <w:rFonts w:eastAsia="Arial"/>
                <w:noProof/>
              </w:rPr>
              <w:fldChar w:fldCharType="end"/>
            </w:r>
          </w:ins>
        </w:p>
        <w:p w14:paraId="4E58804C" w14:textId="25E1E08D" w:rsidR="00ED5B34" w:rsidRDefault="00ED5B34">
          <w:pPr>
            <w:pStyle w:val="TOC2"/>
            <w:rPr>
              <w:ins w:id="182" w:author="Maureen Barry" w:date="2025-05-02T09:55:00Z"/>
              <w:rFonts w:asciiTheme="minorHAnsi" w:eastAsiaTheme="minorEastAsia" w:hAnsiTheme="minorHAnsi" w:cstheme="minorBidi"/>
              <w:noProof/>
              <w:kern w:val="2"/>
              <w:sz w:val="22"/>
              <w:szCs w:val="22"/>
              <w:lang w:val="en-US" w:eastAsia="en-US"/>
              <w14:ligatures w14:val="standardContextual"/>
            </w:rPr>
          </w:pPr>
          <w:ins w:id="183"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"_Toc197072218"</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4.4</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ASE: Security Target Evaluation</w:t>
            </w:r>
            <w:r>
              <w:rPr>
                <w:noProof/>
                <w:webHidden/>
              </w:rPr>
              <w:tab/>
            </w:r>
            <w:r>
              <w:rPr>
                <w:noProof/>
                <w:webHidden/>
              </w:rPr>
              <w:fldChar w:fldCharType="begin"/>
            </w:r>
            <w:r>
              <w:rPr>
                <w:noProof/>
                <w:webHidden/>
              </w:rPr>
              <w:instrText xml:space="preserve"> PAGEREF _Toc197072218 \h </w:instrText>
            </w:r>
          </w:ins>
          <w:r>
            <w:rPr>
              <w:noProof/>
              <w:webHidden/>
            </w:rPr>
          </w:r>
          <w:r>
            <w:rPr>
              <w:noProof/>
              <w:webHidden/>
            </w:rPr>
            <w:fldChar w:fldCharType="separate"/>
          </w:r>
          <w:ins w:id="184" w:author="Maureen Barry" w:date="2025-05-02T09:55:00Z">
            <w:r>
              <w:rPr>
                <w:noProof/>
                <w:webHidden/>
              </w:rPr>
              <w:t>24</w:t>
            </w:r>
            <w:r>
              <w:rPr>
                <w:noProof/>
                <w:webHidden/>
              </w:rPr>
              <w:fldChar w:fldCharType="end"/>
            </w:r>
            <w:r w:rsidRPr="00CA2BBE">
              <w:rPr>
                <w:rStyle w:val="Hyperlink"/>
                <w:rFonts w:eastAsia="Arial"/>
                <w:noProof/>
              </w:rPr>
              <w:fldChar w:fldCharType="end"/>
            </w:r>
          </w:ins>
        </w:p>
        <w:p w14:paraId="343ECFBB" w14:textId="589CEF0F" w:rsidR="00ED5B34" w:rsidRDefault="00ED5B34">
          <w:pPr>
            <w:pStyle w:val="TOC2"/>
            <w:rPr>
              <w:ins w:id="185" w:author="Maureen Barry" w:date="2025-05-02T09:55:00Z"/>
              <w:rFonts w:asciiTheme="minorHAnsi" w:eastAsiaTheme="minorEastAsia" w:hAnsiTheme="minorHAnsi" w:cstheme="minorBidi"/>
              <w:noProof/>
              <w:kern w:val="2"/>
              <w:sz w:val="22"/>
              <w:szCs w:val="22"/>
              <w:lang w:val="en-US" w:eastAsia="en-US"/>
              <w14:ligatures w14:val="standardContextual"/>
            </w:rPr>
          </w:pPr>
          <w:ins w:id="18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"_Toc197072219"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4.5</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ATE: Tests</w:t>
            </w:r>
            <w:r>
              <w:rPr>
                <w:noProof/>
                <w:webHidden/>
              </w:rPr>
              <w:tab/>
            </w:r>
            <w:r>
              <w:rPr>
                <w:noProof/>
                <w:webHidden/>
              </w:rPr>
              <w:fldChar w:fldCharType="begin"/>
            </w:r>
            <w:r>
              <w:rPr>
                <w:noProof/>
                <w:webHidden/>
              </w:rPr>
              <w:instrText xml:space="preserve"> PAGEREF _Toc197072219 \h </w:instrText>
            </w:r>
          </w:ins>
          <w:r>
            <w:rPr>
              <w:noProof/>
              <w:webHidden/>
            </w:rPr>
          </w:r>
          <w:r>
            <w:rPr>
              <w:noProof/>
              <w:webHidden/>
            </w:rPr>
            <w:fldChar w:fldCharType="separate"/>
          </w:r>
          <w:ins w:id="187" w:author="Maureen Barry" w:date="2025-05-02T09:55:00Z">
            <w:r>
              <w:rPr>
                <w:noProof/>
                <w:webHidden/>
              </w:rPr>
              <w:t>24</w:t>
            </w:r>
            <w:r>
              <w:rPr>
                <w:noProof/>
                <w:webHidden/>
              </w:rPr>
              <w:fldChar w:fldCharType="end"/>
            </w:r>
            <w:r w:rsidRPr="00CA2BBE">
              <w:rPr>
                <w:rStyle w:val="Hyperlink"/>
                <w:rFonts w:eastAsia="Arial"/>
                <w:noProof/>
              </w:rPr>
              <w:fldChar w:fldCharType="end"/>
            </w:r>
          </w:ins>
        </w:p>
        <w:p w14:paraId="68B416E4" w14:textId="7489BD0F" w:rsidR="00ED5B34" w:rsidRDefault="00ED5B34">
          <w:pPr>
            <w:pStyle w:val="TOC3"/>
            <w:rPr>
              <w:ins w:id="188" w:author="Maureen Barry" w:date="2025-05-02T09:55:00Z"/>
              <w:rFonts w:asciiTheme="minorHAnsi" w:eastAsiaTheme="minorEastAsia" w:hAnsiTheme="minorHAnsi" w:cstheme="minorBidi"/>
              <w:noProof/>
              <w:kern w:val="2"/>
              <w:sz w:val="22"/>
              <w:szCs w:val="22"/>
              <w:lang w:val="en-US" w:eastAsia="en-US"/>
              <w14:ligatures w14:val="standardContextual"/>
            </w:rPr>
          </w:pPr>
          <w:ins w:id="189"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"_Toc197072220"</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Evidence of Coverage (ATE_COV.1)</w:t>
            </w:r>
            <w:r>
              <w:rPr>
                <w:noProof/>
                <w:webHidden/>
              </w:rPr>
              <w:tab/>
            </w:r>
            <w:r>
              <w:rPr>
                <w:noProof/>
                <w:webHidden/>
              </w:rPr>
              <w:fldChar w:fldCharType="begin"/>
            </w:r>
            <w:r>
              <w:rPr>
                <w:noProof/>
                <w:webHidden/>
              </w:rPr>
              <w:instrText xml:space="preserve"> PAGEREF _Toc197072220 \h </w:instrText>
            </w:r>
          </w:ins>
          <w:r>
            <w:rPr>
              <w:noProof/>
              <w:webHidden/>
            </w:rPr>
          </w:r>
          <w:r>
            <w:rPr>
              <w:noProof/>
              <w:webHidden/>
            </w:rPr>
            <w:fldChar w:fldCharType="separate"/>
          </w:r>
          <w:ins w:id="190" w:author="Maureen Barry" w:date="2025-05-02T09:55:00Z">
            <w:r>
              <w:rPr>
                <w:noProof/>
                <w:webHidden/>
              </w:rPr>
              <w:t>24</w:t>
            </w:r>
            <w:r>
              <w:rPr>
                <w:noProof/>
                <w:webHidden/>
              </w:rPr>
              <w:fldChar w:fldCharType="end"/>
            </w:r>
            <w:r w:rsidRPr="00CA2BBE">
              <w:rPr>
                <w:rStyle w:val="Hyperlink"/>
                <w:rFonts w:eastAsia="Arial"/>
                <w:noProof/>
              </w:rPr>
              <w:fldChar w:fldCharType="end"/>
            </w:r>
          </w:ins>
        </w:p>
        <w:p w14:paraId="5FDF207D" w14:textId="32F3B1FE" w:rsidR="00ED5B34" w:rsidRDefault="00ED5B34">
          <w:pPr>
            <w:pStyle w:val="TOC3"/>
            <w:rPr>
              <w:ins w:id="191" w:author="Maureen Barry" w:date="2025-05-02T09:55:00Z"/>
              <w:rFonts w:asciiTheme="minorHAnsi" w:eastAsiaTheme="minorEastAsia" w:hAnsiTheme="minorHAnsi" w:cstheme="minorBidi"/>
              <w:noProof/>
              <w:kern w:val="2"/>
              <w:sz w:val="22"/>
              <w:szCs w:val="22"/>
              <w:lang w:val="en-US" w:eastAsia="en-US"/>
              <w14:ligatures w14:val="standardContextual"/>
            </w:rPr>
          </w:pPr>
          <w:ins w:id="192"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"_Toc197072221"</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Functional Testing (ATE_FUN.1)</w:t>
            </w:r>
            <w:r>
              <w:rPr>
                <w:noProof/>
                <w:webHidden/>
              </w:rPr>
              <w:tab/>
            </w:r>
            <w:r>
              <w:rPr>
                <w:noProof/>
                <w:webHidden/>
              </w:rPr>
              <w:fldChar w:fldCharType="begin"/>
            </w:r>
            <w:r>
              <w:rPr>
                <w:noProof/>
                <w:webHidden/>
              </w:rPr>
              <w:instrText xml:space="preserve"> PAGEREF _Toc197072221 \h </w:instrText>
            </w:r>
          </w:ins>
          <w:r>
            <w:rPr>
              <w:noProof/>
              <w:webHidden/>
            </w:rPr>
          </w:r>
          <w:r>
            <w:rPr>
              <w:noProof/>
              <w:webHidden/>
            </w:rPr>
            <w:fldChar w:fldCharType="separate"/>
          </w:r>
          <w:ins w:id="193" w:author="Maureen Barry" w:date="2025-05-02T09:55:00Z">
            <w:r>
              <w:rPr>
                <w:noProof/>
                <w:webHidden/>
              </w:rPr>
              <w:t>24</w:t>
            </w:r>
            <w:r>
              <w:rPr>
                <w:noProof/>
                <w:webHidden/>
              </w:rPr>
              <w:fldChar w:fldCharType="end"/>
            </w:r>
            <w:r w:rsidRPr="00CA2BBE">
              <w:rPr>
                <w:rStyle w:val="Hyperlink"/>
                <w:rFonts w:eastAsia="Arial"/>
                <w:noProof/>
              </w:rPr>
              <w:fldChar w:fldCharType="end"/>
            </w:r>
          </w:ins>
        </w:p>
        <w:p w14:paraId="0DEE3853" w14:textId="0D90EA3C" w:rsidR="00ED5B34" w:rsidRDefault="00ED5B34">
          <w:pPr>
            <w:pStyle w:val="TOC3"/>
            <w:rPr>
              <w:ins w:id="194" w:author="Maureen Barry" w:date="2025-05-02T09:55:00Z"/>
              <w:rFonts w:asciiTheme="minorHAnsi" w:eastAsiaTheme="minorEastAsia" w:hAnsiTheme="minorHAnsi" w:cstheme="minorBidi"/>
              <w:noProof/>
              <w:kern w:val="2"/>
              <w:sz w:val="22"/>
              <w:szCs w:val="22"/>
              <w:lang w:val="en-US" w:eastAsia="en-US"/>
              <w14:ligatures w14:val="standardContextual"/>
            </w:rPr>
          </w:pPr>
          <w:ins w:id="195"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"_Toc197072222"</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Independent Testing (ATE_IND.2)</w:t>
            </w:r>
            <w:r>
              <w:rPr>
                <w:noProof/>
                <w:webHidden/>
              </w:rPr>
              <w:tab/>
            </w:r>
            <w:r>
              <w:rPr>
                <w:noProof/>
                <w:webHidden/>
              </w:rPr>
              <w:fldChar w:fldCharType="begin"/>
            </w:r>
            <w:r>
              <w:rPr>
                <w:noProof/>
                <w:webHidden/>
              </w:rPr>
              <w:instrText xml:space="preserve"> PAGEREF _Toc197072222 \h </w:instrText>
            </w:r>
          </w:ins>
          <w:r>
            <w:rPr>
              <w:noProof/>
              <w:webHidden/>
            </w:rPr>
          </w:r>
          <w:r>
            <w:rPr>
              <w:noProof/>
              <w:webHidden/>
            </w:rPr>
            <w:fldChar w:fldCharType="separate"/>
          </w:r>
          <w:ins w:id="196" w:author="Maureen Barry" w:date="2025-05-02T09:55:00Z">
            <w:r>
              <w:rPr>
                <w:noProof/>
                <w:webHidden/>
              </w:rPr>
              <w:t>24</w:t>
            </w:r>
            <w:r>
              <w:rPr>
                <w:noProof/>
                <w:webHidden/>
              </w:rPr>
              <w:fldChar w:fldCharType="end"/>
            </w:r>
            <w:r w:rsidRPr="00CA2BBE">
              <w:rPr>
                <w:rStyle w:val="Hyperlink"/>
                <w:rFonts w:eastAsia="Arial"/>
                <w:noProof/>
              </w:rPr>
              <w:fldChar w:fldCharType="end"/>
            </w:r>
          </w:ins>
        </w:p>
        <w:p w14:paraId="06F384A0" w14:textId="46D5D8C2" w:rsidR="00ED5B34" w:rsidRDefault="00ED5B34">
          <w:pPr>
            <w:pStyle w:val="TOC2"/>
            <w:rPr>
              <w:ins w:id="197" w:author="Maureen Barry" w:date="2025-05-02T09:55:00Z"/>
              <w:rFonts w:asciiTheme="minorHAnsi" w:eastAsiaTheme="minorEastAsia" w:hAnsiTheme="minorHAnsi" w:cstheme="minorBidi"/>
              <w:noProof/>
              <w:kern w:val="2"/>
              <w:sz w:val="22"/>
              <w:szCs w:val="22"/>
              <w:lang w:val="en-US" w:eastAsia="en-US"/>
              <w14:ligatures w14:val="standardContextual"/>
            </w:rPr>
          </w:pPr>
          <w:ins w:id="198" w:author="Maureen Barry" w:date="2025-05-02T09:55:00Z">
            <w:r w:rsidRPr="00CA2BBE">
              <w:rPr>
                <w:rStyle w:val="Hyperlink"/>
                <w:rFonts w:eastAsia="Arial"/>
                <w:noProof/>
              </w:rPr>
              <w:lastRenderedPageBreak/>
              <w:fldChar w:fldCharType="begin"/>
            </w:r>
            <w:r w:rsidRPr="00CA2BBE">
              <w:rPr>
                <w:rStyle w:val="Hyperlink"/>
                <w:rFonts w:eastAsia="Arial"/>
                <w:noProof/>
              </w:rPr>
              <w:instrText xml:space="preserve"> </w:instrText>
            </w:r>
            <w:r>
              <w:rPr>
                <w:noProof/>
              </w:rPr>
              <w:instrText>HYPERLINK \l "_Toc197072223"</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4.6</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Class AVA: Vulnerability Assessment</w:t>
            </w:r>
            <w:r>
              <w:rPr>
                <w:noProof/>
                <w:webHidden/>
              </w:rPr>
              <w:tab/>
            </w:r>
            <w:r>
              <w:rPr>
                <w:noProof/>
                <w:webHidden/>
              </w:rPr>
              <w:fldChar w:fldCharType="begin"/>
            </w:r>
            <w:r>
              <w:rPr>
                <w:noProof/>
                <w:webHidden/>
              </w:rPr>
              <w:instrText xml:space="preserve"> PAGEREF _Toc197072223 \h </w:instrText>
            </w:r>
          </w:ins>
          <w:r>
            <w:rPr>
              <w:noProof/>
              <w:webHidden/>
            </w:rPr>
          </w:r>
          <w:r>
            <w:rPr>
              <w:noProof/>
              <w:webHidden/>
            </w:rPr>
            <w:fldChar w:fldCharType="separate"/>
          </w:r>
          <w:ins w:id="199" w:author="Maureen Barry" w:date="2025-05-02T09:55:00Z">
            <w:r>
              <w:rPr>
                <w:noProof/>
                <w:webHidden/>
              </w:rPr>
              <w:t>27</w:t>
            </w:r>
            <w:r>
              <w:rPr>
                <w:noProof/>
                <w:webHidden/>
              </w:rPr>
              <w:fldChar w:fldCharType="end"/>
            </w:r>
            <w:r w:rsidRPr="00CA2BBE">
              <w:rPr>
                <w:rStyle w:val="Hyperlink"/>
                <w:rFonts w:eastAsia="Arial"/>
                <w:noProof/>
              </w:rPr>
              <w:fldChar w:fldCharType="end"/>
            </w:r>
          </w:ins>
        </w:p>
        <w:p w14:paraId="473391A4" w14:textId="25124C09" w:rsidR="00ED5B34" w:rsidRDefault="00ED5B34">
          <w:pPr>
            <w:pStyle w:val="TOC3"/>
            <w:rPr>
              <w:ins w:id="200" w:author="Maureen Barry" w:date="2025-05-02T09:55:00Z"/>
              <w:rFonts w:asciiTheme="minorHAnsi" w:eastAsiaTheme="minorEastAsia" w:hAnsiTheme="minorHAnsi" w:cstheme="minorBidi"/>
              <w:noProof/>
              <w:kern w:val="2"/>
              <w:sz w:val="22"/>
              <w:szCs w:val="22"/>
              <w:lang w:val="en-US" w:eastAsia="en-US"/>
              <w14:ligatures w14:val="standardContextual"/>
            </w:rPr>
          </w:pPr>
          <w:ins w:id="201"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"_Toc197072224"</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Vulnerability Analysis (AVA_VAN.2)</w:t>
            </w:r>
            <w:r>
              <w:rPr>
                <w:noProof/>
                <w:webHidden/>
              </w:rPr>
              <w:tab/>
            </w:r>
            <w:r>
              <w:rPr>
                <w:noProof/>
                <w:webHidden/>
              </w:rPr>
              <w:fldChar w:fldCharType="begin"/>
            </w:r>
            <w:r>
              <w:rPr>
                <w:noProof/>
                <w:webHidden/>
              </w:rPr>
              <w:instrText xml:space="preserve"> PAGEREF _Toc197072224 \h </w:instrText>
            </w:r>
          </w:ins>
          <w:r>
            <w:rPr>
              <w:noProof/>
              <w:webHidden/>
            </w:rPr>
          </w:r>
          <w:r>
            <w:rPr>
              <w:noProof/>
              <w:webHidden/>
            </w:rPr>
            <w:fldChar w:fldCharType="separate"/>
          </w:r>
          <w:ins w:id="202" w:author="Maureen Barry" w:date="2025-05-02T09:55:00Z">
            <w:r>
              <w:rPr>
                <w:noProof/>
                <w:webHidden/>
              </w:rPr>
              <w:t>27</w:t>
            </w:r>
            <w:r>
              <w:rPr>
                <w:noProof/>
                <w:webHidden/>
              </w:rPr>
              <w:fldChar w:fldCharType="end"/>
            </w:r>
            <w:r w:rsidRPr="00CA2BBE">
              <w:rPr>
                <w:rStyle w:val="Hyperlink"/>
                <w:rFonts w:eastAsia="Arial"/>
                <w:noProof/>
              </w:rPr>
              <w:fldChar w:fldCharType="end"/>
            </w:r>
          </w:ins>
        </w:p>
        <w:p w14:paraId="20671E2A" w14:textId="672FA19B" w:rsidR="00ED5B34" w:rsidRDefault="00ED5B34">
          <w:pPr>
            <w:pStyle w:val="TOC1"/>
            <w:rPr>
              <w:ins w:id="203" w:author="Maureen Barry" w:date="2025-05-02T09:55:00Z"/>
              <w:rFonts w:asciiTheme="minorHAnsi" w:eastAsiaTheme="minorEastAsia" w:hAnsiTheme="minorHAnsi" w:cstheme="minorBidi"/>
              <w:noProof/>
              <w:kern w:val="2"/>
              <w:sz w:val="22"/>
              <w:szCs w:val="22"/>
              <w:lang w:val="en-US" w:eastAsia="en-US"/>
              <w14:ligatures w14:val="standardContextual"/>
            </w:rPr>
          </w:pPr>
          <w:ins w:id="204"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"_Toc197072225"</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5.</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References</w:t>
            </w:r>
            <w:r>
              <w:rPr>
                <w:noProof/>
                <w:webHidden/>
              </w:rPr>
              <w:tab/>
            </w:r>
            <w:r>
              <w:rPr>
                <w:noProof/>
                <w:webHidden/>
              </w:rPr>
              <w:fldChar w:fldCharType="begin"/>
            </w:r>
            <w:r>
              <w:rPr>
                <w:noProof/>
                <w:webHidden/>
              </w:rPr>
              <w:instrText xml:space="preserve"> PAGEREF _Toc197072225 \h </w:instrText>
            </w:r>
          </w:ins>
          <w:r>
            <w:rPr>
              <w:noProof/>
              <w:webHidden/>
            </w:rPr>
          </w:r>
          <w:r>
            <w:rPr>
              <w:noProof/>
              <w:webHidden/>
            </w:rPr>
            <w:fldChar w:fldCharType="separate"/>
          </w:r>
          <w:ins w:id="205" w:author="Maureen Barry" w:date="2025-05-02T09:55:00Z">
            <w:r>
              <w:rPr>
                <w:noProof/>
                <w:webHidden/>
              </w:rPr>
              <w:t>31</w:t>
            </w:r>
            <w:r>
              <w:rPr>
                <w:noProof/>
                <w:webHidden/>
              </w:rPr>
              <w:fldChar w:fldCharType="end"/>
            </w:r>
            <w:r w:rsidRPr="00CA2BBE">
              <w:rPr>
                <w:rStyle w:val="Hyperlink"/>
                <w:rFonts w:eastAsia="Arial"/>
                <w:noProof/>
              </w:rPr>
              <w:fldChar w:fldCharType="end"/>
            </w:r>
          </w:ins>
        </w:p>
        <w:p w14:paraId="2EFD0614" w14:textId="7ADA577E" w:rsidR="00ED5B34" w:rsidRDefault="00ED5B34">
          <w:pPr>
            <w:pStyle w:val="TOC1"/>
            <w:tabs>
              <w:tab w:val="left" w:pos="1560"/>
            </w:tabs>
            <w:rPr>
              <w:ins w:id="206" w:author="Maureen Barry" w:date="2025-05-02T09:55:00Z"/>
              <w:rFonts w:asciiTheme="minorHAnsi" w:eastAsiaTheme="minorEastAsia" w:hAnsiTheme="minorHAnsi" w:cstheme="minorBidi"/>
              <w:noProof/>
              <w:kern w:val="2"/>
              <w:sz w:val="22"/>
              <w:szCs w:val="22"/>
              <w:lang w:val="en-US" w:eastAsia="en-US"/>
              <w14:ligatures w14:val="standardContextual"/>
            </w:rPr>
          </w:pPr>
          <w:ins w:id="207"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"_Toc197072226"</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Appendix A.</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Vulnerability Analysis</w:t>
            </w:r>
            <w:r>
              <w:rPr>
                <w:noProof/>
                <w:webHidden/>
              </w:rPr>
              <w:tab/>
            </w:r>
            <w:r>
              <w:rPr>
                <w:noProof/>
                <w:webHidden/>
              </w:rPr>
              <w:fldChar w:fldCharType="begin"/>
            </w:r>
            <w:r>
              <w:rPr>
                <w:noProof/>
                <w:webHidden/>
              </w:rPr>
              <w:instrText xml:space="preserve"> PAGEREF _Toc197072226 \h </w:instrText>
            </w:r>
          </w:ins>
          <w:r>
            <w:rPr>
              <w:noProof/>
              <w:webHidden/>
            </w:rPr>
          </w:r>
          <w:r>
            <w:rPr>
              <w:noProof/>
              <w:webHidden/>
            </w:rPr>
            <w:fldChar w:fldCharType="separate"/>
          </w:r>
          <w:ins w:id="208" w:author="Maureen Barry" w:date="2025-05-02T09:55:00Z">
            <w:r>
              <w:rPr>
                <w:noProof/>
                <w:webHidden/>
              </w:rPr>
              <w:t>32</w:t>
            </w:r>
            <w:r>
              <w:rPr>
                <w:noProof/>
                <w:webHidden/>
              </w:rPr>
              <w:fldChar w:fldCharType="end"/>
            </w:r>
            <w:r w:rsidRPr="00CA2BBE">
              <w:rPr>
                <w:rStyle w:val="Hyperlink"/>
                <w:rFonts w:eastAsia="Arial"/>
                <w:noProof/>
              </w:rPr>
              <w:fldChar w:fldCharType="end"/>
            </w:r>
          </w:ins>
        </w:p>
        <w:p w14:paraId="3BDEF86B" w14:textId="03CCF6C4" w:rsidR="00ED5B34" w:rsidRDefault="00ED5B34">
          <w:pPr>
            <w:pStyle w:val="TOC1"/>
            <w:tabs>
              <w:tab w:val="left" w:pos="851"/>
            </w:tabs>
            <w:rPr>
              <w:ins w:id="209" w:author="Maureen Barry" w:date="2025-05-02T09:55:00Z"/>
              <w:rFonts w:asciiTheme="minorHAnsi" w:eastAsiaTheme="minorEastAsia" w:hAnsiTheme="minorHAnsi" w:cstheme="minorBidi"/>
              <w:noProof/>
              <w:kern w:val="2"/>
              <w:sz w:val="22"/>
              <w:szCs w:val="22"/>
              <w:lang w:val="en-US" w:eastAsia="en-US"/>
              <w14:ligatures w14:val="standardContextual"/>
            </w:rPr>
          </w:pPr>
          <w:ins w:id="210"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"_Toc197072227"</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Sources of vulnerability information</w:t>
            </w:r>
            <w:r>
              <w:rPr>
                <w:noProof/>
                <w:webHidden/>
              </w:rPr>
              <w:tab/>
            </w:r>
            <w:r>
              <w:rPr>
                <w:noProof/>
                <w:webHidden/>
              </w:rPr>
              <w:fldChar w:fldCharType="begin"/>
            </w:r>
            <w:r>
              <w:rPr>
                <w:noProof/>
                <w:webHidden/>
              </w:rPr>
              <w:instrText xml:space="preserve"> PAGEREF _Toc197072227 \h </w:instrText>
            </w:r>
          </w:ins>
          <w:r>
            <w:rPr>
              <w:noProof/>
              <w:webHidden/>
            </w:rPr>
          </w:r>
          <w:r>
            <w:rPr>
              <w:noProof/>
              <w:webHidden/>
            </w:rPr>
            <w:fldChar w:fldCharType="separate"/>
          </w:r>
          <w:ins w:id="211" w:author="Maureen Barry" w:date="2025-05-02T09:55:00Z">
            <w:r>
              <w:rPr>
                <w:noProof/>
                <w:webHidden/>
              </w:rPr>
              <w:t>32</w:t>
            </w:r>
            <w:r>
              <w:rPr>
                <w:noProof/>
                <w:webHidden/>
              </w:rPr>
              <w:fldChar w:fldCharType="end"/>
            </w:r>
            <w:r w:rsidRPr="00CA2BBE">
              <w:rPr>
                <w:rStyle w:val="Hyperlink"/>
                <w:rFonts w:eastAsia="Arial"/>
                <w:noProof/>
              </w:rPr>
              <w:fldChar w:fldCharType="end"/>
            </w:r>
          </w:ins>
        </w:p>
        <w:p w14:paraId="73ED01D3" w14:textId="4D397DC7" w:rsidR="00ED5B34" w:rsidRDefault="00ED5B34">
          <w:pPr>
            <w:pStyle w:val="TOC1"/>
            <w:tabs>
              <w:tab w:val="left" w:pos="851"/>
            </w:tabs>
            <w:rPr>
              <w:ins w:id="212" w:author="Maureen Barry" w:date="2025-05-02T09:55:00Z"/>
              <w:rFonts w:asciiTheme="minorHAnsi" w:eastAsiaTheme="minorEastAsia" w:hAnsiTheme="minorHAnsi" w:cstheme="minorBidi"/>
              <w:noProof/>
              <w:kern w:val="2"/>
              <w:sz w:val="22"/>
              <w:szCs w:val="22"/>
              <w:lang w:val="en-US" w:eastAsia="en-US"/>
              <w14:ligatures w14:val="standardContextual"/>
            </w:rPr>
          </w:pPr>
          <w:ins w:id="213"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"_Toc197072228"</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Type 1 Hypotheses—Public-Vulnerability-based</w:t>
            </w:r>
            <w:r>
              <w:rPr>
                <w:noProof/>
                <w:webHidden/>
              </w:rPr>
              <w:tab/>
            </w:r>
            <w:r>
              <w:rPr>
                <w:noProof/>
                <w:webHidden/>
              </w:rPr>
              <w:fldChar w:fldCharType="begin"/>
            </w:r>
            <w:r>
              <w:rPr>
                <w:noProof/>
                <w:webHidden/>
              </w:rPr>
              <w:instrText xml:space="preserve"> PAGEREF _Toc197072228 \h </w:instrText>
            </w:r>
          </w:ins>
          <w:r>
            <w:rPr>
              <w:noProof/>
              <w:webHidden/>
            </w:rPr>
          </w:r>
          <w:r>
            <w:rPr>
              <w:noProof/>
              <w:webHidden/>
            </w:rPr>
            <w:fldChar w:fldCharType="separate"/>
          </w:r>
          <w:ins w:id="214" w:author="Maureen Barry" w:date="2025-05-02T09:55:00Z">
            <w:r>
              <w:rPr>
                <w:noProof/>
                <w:webHidden/>
              </w:rPr>
              <w:t>32</w:t>
            </w:r>
            <w:r>
              <w:rPr>
                <w:noProof/>
                <w:webHidden/>
              </w:rPr>
              <w:fldChar w:fldCharType="end"/>
            </w:r>
            <w:r w:rsidRPr="00CA2BBE">
              <w:rPr>
                <w:rStyle w:val="Hyperlink"/>
                <w:rFonts w:eastAsia="Arial"/>
                <w:noProof/>
              </w:rPr>
              <w:fldChar w:fldCharType="end"/>
            </w:r>
          </w:ins>
        </w:p>
        <w:p w14:paraId="666BFD80" w14:textId="4EE564EF" w:rsidR="00ED5B34" w:rsidRDefault="00ED5B34">
          <w:pPr>
            <w:pStyle w:val="TOC1"/>
            <w:tabs>
              <w:tab w:val="left" w:pos="851"/>
            </w:tabs>
            <w:rPr>
              <w:ins w:id="215" w:author="Maureen Barry" w:date="2025-05-02T09:55:00Z"/>
              <w:rFonts w:asciiTheme="minorHAnsi" w:eastAsiaTheme="minorEastAsia" w:hAnsiTheme="minorHAnsi" w:cstheme="minorBidi"/>
              <w:noProof/>
              <w:kern w:val="2"/>
              <w:sz w:val="22"/>
              <w:szCs w:val="22"/>
              <w:lang w:val="en-US" w:eastAsia="en-US"/>
              <w14:ligatures w14:val="standardContextual"/>
            </w:rPr>
          </w:pPr>
          <w:ins w:id="21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"_Toc197072229"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A.3</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Type 2 Hypotheses—iTC-Sourced</w:t>
            </w:r>
            <w:r>
              <w:rPr>
                <w:noProof/>
                <w:webHidden/>
              </w:rPr>
              <w:tab/>
            </w:r>
            <w:r>
              <w:rPr>
                <w:noProof/>
                <w:webHidden/>
              </w:rPr>
              <w:fldChar w:fldCharType="begin"/>
            </w:r>
            <w:r>
              <w:rPr>
                <w:noProof/>
                <w:webHidden/>
              </w:rPr>
              <w:instrText xml:space="preserve"> PAGEREF _Toc197072229 \h </w:instrText>
            </w:r>
          </w:ins>
          <w:r>
            <w:rPr>
              <w:noProof/>
              <w:webHidden/>
            </w:rPr>
          </w:r>
          <w:r>
            <w:rPr>
              <w:noProof/>
              <w:webHidden/>
            </w:rPr>
            <w:fldChar w:fldCharType="separate"/>
          </w:r>
          <w:ins w:id="217" w:author="Maureen Barry" w:date="2025-05-02T09:55:00Z">
            <w:r>
              <w:rPr>
                <w:noProof/>
                <w:webHidden/>
              </w:rPr>
              <w:t>33</w:t>
            </w:r>
            <w:r>
              <w:rPr>
                <w:noProof/>
                <w:webHidden/>
              </w:rPr>
              <w:fldChar w:fldCharType="end"/>
            </w:r>
            <w:r w:rsidRPr="00CA2BBE">
              <w:rPr>
                <w:rStyle w:val="Hyperlink"/>
                <w:rFonts w:eastAsia="Arial"/>
                <w:noProof/>
              </w:rPr>
              <w:fldChar w:fldCharType="end"/>
            </w:r>
          </w:ins>
        </w:p>
        <w:p w14:paraId="57E90F76" w14:textId="1DAEDD1B" w:rsidR="00ED5B34" w:rsidRDefault="00ED5B34">
          <w:pPr>
            <w:pStyle w:val="TOC1"/>
            <w:tabs>
              <w:tab w:val="left" w:pos="851"/>
            </w:tabs>
            <w:rPr>
              <w:ins w:id="218" w:author="Maureen Barry" w:date="2025-05-02T09:55:00Z"/>
              <w:rFonts w:asciiTheme="minorHAnsi" w:eastAsiaTheme="minorEastAsia" w:hAnsiTheme="minorHAnsi" w:cstheme="minorBidi"/>
              <w:noProof/>
              <w:kern w:val="2"/>
              <w:sz w:val="22"/>
              <w:szCs w:val="22"/>
              <w:lang w:val="en-US" w:eastAsia="en-US"/>
              <w14:ligatures w14:val="standardContextual"/>
            </w:rPr>
          </w:pPr>
          <w:ins w:id="219"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"_Toc197072230"</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A.3.1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SQL Injection</w:t>
            </w:r>
            <w:r>
              <w:rPr>
                <w:noProof/>
                <w:webHidden/>
              </w:rPr>
              <w:tab/>
            </w:r>
            <w:r>
              <w:rPr>
                <w:noProof/>
                <w:webHidden/>
              </w:rPr>
              <w:fldChar w:fldCharType="begin"/>
            </w:r>
            <w:r>
              <w:rPr>
                <w:noProof/>
                <w:webHidden/>
              </w:rPr>
              <w:instrText xml:space="preserve"> PAGEREF _Toc197072230 \h </w:instrText>
            </w:r>
          </w:ins>
          <w:r>
            <w:rPr>
              <w:noProof/>
              <w:webHidden/>
            </w:rPr>
          </w:r>
          <w:r>
            <w:rPr>
              <w:noProof/>
              <w:webHidden/>
            </w:rPr>
            <w:fldChar w:fldCharType="separate"/>
          </w:r>
          <w:ins w:id="220" w:author="Maureen Barry" w:date="2025-05-02T09:55:00Z">
            <w:r>
              <w:rPr>
                <w:noProof/>
                <w:webHidden/>
              </w:rPr>
              <w:t>33</w:t>
            </w:r>
            <w:r>
              <w:rPr>
                <w:noProof/>
                <w:webHidden/>
              </w:rPr>
              <w:fldChar w:fldCharType="end"/>
            </w:r>
            <w:r w:rsidRPr="00CA2BBE">
              <w:rPr>
                <w:rStyle w:val="Hyperlink"/>
                <w:rFonts w:eastAsia="Arial"/>
                <w:noProof/>
              </w:rPr>
              <w:fldChar w:fldCharType="end"/>
            </w:r>
          </w:ins>
        </w:p>
        <w:p w14:paraId="2302F44A" w14:textId="0D1E1BE6" w:rsidR="00ED5B34" w:rsidRDefault="00ED5B34">
          <w:pPr>
            <w:pStyle w:val="TOC1"/>
            <w:tabs>
              <w:tab w:val="left" w:pos="851"/>
            </w:tabs>
            <w:rPr>
              <w:ins w:id="221" w:author="Maureen Barry" w:date="2025-05-02T09:55:00Z"/>
              <w:rFonts w:asciiTheme="minorHAnsi" w:eastAsiaTheme="minorEastAsia" w:hAnsiTheme="minorHAnsi" w:cstheme="minorBidi"/>
              <w:noProof/>
              <w:kern w:val="2"/>
              <w:sz w:val="22"/>
              <w:szCs w:val="22"/>
              <w:lang w:val="en-US" w:eastAsia="en-US"/>
              <w14:ligatures w14:val="standardContextual"/>
            </w:rPr>
          </w:pPr>
          <w:ins w:id="222"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"_Toc197072231"</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A.4</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Type 3 Hypotheses—Evaluation-Team-Generated</w:t>
            </w:r>
            <w:r>
              <w:rPr>
                <w:noProof/>
                <w:webHidden/>
              </w:rPr>
              <w:tab/>
            </w:r>
            <w:r>
              <w:rPr>
                <w:noProof/>
                <w:webHidden/>
              </w:rPr>
              <w:fldChar w:fldCharType="begin"/>
            </w:r>
            <w:r>
              <w:rPr>
                <w:noProof/>
                <w:webHidden/>
              </w:rPr>
              <w:instrText xml:space="preserve"> PAGEREF _Toc197072231 \h </w:instrText>
            </w:r>
          </w:ins>
          <w:r>
            <w:rPr>
              <w:noProof/>
              <w:webHidden/>
            </w:rPr>
          </w:r>
          <w:r>
            <w:rPr>
              <w:noProof/>
              <w:webHidden/>
            </w:rPr>
            <w:fldChar w:fldCharType="separate"/>
          </w:r>
          <w:ins w:id="223" w:author="Maureen Barry" w:date="2025-05-02T09:55:00Z">
            <w:r>
              <w:rPr>
                <w:noProof/>
                <w:webHidden/>
              </w:rPr>
              <w:t>34</w:t>
            </w:r>
            <w:r>
              <w:rPr>
                <w:noProof/>
                <w:webHidden/>
              </w:rPr>
              <w:fldChar w:fldCharType="end"/>
            </w:r>
            <w:r w:rsidRPr="00CA2BBE">
              <w:rPr>
                <w:rStyle w:val="Hyperlink"/>
                <w:rFonts w:eastAsia="Arial"/>
                <w:noProof/>
              </w:rPr>
              <w:fldChar w:fldCharType="end"/>
            </w:r>
          </w:ins>
        </w:p>
        <w:p w14:paraId="43628D3B" w14:textId="198C73A3" w:rsidR="00ED5B34" w:rsidRDefault="00ED5B34">
          <w:pPr>
            <w:pStyle w:val="TOC1"/>
            <w:tabs>
              <w:tab w:val="left" w:pos="851"/>
            </w:tabs>
            <w:rPr>
              <w:ins w:id="224" w:author="Maureen Barry" w:date="2025-05-02T09:55:00Z"/>
              <w:rFonts w:asciiTheme="minorHAnsi" w:eastAsiaTheme="minorEastAsia" w:hAnsiTheme="minorHAnsi" w:cstheme="minorBidi"/>
              <w:noProof/>
              <w:kern w:val="2"/>
              <w:sz w:val="22"/>
              <w:szCs w:val="22"/>
              <w:lang w:val="en-US" w:eastAsia="en-US"/>
              <w14:ligatures w14:val="standardContextual"/>
            </w:rPr>
          </w:pPr>
          <w:ins w:id="225"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"_Toc197072232"</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A.5</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Type 4 Hypotheses—Tool-Generated</w:t>
            </w:r>
            <w:r>
              <w:rPr>
                <w:noProof/>
                <w:webHidden/>
              </w:rPr>
              <w:tab/>
            </w:r>
            <w:r>
              <w:rPr>
                <w:noProof/>
                <w:webHidden/>
              </w:rPr>
              <w:fldChar w:fldCharType="begin"/>
            </w:r>
            <w:r>
              <w:rPr>
                <w:noProof/>
                <w:webHidden/>
              </w:rPr>
              <w:instrText xml:space="preserve"> PAGEREF _Toc197072232 \h </w:instrText>
            </w:r>
          </w:ins>
          <w:r>
            <w:rPr>
              <w:noProof/>
              <w:webHidden/>
            </w:rPr>
          </w:r>
          <w:r>
            <w:rPr>
              <w:noProof/>
              <w:webHidden/>
            </w:rPr>
            <w:fldChar w:fldCharType="separate"/>
          </w:r>
          <w:ins w:id="226" w:author="Maureen Barry" w:date="2025-05-02T09:55:00Z">
            <w:r>
              <w:rPr>
                <w:noProof/>
                <w:webHidden/>
              </w:rPr>
              <w:t>34</w:t>
            </w:r>
            <w:r>
              <w:rPr>
                <w:noProof/>
                <w:webHidden/>
              </w:rPr>
              <w:fldChar w:fldCharType="end"/>
            </w:r>
            <w:r w:rsidRPr="00CA2BBE">
              <w:rPr>
                <w:rStyle w:val="Hyperlink"/>
                <w:rFonts w:eastAsia="Arial"/>
                <w:noProof/>
              </w:rPr>
              <w:fldChar w:fldCharType="end"/>
            </w:r>
          </w:ins>
        </w:p>
        <w:p w14:paraId="36D0DBD0" w14:textId="13CBDF27" w:rsidR="00ED5B34" w:rsidRDefault="00ED5B34">
          <w:pPr>
            <w:pStyle w:val="TOC1"/>
            <w:tabs>
              <w:tab w:val="left" w:pos="851"/>
            </w:tabs>
            <w:rPr>
              <w:ins w:id="227" w:author="Maureen Barry" w:date="2025-05-02T09:55:00Z"/>
              <w:rFonts w:asciiTheme="minorHAnsi" w:eastAsiaTheme="minorEastAsia" w:hAnsiTheme="minorHAnsi" w:cstheme="minorBidi"/>
              <w:noProof/>
              <w:kern w:val="2"/>
              <w:sz w:val="22"/>
              <w:szCs w:val="22"/>
              <w:lang w:val="en-US" w:eastAsia="en-US"/>
              <w14:ligatures w14:val="standardContextual"/>
            </w:rPr>
          </w:pPr>
          <w:ins w:id="228"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"_Toc197072233"</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A.6</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Process for Evaluator Vulnerability Analysis</w:t>
            </w:r>
            <w:r>
              <w:rPr>
                <w:noProof/>
                <w:webHidden/>
              </w:rPr>
              <w:tab/>
            </w:r>
            <w:r>
              <w:rPr>
                <w:noProof/>
                <w:webHidden/>
              </w:rPr>
              <w:fldChar w:fldCharType="begin"/>
            </w:r>
            <w:r>
              <w:rPr>
                <w:noProof/>
                <w:webHidden/>
              </w:rPr>
              <w:instrText xml:space="preserve"> PAGEREF _Toc197072233 \h </w:instrText>
            </w:r>
          </w:ins>
          <w:r>
            <w:rPr>
              <w:noProof/>
              <w:webHidden/>
            </w:rPr>
          </w:r>
          <w:r>
            <w:rPr>
              <w:noProof/>
              <w:webHidden/>
            </w:rPr>
            <w:fldChar w:fldCharType="separate"/>
          </w:r>
          <w:ins w:id="229" w:author="Maureen Barry" w:date="2025-05-02T09:55:00Z">
            <w:r>
              <w:rPr>
                <w:noProof/>
                <w:webHidden/>
              </w:rPr>
              <w:t>34</w:t>
            </w:r>
            <w:r>
              <w:rPr>
                <w:noProof/>
                <w:webHidden/>
              </w:rPr>
              <w:fldChar w:fldCharType="end"/>
            </w:r>
            <w:r w:rsidRPr="00CA2BBE">
              <w:rPr>
                <w:rStyle w:val="Hyperlink"/>
                <w:rFonts w:eastAsia="Arial"/>
                <w:noProof/>
              </w:rPr>
              <w:fldChar w:fldCharType="end"/>
            </w:r>
          </w:ins>
        </w:p>
        <w:p w14:paraId="058D8A11" w14:textId="238120DF" w:rsidR="00ED5B34" w:rsidRDefault="00ED5B34">
          <w:pPr>
            <w:pStyle w:val="TOC1"/>
            <w:tabs>
              <w:tab w:val="left" w:pos="851"/>
            </w:tabs>
            <w:rPr>
              <w:ins w:id="230" w:author="Maureen Barry" w:date="2025-05-02T09:55:00Z"/>
              <w:rFonts w:asciiTheme="minorHAnsi" w:eastAsiaTheme="minorEastAsia" w:hAnsiTheme="minorHAnsi" w:cstheme="minorBidi"/>
              <w:noProof/>
              <w:kern w:val="2"/>
              <w:sz w:val="22"/>
              <w:szCs w:val="22"/>
              <w:lang w:val="en-US" w:eastAsia="en-US"/>
              <w14:ligatures w14:val="standardContextual"/>
            </w:rPr>
          </w:pPr>
          <w:ins w:id="231"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"_Toc197072234"</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A.6.1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Unavailable evidence</w:t>
            </w:r>
            <w:r>
              <w:rPr>
                <w:noProof/>
                <w:webHidden/>
              </w:rPr>
              <w:tab/>
            </w:r>
            <w:r>
              <w:rPr>
                <w:noProof/>
                <w:webHidden/>
              </w:rPr>
              <w:fldChar w:fldCharType="begin"/>
            </w:r>
            <w:r>
              <w:rPr>
                <w:noProof/>
                <w:webHidden/>
              </w:rPr>
              <w:instrText xml:space="preserve"> PAGEREF _Toc197072234 \h </w:instrText>
            </w:r>
          </w:ins>
          <w:r>
            <w:rPr>
              <w:noProof/>
              <w:webHidden/>
            </w:rPr>
          </w:r>
          <w:r>
            <w:rPr>
              <w:noProof/>
              <w:webHidden/>
            </w:rPr>
            <w:fldChar w:fldCharType="separate"/>
          </w:r>
          <w:ins w:id="232" w:author="Maureen Barry" w:date="2025-05-02T09:55:00Z">
            <w:r>
              <w:rPr>
                <w:noProof/>
                <w:webHidden/>
              </w:rPr>
              <w:t>35</w:t>
            </w:r>
            <w:r>
              <w:rPr>
                <w:noProof/>
                <w:webHidden/>
              </w:rPr>
              <w:fldChar w:fldCharType="end"/>
            </w:r>
            <w:r w:rsidRPr="00CA2BBE">
              <w:rPr>
                <w:rStyle w:val="Hyperlink"/>
                <w:rFonts w:eastAsia="Arial"/>
                <w:noProof/>
              </w:rPr>
              <w:fldChar w:fldCharType="end"/>
            </w:r>
          </w:ins>
        </w:p>
        <w:p w14:paraId="21F656F0" w14:textId="756C522B" w:rsidR="00ED5B34" w:rsidRDefault="00ED5B34">
          <w:pPr>
            <w:pStyle w:val="TOC1"/>
            <w:tabs>
              <w:tab w:val="left" w:pos="851"/>
            </w:tabs>
            <w:rPr>
              <w:ins w:id="233" w:author="Maureen Barry" w:date="2025-05-02T09:55:00Z"/>
              <w:rFonts w:asciiTheme="minorHAnsi" w:eastAsiaTheme="minorEastAsia" w:hAnsiTheme="minorHAnsi" w:cstheme="minorBidi"/>
              <w:noProof/>
              <w:kern w:val="2"/>
              <w:sz w:val="22"/>
              <w:szCs w:val="22"/>
              <w:lang w:val="en-US" w:eastAsia="en-US"/>
              <w14:ligatures w14:val="standardContextual"/>
            </w:rPr>
          </w:pPr>
          <w:ins w:id="234"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"_Toc197072235"</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A.6.2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Dealing with flaws</w:t>
            </w:r>
            <w:r>
              <w:rPr>
                <w:noProof/>
                <w:webHidden/>
              </w:rPr>
              <w:tab/>
            </w:r>
            <w:r>
              <w:rPr>
                <w:noProof/>
                <w:webHidden/>
              </w:rPr>
              <w:fldChar w:fldCharType="begin"/>
            </w:r>
            <w:r>
              <w:rPr>
                <w:noProof/>
                <w:webHidden/>
              </w:rPr>
              <w:instrText xml:space="preserve"> PAGEREF _Toc197072235 \h </w:instrText>
            </w:r>
          </w:ins>
          <w:r>
            <w:rPr>
              <w:noProof/>
              <w:webHidden/>
            </w:rPr>
          </w:r>
          <w:r>
            <w:rPr>
              <w:noProof/>
              <w:webHidden/>
            </w:rPr>
            <w:fldChar w:fldCharType="separate"/>
          </w:r>
          <w:ins w:id="235" w:author="Maureen Barry" w:date="2025-05-02T09:55:00Z">
            <w:r>
              <w:rPr>
                <w:noProof/>
                <w:webHidden/>
              </w:rPr>
              <w:t>35</w:t>
            </w:r>
            <w:r>
              <w:rPr>
                <w:noProof/>
                <w:webHidden/>
              </w:rPr>
              <w:fldChar w:fldCharType="end"/>
            </w:r>
            <w:r w:rsidRPr="00CA2BBE">
              <w:rPr>
                <w:rStyle w:val="Hyperlink"/>
                <w:rFonts w:eastAsia="Arial"/>
                <w:noProof/>
              </w:rPr>
              <w:fldChar w:fldCharType="end"/>
            </w:r>
          </w:ins>
        </w:p>
        <w:p w14:paraId="027207D6" w14:textId="6EA127D6" w:rsidR="00ED5B34" w:rsidRDefault="00ED5B34">
          <w:pPr>
            <w:pStyle w:val="TOC1"/>
            <w:tabs>
              <w:tab w:val="left" w:pos="851"/>
            </w:tabs>
            <w:rPr>
              <w:ins w:id="236" w:author="Maureen Barry" w:date="2025-05-02T09:55:00Z"/>
              <w:rFonts w:asciiTheme="minorHAnsi" w:eastAsiaTheme="minorEastAsia" w:hAnsiTheme="minorHAnsi" w:cstheme="minorBidi"/>
              <w:noProof/>
              <w:kern w:val="2"/>
              <w:sz w:val="22"/>
              <w:szCs w:val="22"/>
              <w:lang w:val="en-US" w:eastAsia="en-US"/>
              <w14:ligatures w14:val="standardContextual"/>
            </w:rPr>
          </w:pPr>
          <w:ins w:id="237"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"_Toc197072236"</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A.7</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Reporting</w:t>
            </w:r>
            <w:r>
              <w:rPr>
                <w:noProof/>
                <w:webHidden/>
              </w:rPr>
              <w:tab/>
            </w:r>
            <w:r>
              <w:rPr>
                <w:noProof/>
                <w:webHidden/>
              </w:rPr>
              <w:fldChar w:fldCharType="begin"/>
            </w:r>
            <w:r>
              <w:rPr>
                <w:noProof/>
                <w:webHidden/>
              </w:rPr>
              <w:instrText xml:space="preserve"> PAGEREF _Toc197072236 \h </w:instrText>
            </w:r>
          </w:ins>
          <w:r>
            <w:rPr>
              <w:noProof/>
              <w:webHidden/>
            </w:rPr>
          </w:r>
          <w:r>
            <w:rPr>
              <w:noProof/>
              <w:webHidden/>
            </w:rPr>
            <w:fldChar w:fldCharType="separate"/>
          </w:r>
          <w:ins w:id="238" w:author="Maureen Barry" w:date="2025-05-02T09:55:00Z">
            <w:r>
              <w:rPr>
                <w:noProof/>
                <w:webHidden/>
              </w:rPr>
              <w:t>36</w:t>
            </w:r>
            <w:r>
              <w:rPr>
                <w:noProof/>
                <w:webHidden/>
              </w:rPr>
              <w:fldChar w:fldCharType="end"/>
            </w:r>
            <w:r w:rsidRPr="00CA2BBE">
              <w:rPr>
                <w:rStyle w:val="Hyperlink"/>
                <w:rFonts w:eastAsia="Arial"/>
                <w:noProof/>
              </w:rPr>
              <w:fldChar w:fldCharType="end"/>
            </w:r>
          </w:ins>
        </w:p>
        <w:p w14:paraId="6BA35DA1" w14:textId="1FC854E6" w:rsidR="00ED5B34" w:rsidRDefault="00ED5B34">
          <w:pPr>
            <w:pStyle w:val="TOC1"/>
            <w:tabs>
              <w:tab w:val="left" w:pos="1560"/>
            </w:tabs>
            <w:rPr>
              <w:ins w:id="239" w:author="Maureen Barry" w:date="2025-05-02T09:55:00Z"/>
              <w:rFonts w:asciiTheme="minorHAnsi" w:eastAsiaTheme="minorEastAsia" w:hAnsiTheme="minorHAnsi" w:cstheme="minorBidi"/>
              <w:noProof/>
              <w:kern w:val="2"/>
              <w:sz w:val="22"/>
              <w:szCs w:val="22"/>
              <w:lang w:val="en-US" w:eastAsia="en-US"/>
              <w14:ligatures w14:val="standardContextual"/>
            </w:rPr>
          </w:pPr>
          <w:ins w:id="240"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"_Toc197072237"</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Appendix B.</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Glossary</w:t>
            </w:r>
            <w:r>
              <w:rPr>
                <w:noProof/>
                <w:webHidden/>
              </w:rPr>
              <w:tab/>
            </w:r>
            <w:r>
              <w:rPr>
                <w:noProof/>
                <w:webHidden/>
              </w:rPr>
              <w:fldChar w:fldCharType="begin"/>
            </w:r>
            <w:r>
              <w:rPr>
                <w:noProof/>
                <w:webHidden/>
              </w:rPr>
              <w:instrText xml:space="preserve"> PAGEREF _Toc197072237 \h </w:instrText>
            </w:r>
          </w:ins>
          <w:r>
            <w:rPr>
              <w:noProof/>
              <w:webHidden/>
            </w:rPr>
          </w:r>
          <w:r>
            <w:rPr>
              <w:noProof/>
              <w:webHidden/>
            </w:rPr>
            <w:fldChar w:fldCharType="separate"/>
          </w:r>
          <w:ins w:id="241" w:author="Maureen Barry" w:date="2025-05-02T09:55:00Z">
            <w:r>
              <w:rPr>
                <w:noProof/>
                <w:webHidden/>
              </w:rPr>
              <w:t>38</w:t>
            </w:r>
            <w:r>
              <w:rPr>
                <w:noProof/>
                <w:webHidden/>
              </w:rPr>
              <w:fldChar w:fldCharType="end"/>
            </w:r>
            <w:r w:rsidRPr="00CA2BBE">
              <w:rPr>
                <w:rStyle w:val="Hyperlink"/>
                <w:rFonts w:eastAsia="Arial"/>
                <w:noProof/>
              </w:rPr>
              <w:fldChar w:fldCharType="end"/>
            </w:r>
          </w:ins>
        </w:p>
        <w:p w14:paraId="754BCEDE" w14:textId="255C19EC" w:rsidR="00ED5B34" w:rsidRDefault="00ED5B34">
          <w:pPr>
            <w:pStyle w:val="TOC1"/>
            <w:tabs>
              <w:tab w:val="left" w:pos="851"/>
            </w:tabs>
            <w:rPr>
              <w:ins w:id="242" w:author="Maureen Barry" w:date="2025-05-02T09:55:00Z"/>
              <w:rFonts w:asciiTheme="minorHAnsi" w:eastAsiaTheme="minorEastAsia" w:hAnsiTheme="minorHAnsi" w:cstheme="minorBidi"/>
              <w:noProof/>
              <w:kern w:val="2"/>
              <w:sz w:val="22"/>
              <w:szCs w:val="22"/>
              <w:lang w:val="en-US" w:eastAsia="en-US"/>
              <w14:ligatures w14:val="standardContextual"/>
            </w:rPr>
          </w:pPr>
          <w:ins w:id="243"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"_Toc197072238"</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B.1</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Terms and Definitions</w:t>
            </w:r>
            <w:r>
              <w:rPr>
                <w:noProof/>
                <w:webHidden/>
              </w:rPr>
              <w:tab/>
            </w:r>
            <w:r>
              <w:rPr>
                <w:noProof/>
                <w:webHidden/>
              </w:rPr>
              <w:fldChar w:fldCharType="begin"/>
            </w:r>
            <w:r>
              <w:rPr>
                <w:noProof/>
                <w:webHidden/>
              </w:rPr>
              <w:instrText xml:space="preserve"> PAGEREF _Toc197072238 \h </w:instrText>
            </w:r>
          </w:ins>
          <w:r>
            <w:rPr>
              <w:noProof/>
              <w:webHidden/>
            </w:rPr>
          </w:r>
          <w:r>
            <w:rPr>
              <w:noProof/>
              <w:webHidden/>
            </w:rPr>
            <w:fldChar w:fldCharType="separate"/>
          </w:r>
          <w:ins w:id="244" w:author="Maureen Barry" w:date="2025-05-02T09:55:00Z">
            <w:r>
              <w:rPr>
                <w:noProof/>
                <w:webHidden/>
              </w:rPr>
              <w:t>38</w:t>
            </w:r>
            <w:r>
              <w:rPr>
                <w:noProof/>
                <w:webHidden/>
              </w:rPr>
              <w:fldChar w:fldCharType="end"/>
            </w:r>
            <w:r w:rsidRPr="00CA2BBE">
              <w:rPr>
                <w:rStyle w:val="Hyperlink"/>
                <w:rFonts w:eastAsia="Arial"/>
                <w:noProof/>
              </w:rPr>
              <w:fldChar w:fldCharType="end"/>
            </w:r>
          </w:ins>
        </w:p>
        <w:p w14:paraId="784C0245" w14:textId="08E10CFC" w:rsidR="00ED5B34" w:rsidRDefault="00ED5B34">
          <w:pPr>
            <w:pStyle w:val="TOC1"/>
            <w:tabs>
              <w:tab w:val="left" w:pos="851"/>
            </w:tabs>
            <w:rPr>
              <w:ins w:id="245" w:author="Maureen Barry" w:date="2025-05-02T09:55:00Z"/>
              <w:rFonts w:asciiTheme="minorHAnsi" w:eastAsiaTheme="minorEastAsia" w:hAnsiTheme="minorHAnsi" w:cstheme="minorBidi"/>
              <w:noProof/>
              <w:kern w:val="2"/>
              <w:sz w:val="22"/>
              <w:szCs w:val="22"/>
              <w:lang w:val="en-US" w:eastAsia="en-US"/>
              <w14:ligatures w14:val="standardContextual"/>
            </w:rPr>
          </w:pPr>
          <w:ins w:id="246" w:author="Maureen Barry" w:date="2025-05-02T09:55:00Z">
            <w:r w:rsidRPr="00CA2BBE">
              <w:rPr>
                <w:rStyle w:val="Hyperlink"/>
                <w:rFonts w:eastAsia="Arial"/>
                <w:noProof/>
              </w:rPr>
              <w:fldChar w:fldCharType="begin"/>
            </w:r>
            <w:r w:rsidRPr="00CA2BBE">
              <w:rPr>
                <w:rStyle w:val="Hyperlink"/>
                <w:rFonts w:eastAsia="Arial"/>
                <w:noProof/>
              </w:rPr>
              <w:instrText xml:space="preserve"> </w:instrText>
            </w:r>
            <w:r>
              <w:rPr>
                <w:noProof/>
              </w:rPr>
              <w:instrText>HYPERLINK \l "_Toc197072239"</w:instrText>
            </w:r>
            <w:r w:rsidRPr="00CA2BBE">
              <w:rPr>
                <w:rStyle w:val="Hyperlink"/>
                <w:rFonts w:eastAsia="Arial"/>
                <w:noProof/>
              </w:rPr>
              <w:instrText xml:space="preserve"> </w:instrText>
            </w:r>
            <w:r w:rsidRPr="00CA2BBE">
              <w:rPr>
                <w:rStyle w:val="Hyperlink"/>
                <w:rFonts w:eastAsia="Arial"/>
                <w:noProof/>
              </w:rPr>
            </w:r>
            <w:r w:rsidRPr="00CA2BBE">
              <w:rPr>
                <w:rStyle w:val="Hyperlink"/>
                <w:rFonts w:eastAsia="Arial"/>
                <w:noProof/>
              </w:rPr>
              <w:fldChar w:fldCharType="separate"/>
            </w:r>
            <w:r w:rsidRPr="00CA2BBE">
              <w:rPr>
                <w:rStyle w:val="Hyperlink"/>
                <w:rFonts w:eastAsia="Arial"/>
                <w:noProof/>
              </w:rPr>
              <w:t>B.2</w:t>
            </w:r>
            <w:r>
              <w:rPr>
                <w:rFonts w:asciiTheme="minorHAnsi" w:eastAsiaTheme="minorEastAsia" w:hAnsiTheme="minorHAnsi" w:cstheme="minorBidi"/>
                <w:noProof/>
                <w:kern w:val="2"/>
                <w:sz w:val="22"/>
                <w:szCs w:val="22"/>
                <w:lang w:val="en-US" w:eastAsia="en-US"/>
                <w14:ligatures w14:val="standardContextual"/>
              </w:rPr>
              <w:tab/>
            </w:r>
            <w:r w:rsidRPr="00CA2BBE">
              <w:rPr>
                <w:rStyle w:val="Hyperlink"/>
                <w:rFonts w:eastAsia="Arial"/>
                <w:noProof/>
              </w:rPr>
              <w:t>Acronyms used in this SD</w:t>
            </w:r>
            <w:r>
              <w:rPr>
                <w:noProof/>
                <w:webHidden/>
              </w:rPr>
              <w:tab/>
            </w:r>
            <w:r>
              <w:rPr>
                <w:noProof/>
                <w:webHidden/>
              </w:rPr>
              <w:fldChar w:fldCharType="begin"/>
            </w:r>
            <w:r>
              <w:rPr>
                <w:noProof/>
                <w:webHidden/>
              </w:rPr>
              <w:instrText xml:space="preserve"> PAGEREF _Toc197072239 \h </w:instrText>
            </w:r>
          </w:ins>
          <w:r>
            <w:rPr>
              <w:noProof/>
              <w:webHidden/>
            </w:rPr>
          </w:r>
          <w:r>
            <w:rPr>
              <w:noProof/>
              <w:webHidden/>
            </w:rPr>
            <w:fldChar w:fldCharType="separate"/>
          </w:r>
          <w:ins w:id="247" w:author="Maureen Barry" w:date="2025-05-02T09:55:00Z">
            <w:r>
              <w:rPr>
                <w:noProof/>
                <w:webHidden/>
              </w:rPr>
              <w:t>38</w:t>
            </w:r>
            <w:r>
              <w:rPr>
                <w:noProof/>
                <w:webHidden/>
              </w:rPr>
              <w:fldChar w:fldCharType="end"/>
            </w:r>
            <w:r w:rsidRPr="00CA2BBE">
              <w:rPr>
                <w:rStyle w:val="Hyperlink"/>
                <w:rFonts w:eastAsia="Arial"/>
                <w:noProof/>
              </w:rPr>
              <w:fldChar w:fldCharType="end"/>
            </w:r>
          </w:ins>
        </w:p>
        <w:p w14:paraId="06C55498" w14:textId="1700195D" w:rsidR="000C1E45" w:rsidDel="00ED5B34" w:rsidRDefault="004E7545">
          <w:pPr>
            <w:pStyle w:val="TOC1"/>
            <w:rPr>
              <w:del w:id="248" w:author="Maureen Barry" w:date="2025-05-02T09:55:00Z"/>
              <w:rFonts w:asciiTheme="minorHAnsi" w:eastAsiaTheme="minorEastAsia" w:hAnsiTheme="minorHAnsi" w:cstheme="minorBidi"/>
              <w:noProof/>
              <w:sz w:val="22"/>
              <w:szCs w:val="22"/>
              <w:lang w:val="en-US" w:eastAsia="en-US"/>
            </w:rPr>
          </w:pPr>
          <w:del w:id="249" w:author="Maureen Barry" w:date="2025-05-02T09:55:00Z">
            <w:r w:rsidRPr="00ED5B34" w:rsidDel="00ED5B34">
              <w:rPr>
                <w:noProof/>
                <w:rPrChange w:id="250" w:author="Maureen Barry" w:date="2025-05-02T09:55:00Z">
                  <w:rPr>
                    <w:rStyle w:val="Hyperlink"/>
                  </w:rPr>
                </w:rPrChange>
              </w:rPr>
              <w:delText>Foreword</w:delText>
            </w:r>
            <w:r w:rsidDel="00ED5B34">
              <w:rPr>
                <w:noProof/>
              </w:rPr>
              <w:tab/>
              <w:delText>2</w:delText>
            </w:r>
          </w:del>
        </w:p>
        <w:p w14:paraId="5B4B0A9B" w14:textId="0B77C44B" w:rsidR="000C1E45" w:rsidDel="00ED5B34" w:rsidRDefault="004E7545">
          <w:pPr>
            <w:pStyle w:val="TOC1"/>
            <w:rPr>
              <w:del w:id="251" w:author="Maureen Barry" w:date="2025-05-02T09:55:00Z"/>
              <w:rFonts w:asciiTheme="minorHAnsi" w:eastAsiaTheme="minorEastAsia" w:hAnsiTheme="minorHAnsi" w:cstheme="minorBidi"/>
              <w:noProof/>
              <w:sz w:val="22"/>
              <w:szCs w:val="22"/>
              <w:lang w:val="en-US" w:eastAsia="en-US"/>
            </w:rPr>
          </w:pPr>
          <w:del w:id="252" w:author="Maureen Barry" w:date="2025-05-02T09:55:00Z">
            <w:r w:rsidRPr="00ED5B34" w:rsidDel="00ED5B34">
              <w:rPr>
                <w:noProof/>
                <w:rPrChange w:id="253" w:author="Maureen Barry" w:date="2025-05-02T09:55:00Z">
                  <w:rPr>
                    <w:rStyle w:val="Hyperlink"/>
                  </w:rPr>
                </w:rPrChange>
              </w:rPr>
              <w:delText>1.</w:delText>
            </w:r>
            <w:r w:rsidDel="00ED5B34">
              <w:rPr>
                <w:rFonts w:asciiTheme="minorHAnsi" w:eastAsiaTheme="minorEastAsia" w:hAnsiTheme="minorHAnsi" w:cstheme="minorBidi"/>
                <w:noProof/>
                <w:sz w:val="22"/>
                <w:szCs w:val="22"/>
                <w:lang w:val="en-US" w:eastAsia="en-US"/>
              </w:rPr>
              <w:tab/>
            </w:r>
            <w:r w:rsidRPr="00ED5B34" w:rsidDel="00ED5B34">
              <w:rPr>
                <w:noProof/>
                <w:rPrChange w:id="254" w:author="Maureen Barry" w:date="2025-05-02T09:55:00Z">
                  <w:rPr>
                    <w:rStyle w:val="Hyperlink"/>
                  </w:rPr>
                </w:rPrChange>
              </w:rPr>
              <w:delText>Introduction</w:delText>
            </w:r>
            <w:r w:rsidDel="00ED5B34">
              <w:rPr>
                <w:noProof/>
              </w:rPr>
              <w:tab/>
              <w:delText>5</w:delText>
            </w:r>
          </w:del>
        </w:p>
        <w:p w14:paraId="68E2CFC5" w14:textId="3EB257C0" w:rsidR="000C1E45" w:rsidDel="00ED5B34" w:rsidRDefault="004E7545">
          <w:pPr>
            <w:pStyle w:val="TOC2"/>
            <w:rPr>
              <w:del w:id="255" w:author="Maureen Barry" w:date="2025-05-02T09:55:00Z"/>
              <w:rFonts w:asciiTheme="minorHAnsi" w:eastAsiaTheme="minorEastAsia" w:hAnsiTheme="minorHAnsi" w:cstheme="minorBidi"/>
              <w:noProof/>
              <w:sz w:val="22"/>
              <w:szCs w:val="22"/>
              <w:lang w:val="en-US" w:eastAsia="en-US"/>
            </w:rPr>
          </w:pPr>
          <w:del w:id="256" w:author="Maureen Barry" w:date="2025-05-02T09:55:00Z">
            <w:r w:rsidRPr="00ED5B34" w:rsidDel="00ED5B34">
              <w:rPr>
                <w:noProof/>
                <w:rPrChange w:id="257" w:author="Maureen Barry" w:date="2025-05-02T09:55:00Z">
                  <w:rPr>
                    <w:rStyle w:val="Hyperlink"/>
                  </w:rPr>
                </w:rPrChange>
              </w:rPr>
              <w:delText>1.1</w:delText>
            </w:r>
            <w:r w:rsidDel="00ED5B34">
              <w:rPr>
                <w:rFonts w:asciiTheme="minorHAnsi" w:eastAsiaTheme="minorEastAsia" w:hAnsiTheme="minorHAnsi" w:cstheme="minorBidi"/>
                <w:noProof/>
                <w:sz w:val="22"/>
                <w:szCs w:val="22"/>
                <w:lang w:val="en-US" w:eastAsia="en-US"/>
              </w:rPr>
              <w:tab/>
            </w:r>
            <w:r w:rsidRPr="00ED5B34" w:rsidDel="00ED5B34">
              <w:rPr>
                <w:noProof/>
                <w:rPrChange w:id="258" w:author="Maureen Barry" w:date="2025-05-02T09:55:00Z">
                  <w:rPr>
                    <w:rStyle w:val="Hyperlink"/>
                  </w:rPr>
                </w:rPrChange>
              </w:rPr>
              <w:delText>Technology Area and Scope of Supporting Document</w:delText>
            </w:r>
            <w:r w:rsidDel="00ED5B34">
              <w:rPr>
                <w:noProof/>
              </w:rPr>
              <w:tab/>
              <w:delText>5</w:delText>
            </w:r>
          </w:del>
        </w:p>
        <w:p w14:paraId="6049B53F" w14:textId="100AF9E9" w:rsidR="000C1E45" w:rsidDel="00ED5B34" w:rsidRDefault="004E7545">
          <w:pPr>
            <w:pStyle w:val="TOC2"/>
            <w:rPr>
              <w:del w:id="259" w:author="Maureen Barry" w:date="2025-05-02T09:55:00Z"/>
              <w:rFonts w:asciiTheme="minorHAnsi" w:eastAsiaTheme="minorEastAsia" w:hAnsiTheme="minorHAnsi" w:cstheme="minorBidi"/>
              <w:noProof/>
              <w:sz w:val="22"/>
              <w:szCs w:val="22"/>
              <w:lang w:val="en-US" w:eastAsia="en-US"/>
            </w:rPr>
          </w:pPr>
          <w:del w:id="260" w:author="Maureen Barry" w:date="2025-05-02T09:55:00Z">
            <w:r w:rsidRPr="00ED5B34" w:rsidDel="00ED5B34">
              <w:rPr>
                <w:noProof/>
                <w:rPrChange w:id="261" w:author="Maureen Barry" w:date="2025-05-02T09:55:00Z">
                  <w:rPr>
                    <w:rStyle w:val="Hyperlink"/>
                  </w:rPr>
                </w:rPrChange>
              </w:rPr>
              <w:delText>1.2</w:delText>
            </w:r>
            <w:r w:rsidDel="00ED5B34">
              <w:rPr>
                <w:rFonts w:asciiTheme="minorHAnsi" w:eastAsiaTheme="minorEastAsia" w:hAnsiTheme="minorHAnsi" w:cstheme="minorBidi"/>
                <w:noProof/>
                <w:sz w:val="22"/>
                <w:szCs w:val="22"/>
                <w:lang w:val="en-US" w:eastAsia="en-US"/>
              </w:rPr>
              <w:tab/>
            </w:r>
            <w:r w:rsidRPr="00ED5B34" w:rsidDel="00ED5B34">
              <w:rPr>
                <w:noProof/>
                <w:rPrChange w:id="262" w:author="Maureen Barry" w:date="2025-05-02T09:55:00Z">
                  <w:rPr>
                    <w:rStyle w:val="Hyperlink"/>
                  </w:rPr>
                </w:rPrChange>
              </w:rPr>
              <w:delText>Structure of the Document</w:delText>
            </w:r>
            <w:r w:rsidDel="00ED5B34">
              <w:rPr>
                <w:noProof/>
              </w:rPr>
              <w:tab/>
              <w:delText>5</w:delText>
            </w:r>
          </w:del>
        </w:p>
        <w:p w14:paraId="06BB1552" w14:textId="41B37F53" w:rsidR="000C1E45" w:rsidDel="00ED5B34" w:rsidRDefault="004E7545">
          <w:pPr>
            <w:pStyle w:val="TOC2"/>
            <w:rPr>
              <w:del w:id="263" w:author="Maureen Barry" w:date="2025-05-02T09:55:00Z"/>
              <w:rFonts w:asciiTheme="minorHAnsi" w:eastAsiaTheme="minorEastAsia" w:hAnsiTheme="minorHAnsi" w:cstheme="minorBidi"/>
              <w:noProof/>
              <w:sz w:val="22"/>
              <w:szCs w:val="22"/>
              <w:lang w:val="en-US" w:eastAsia="en-US"/>
            </w:rPr>
          </w:pPr>
          <w:del w:id="264" w:author="Maureen Barry" w:date="2025-05-02T09:55:00Z">
            <w:r w:rsidRPr="00ED5B34" w:rsidDel="00ED5B34">
              <w:rPr>
                <w:noProof/>
                <w:rPrChange w:id="265" w:author="Maureen Barry" w:date="2025-05-02T09:55:00Z">
                  <w:rPr>
                    <w:rStyle w:val="Hyperlink"/>
                  </w:rPr>
                </w:rPrChange>
              </w:rPr>
              <w:delText>1.3</w:delText>
            </w:r>
            <w:r w:rsidDel="00ED5B34">
              <w:rPr>
                <w:rFonts w:asciiTheme="minorHAnsi" w:eastAsiaTheme="minorEastAsia" w:hAnsiTheme="minorHAnsi" w:cstheme="minorBidi"/>
                <w:noProof/>
                <w:sz w:val="22"/>
                <w:szCs w:val="22"/>
                <w:lang w:val="en-US" w:eastAsia="en-US"/>
              </w:rPr>
              <w:tab/>
            </w:r>
            <w:r w:rsidRPr="00ED5B34" w:rsidDel="00ED5B34">
              <w:rPr>
                <w:noProof/>
                <w:rPrChange w:id="266" w:author="Maureen Barry" w:date="2025-05-02T09:55:00Z">
                  <w:rPr>
                    <w:rStyle w:val="Hyperlink"/>
                  </w:rPr>
                </w:rPrChange>
              </w:rPr>
              <w:delText>Application of this Supporting Document</w:delText>
            </w:r>
            <w:r w:rsidDel="00ED5B34">
              <w:rPr>
                <w:noProof/>
              </w:rPr>
              <w:tab/>
              <w:delText>6</w:delText>
            </w:r>
          </w:del>
        </w:p>
        <w:p w14:paraId="522D9FB0" w14:textId="1E2A08E0" w:rsidR="000C1E45" w:rsidDel="00ED5B34" w:rsidRDefault="004E7545">
          <w:pPr>
            <w:pStyle w:val="TOC1"/>
            <w:rPr>
              <w:del w:id="267" w:author="Maureen Barry" w:date="2025-05-02T09:55:00Z"/>
              <w:rFonts w:asciiTheme="minorHAnsi" w:eastAsiaTheme="minorEastAsia" w:hAnsiTheme="minorHAnsi" w:cstheme="minorBidi"/>
              <w:noProof/>
              <w:sz w:val="22"/>
              <w:szCs w:val="22"/>
              <w:lang w:val="en-US" w:eastAsia="en-US"/>
            </w:rPr>
          </w:pPr>
          <w:del w:id="268" w:author="Maureen Barry" w:date="2025-05-02T09:55:00Z">
            <w:r w:rsidRPr="00ED5B34" w:rsidDel="00ED5B34">
              <w:rPr>
                <w:noProof/>
                <w:rPrChange w:id="269" w:author="Maureen Barry" w:date="2025-05-02T09:55:00Z">
                  <w:rPr>
                    <w:rStyle w:val="Hyperlink"/>
                  </w:rPr>
                </w:rPrChange>
              </w:rPr>
              <w:delText>2.</w:delText>
            </w:r>
            <w:r w:rsidDel="00ED5B34">
              <w:rPr>
                <w:rFonts w:asciiTheme="minorHAnsi" w:eastAsiaTheme="minorEastAsia" w:hAnsiTheme="minorHAnsi" w:cstheme="minorBidi"/>
                <w:noProof/>
                <w:sz w:val="22"/>
                <w:szCs w:val="22"/>
                <w:lang w:val="en-US" w:eastAsia="en-US"/>
              </w:rPr>
              <w:tab/>
            </w:r>
            <w:r w:rsidRPr="00ED5B34" w:rsidDel="00ED5B34">
              <w:rPr>
                <w:noProof/>
                <w:rPrChange w:id="270" w:author="Maureen Barry" w:date="2025-05-02T09:55:00Z">
                  <w:rPr>
                    <w:rStyle w:val="Hyperlink"/>
                  </w:rPr>
                </w:rPrChange>
              </w:rPr>
              <w:delText>Evaluation Activities for SFRs</w:delText>
            </w:r>
            <w:r w:rsidDel="00ED5B34">
              <w:rPr>
                <w:noProof/>
              </w:rPr>
              <w:tab/>
              <w:delText>7</w:delText>
            </w:r>
          </w:del>
        </w:p>
        <w:p w14:paraId="3B5405EB" w14:textId="2962E07C" w:rsidR="000C1E45" w:rsidDel="00ED5B34" w:rsidRDefault="004E7545">
          <w:pPr>
            <w:pStyle w:val="TOC2"/>
            <w:rPr>
              <w:del w:id="271" w:author="Maureen Barry" w:date="2025-05-02T09:55:00Z"/>
              <w:rFonts w:asciiTheme="minorHAnsi" w:eastAsiaTheme="minorEastAsia" w:hAnsiTheme="minorHAnsi" w:cstheme="minorBidi"/>
              <w:noProof/>
              <w:sz w:val="22"/>
              <w:szCs w:val="22"/>
              <w:lang w:val="en-US" w:eastAsia="en-US"/>
            </w:rPr>
          </w:pPr>
          <w:del w:id="272" w:author="Maureen Barry" w:date="2025-05-02T09:55:00Z">
            <w:r w:rsidRPr="00ED5B34" w:rsidDel="00ED5B34">
              <w:rPr>
                <w:noProof/>
                <w:rPrChange w:id="273" w:author="Maureen Barry" w:date="2025-05-02T09:55:00Z">
                  <w:rPr>
                    <w:rStyle w:val="Hyperlink"/>
                  </w:rPr>
                </w:rPrChange>
              </w:rPr>
              <w:delText>2.1</w:delText>
            </w:r>
            <w:r w:rsidDel="00ED5B34">
              <w:rPr>
                <w:rFonts w:asciiTheme="minorHAnsi" w:eastAsiaTheme="minorEastAsia" w:hAnsiTheme="minorHAnsi" w:cstheme="minorBidi"/>
                <w:noProof/>
                <w:sz w:val="22"/>
                <w:szCs w:val="22"/>
                <w:lang w:val="en-US" w:eastAsia="en-US"/>
              </w:rPr>
              <w:tab/>
            </w:r>
            <w:r w:rsidRPr="00ED5B34" w:rsidDel="00ED5B34">
              <w:rPr>
                <w:noProof/>
                <w:rPrChange w:id="274" w:author="Maureen Barry" w:date="2025-05-02T09:55:00Z">
                  <w:rPr>
                    <w:rStyle w:val="Hyperlink"/>
                  </w:rPr>
                </w:rPrChange>
              </w:rPr>
              <w:delText>Class: Security Audit (FAU)</w:delText>
            </w:r>
            <w:r w:rsidDel="00ED5B34">
              <w:rPr>
                <w:noProof/>
              </w:rPr>
              <w:tab/>
              <w:delText>7</w:delText>
            </w:r>
          </w:del>
        </w:p>
        <w:p w14:paraId="2173E030" w14:textId="51DFD82A" w:rsidR="000C1E45" w:rsidDel="00ED5B34" w:rsidRDefault="004E7545">
          <w:pPr>
            <w:pStyle w:val="TOC3"/>
            <w:tabs>
              <w:tab w:val="left" w:pos="2880"/>
            </w:tabs>
            <w:rPr>
              <w:del w:id="275" w:author="Maureen Barry" w:date="2025-05-02T09:55:00Z"/>
              <w:rFonts w:asciiTheme="minorHAnsi" w:eastAsiaTheme="minorEastAsia" w:hAnsiTheme="minorHAnsi" w:cstheme="minorBidi"/>
              <w:noProof/>
              <w:sz w:val="22"/>
              <w:szCs w:val="22"/>
              <w:lang w:val="en-US" w:eastAsia="en-US"/>
            </w:rPr>
          </w:pPr>
          <w:del w:id="276" w:author="Maureen Barry" w:date="2025-05-02T09:55:00Z">
            <w:r w:rsidRPr="00ED5B34" w:rsidDel="00ED5B34">
              <w:rPr>
                <w:noProof/>
                <w:rPrChange w:id="277" w:author="Maureen Barry" w:date="2025-05-02T09:55:00Z">
                  <w:rPr>
                    <w:rStyle w:val="Hyperlink"/>
                  </w:rPr>
                </w:rPrChange>
              </w:rPr>
              <w:delText>FAU_GEN.1</w:delText>
            </w:r>
            <w:r w:rsidDel="00ED5B34">
              <w:rPr>
                <w:rFonts w:asciiTheme="minorHAnsi" w:eastAsiaTheme="minorEastAsia" w:hAnsiTheme="minorHAnsi" w:cstheme="minorBidi"/>
                <w:noProof/>
                <w:sz w:val="22"/>
                <w:szCs w:val="22"/>
                <w:lang w:val="en-US" w:eastAsia="en-US"/>
              </w:rPr>
              <w:tab/>
            </w:r>
            <w:r w:rsidRPr="00ED5B34" w:rsidDel="00ED5B34">
              <w:rPr>
                <w:noProof/>
                <w:rPrChange w:id="278" w:author="Maureen Barry" w:date="2025-05-02T09:55:00Z">
                  <w:rPr>
                    <w:rStyle w:val="Hyperlink"/>
                  </w:rPr>
                </w:rPrChange>
              </w:rPr>
              <w:delText>Audit data generation</w:delText>
            </w:r>
            <w:r w:rsidDel="00ED5B34">
              <w:rPr>
                <w:noProof/>
              </w:rPr>
              <w:tab/>
              <w:delText>7</w:delText>
            </w:r>
          </w:del>
        </w:p>
        <w:p w14:paraId="756C66C7" w14:textId="63430070" w:rsidR="000C1E45" w:rsidDel="00ED5B34" w:rsidRDefault="004E7545">
          <w:pPr>
            <w:pStyle w:val="TOC3"/>
            <w:rPr>
              <w:del w:id="279" w:author="Maureen Barry" w:date="2025-05-02T09:55:00Z"/>
              <w:rFonts w:asciiTheme="minorHAnsi" w:eastAsiaTheme="minorEastAsia" w:hAnsiTheme="minorHAnsi" w:cstheme="minorBidi"/>
              <w:noProof/>
              <w:sz w:val="22"/>
              <w:szCs w:val="22"/>
              <w:lang w:val="en-US" w:eastAsia="en-US"/>
            </w:rPr>
          </w:pPr>
          <w:del w:id="280" w:author="Maureen Barry" w:date="2025-05-02T09:55:00Z">
            <w:r w:rsidRPr="00ED5B34" w:rsidDel="00ED5B34">
              <w:rPr>
                <w:noProof/>
                <w:rPrChange w:id="281" w:author="Maureen Barry" w:date="2025-05-02T09:55:00Z">
                  <w:rPr>
                    <w:rStyle w:val="Hyperlink"/>
                  </w:rPr>
                </w:rPrChange>
              </w:rPr>
              <w:delText>FAU_GEN.2 User identity association</w:delText>
            </w:r>
            <w:r w:rsidDel="00ED5B34">
              <w:rPr>
                <w:noProof/>
              </w:rPr>
              <w:tab/>
              <w:delText>7</w:delText>
            </w:r>
          </w:del>
        </w:p>
        <w:p w14:paraId="5AAFDC39" w14:textId="7BD9BB42" w:rsidR="000C1E45" w:rsidDel="00ED5B34" w:rsidRDefault="004E7545">
          <w:pPr>
            <w:pStyle w:val="TOC3"/>
            <w:rPr>
              <w:del w:id="282" w:author="Maureen Barry" w:date="2025-05-02T09:55:00Z"/>
              <w:rFonts w:asciiTheme="minorHAnsi" w:eastAsiaTheme="minorEastAsia" w:hAnsiTheme="minorHAnsi" w:cstheme="minorBidi"/>
              <w:noProof/>
              <w:sz w:val="22"/>
              <w:szCs w:val="22"/>
              <w:lang w:val="en-US" w:eastAsia="en-US"/>
            </w:rPr>
          </w:pPr>
          <w:del w:id="283" w:author="Maureen Barry" w:date="2025-05-02T09:55:00Z">
            <w:r w:rsidRPr="00ED5B34" w:rsidDel="00ED5B34">
              <w:rPr>
                <w:noProof/>
                <w:rPrChange w:id="284" w:author="Maureen Barry" w:date="2025-05-02T09:55:00Z">
                  <w:rPr>
                    <w:rStyle w:val="Hyperlink"/>
                  </w:rPr>
                </w:rPrChange>
              </w:rPr>
              <w:delText>FAU_SEL.1 Selective audit</w:delText>
            </w:r>
            <w:r w:rsidDel="00ED5B34">
              <w:rPr>
                <w:noProof/>
              </w:rPr>
              <w:tab/>
              <w:delText>7</w:delText>
            </w:r>
          </w:del>
        </w:p>
        <w:p w14:paraId="27A06155" w14:textId="12FDB3DE" w:rsidR="000C1E45" w:rsidDel="00ED5B34" w:rsidRDefault="004E7545">
          <w:pPr>
            <w:pStyle w:val="TOC2"/>
            <w:rPr>
              <w:del w:id="285" w:author="Maureen Barry" w:date="2025-05-02T09:55:00Z"/>
              <w:rFonts w:asciiTheme="minorHAnsi" w:eastAsiaTheme="minorEastAsia" w:hAnsiTheme="minorHAnsi" w:cstheme="minorBidi"/>
              <w:noProof/>
              <w:sz w:val="22"/>
              <w:szCs w:val="22"/>
              <w:lang w:val="en-US" w:eastAsia="en-US"/>
            </w:rPr>
          </w:pPr>
          <w:del w:id="286" w:author="Maureen Barry" w:date="2025-05-02T09:55:00Z">
            <w:r w:rsidRPr="00ED5B34" w:rsidDel="00ED5B34">
              <w:rPr>
                <w:noProof/>
                <w:rPrChange w:id="287" w:author="Maureen Barry" w:date="2025-05-02T09:55:00Z">
                  <w:rPr>
                    <w:rStyle w:val="Hyperlink"/>
                  </w:rPr>
                </w:rPrChange>
              </w:rPr>
              <w:delText>2.2</w:delText>
            </w:r>
            <w:r w:rsidDel="00ED5B34">
              <w:rPr>
                <w:rFonts w:asciiTheme="minorHAnsi" w:eastAsiaTheme="minorEastAsia" w:hAnsiTheme="minorHAnsi" w:cstheme="minorBidi"/>
                <w:noProof/>
                <w:sz w:val="22"/>
                <w:szCs w:val="22"/>
                <w:lang w:val="en-US" w:eastAsia="en-US"/>
              </w:rPr>
              <w:tab/>
            </w:r>
            <w:r w:rsidRPr="00ED5B34" w:rsidDel="00ED5B34">
              <w:rPr>
                <w:noProof/>
                <w:rPrChange w:id="288" w:author="Maureen Barry" w:date="2025-05-02T09:55:00Z">
                  <w:rPr>
                    <w:rStyle w:val="Hyperlink"/>
                  </w:rPr>
                </w:rPrChange>
              </w:rPr>
              <w:delText>Class: User Data Protection (FDP)</w:delText>
            </w:r>
            <w:r w:rsidDel="00ED5B34">
              <w:rPr>
                <w:noProof/>
              </w:rPr>
              <w:tab/>
              <w:delText>8</w:delText>
            </w:r>
          </w:del>
        </w:p>
        <w:p w14:paraId="4EC2BF90" w14:textId="4E3E5722" w:rsidR="000C1E45" w:rsidDel="00ED5B34" w:rsidRDefault="004E7545">
          <w:pPr>
            <w:pStyle w:val="TOC3"/>
            <w:rPr>
              <w:del w:id="289" w:author="Maureen Barry" w:date="2025-05-02T09:55:00Z"/>
              <w:rFonts w:asciiTheme="minorHAnsi" w:eastAsiaTheme="minorEastAsia" w:hAnsiTheme="minorHAnsi" w:cstheme="minorBidi"/>
              <w:noProof/>
              <w:sz w:val="22"/>
              <w:szCs w:val="22"/>
              <w:lang w:val="en-US" w:eastAsia="en-US"/>
            </w:rPr>
          </w:pPr>
          <w:del w:id="290" w:author="Maureen Barry" w:date="2025-05-02T09:55:00Z">
            <w:r w:rsidRPr="00ED5B34" w:rsidDel="00ED5B34">
              <w:rPr>
                <w:noProof/>
                <w:rPrChange w:id="291" w:author="Maureen Barry" w:date="2025-05-02T09:55:00Z">
                  <w:rPr>
                    <w:rStyle w:val="Hyperlink"/>
                  </w:rPr>
                </w:rPrChange>
              </w:rPr>
              <w:delText>FDP_ACC.1 Subset access control</w:delText>
            </w:r>
            <w:r w:rsidDel="00ED5B34">
              <w:rPr>
                <w:noProof/>
              </w:rPr>
              <w:tab/>
              <w:delText>8</w:delText>
            </w:r>
          </w:del>
        </w:p>
        <w:p w14:paraId="203BCE4E" w14:textId="6A14E93C" w:rsidR="000C1E45" w:rsidDel="00ED5B34" w:rsidRDefault="004E7545">
          <w:pPr>
            <w:pStyle w:val="TOC3"/>
            <w:rPr>
              <w:del w:id="292" w:author="Maureen Barry" w:date="2025-05-02T09:55:00Z"/>
              <w:rFonts w:asciiTheme="minorHAnsi" w:eastAsiaTheme="minorEastAsia" w:hAnsiTheme="minorHAnsi" w:cstheme="minorBidi"/>
              <w:noProof/>
              <w:sz w:val="22"/>
              <w:szCs w:val="22"/>
              <w:lang w:val="en-US" w:eastAsia="en-US"/>
            </w:rPr>
          </w:pPr>
          <w:del w:id="293" w:author="Maureen Barry" w:date="2025-05-02T09:55:00Z">
            <w:r w:rsidRPr="00ED5B34" w:rsidDel="00ED5B34">
              <w:rPr>
                <w:noProof/>
                <w:rPrChange w:id="294" w:author="Maureen Barry" w:date="2025-05-02T09:55:00Z">
                  <w:rPr>
                    <w:rStyle w:val="Hyperlink"/>
                  </w:rPr>
                </w:rPrChange>
              </w:rPr>
              <w:delText>FDP_ACF.1 Security attribute based access control</w:delText>
            </w:r>
            <w:r w:rsidDel="00ED5B34">
              <w:rPr>
                <w:noProof/>
              </w:rPr>
              <w:tab/>
              <w:delText>9</w:delText>
            </w:r>
          </w:del>
        </w:p>
        <w:p w14:paraId="31665BC1" w14:textId="210E5207" w:rsidR="000C1E45" w:rsidDel="00ED5B34" w:rsidRDefault="004E7545">
          <w:pPr>
            <w:pStyle w:val="TOC3"/>
            <w:rPr>
              <w:del w:id="295" w:author="Maureen Barry" w:date="2025-05-02T09:55:00Z"/>
              <w:rFonts w:asciiTheme="minorHAnsi" w:eastAsiaTheme="minorEastAsia" w:hAnsiTheme="minorHAnsi" w:cstheme="minorBidi"/>
              <w:noProof/>
              <w:sz w:val="22"/>
              <w:szCs w:val="22"/>
              <w:lang w:val="en-US" w:eastAsia="en-US"/>
            </w:rPr>
          </w:pPr>
          <w:del w:id="296" w:author="Maureen Barry" w:date="2025-05-02T09:55:00Z">
            <w:r w:rsidRPr="00ED5B34" w:rsidDel="00ED5B34">
              <w:rPr>
                <w:noProof/>
                <w:rPrChange w:id="297" w:author="Maureen Barry" w:date="2025-05-02T09:55:00Z">
                  <w:rPr>
                    <w:rStyle w:val="Hyperlink"/>
                  </w:rPr>
                </w:rPrChange>
              </w:rPr>
              <w:delText>FDP_RIP.1 Subset residual information protection</w:delText>
            </w:r>
            <w:r w:rsidDel="00ED5B34">
              <w:rPr>
                <w:noProof/>
              </w:rPr>
              <w:tab/>
              <w:delText>9</w:delText>
            </w:r>
          </w:del>
        </w:p>
        <w:p w14:paraId="3EDAD7A6" w14:textId="00419DEC" w:rsidR="000C1E45" w:rsidDel="00ED5B34" w:rsidRDefault="004E7545">
          <w:pPr>
            <w:pStyle w:val="TOC2"/>
            <w:rPr>
              <w:del w:id="298" w:author="Maureen Barry" w:date="2025-05-02T09:55:00Z"/>
              <w:rFonts w:asciiTheme="minorHAnsi" w:eastAsiaTheme="minorEastAsia" w:hAnsiTheme="minorHAnsi" w:cstheme="minorBidi"/>
              <w:noProof/>
              <w:sz w:val="22"/>
              <w:szCs w:val="22"/>
              <w:lang w:val="en-US" w:eastAsia="en-US"/>
            </w:rPr>
          </w:pPr>
          <w:del w:id="299" w:author="Maureen Barry" w:date="2025-05-02T09:55:00Z">
            <w:r w:rsidRPr="00ED5B34" w:rsidDel="00ED5B34">
              <w:rPr>
                <w:noProof/>
                <w:rPrChange w:id="300" w:author="Maureen Barry" w:date="2025-05-02T09:55:00Z">
                  <w:rPr>
                    <w:rStyle w:val="Hyperlink"/>
                  </w:rPr>
                </w:rPrChange>
              </w:rPr>
              <w:delText>2.3</w:delText>
            </w:r>
            <w:r w:rsidDel="00ED5B34">
              <w:rPr>
                <w:rFonts w:asciiTheme="minorHAnsi" w:eastAsiaTheme="minorEastAsia" w:hAnsiTheme="minorHAnsi" w:cstheme="minorBidi"/>
                <w:noProof/>
                <w:sz w:val="22"/>
                <w:szCs w:val="22"/>
                <w:lang w:val="en-US" w:eastAsia="en-US"/>
              </w:rPr>
              <w:tab/>
            </w:r>
            <w:r w:rsidRPr="00ED5B34" w:rsidDel="00ED5B34">
              <w:rPr>
                <w:noProof/>
                <w:rPrChange w:id="301" w:author="Maureen Barry" w:date="2025-05-02T09:55:00Z">
                  <w:rPr>
                    <w:rStyle w:val="Hyperlink"/>
                  </w:rPr>
                </w:rPrChange>
              </w:rPr>
              <w:delText>Class: Identification and authentication (FIA)</w:delText>
            </w:r>
            <w:r w:rsidDel="00ED5B34">
              <w:rPr>
                <w:noProof/>
              </w:rPr>
              <w:tab/>
              <w:delText>10</w:delText>
            </w:r>
          </w:del>
        </w:p>
        <w:p w14:paraId="6C8FE1A8" w14:textId="645173AC" w:rsidR="000C1E45" w:rsidDel="00ED5B34" w:rsidRDefault="004E7545">
          <w:pPr>
            <w:pStyle w:val="TOC3"/>
            <w:rPr>
              <w:del w:id="302" w:author="Maureen Barry" w:date="2025-05-02T09:55:00Z"/>
              <w:rFonts w:asciiTheme="minorHAnsi" w:eastAsiaTheme="minorEastAsia" w:hAnsiTheme="minorHAnsi" w:cstheme="minorBidi"/>
              <w:noProof/>
              <w:sz w:val="22"/>
              <w:szCs w:val="22"/>
              <w:lang w:val="en-US" w:eastAsia="en-US"/>
            </w:rPr>
          </w:pPr>
          <w:del w:id="303" w:author="Maureen Barry" w:date="2025-05-02T09:55:00Z">
            <w:r w:rsidRPr="00ED5B34" w:rsidDel="00ED5B34">
              <w:rPr>
                <w:noProof/>
                <w:rPrChange w:id="304" w:author="Maureen Barry" w:date="2025-05-02T09:55:00Z">
                  <w:rPr>
                    <w:rStyle w:val="Hyperlink"/>
                  </w:rPr>
                </w:rPrChange>
              </w:rPr>
              <w:delText>FIA_ATD.1 User attribute definition</w:delText>
            </w:r>
            <w:r w:rsidDel="00ED5B34">
              <w:rPr>
                <w:noProof/>
              </w:rPr>
              <w:tab/>
              <w:delText>10</w:delText>
            </w:r>
          </w:del>
        </w:p>
        <w:p w14:paraId="66D0C884" w14:textId="46A5C0F7" w:rsidR="000C1E45" w:rsidDel="00ED5B34" w:rsidRDefault="004E7545">
          <w:pPr>
            <w:pStyle w:val="TOC3"/>
            <w:rPr>
              <w:del w:id="305" w:author="Maureen Barry" w:date="2025-05-02T09:55:00Z"/>
              <w:rFonts w:asciiTheme="minorHAnsi" w:eastAsiaTheme="minorEastAsia" w:hAnsiTheme="minorHAnsi" w:cstheme="minorBidi"/>
              <w:noProof/>
              <w:sz w:val="22"/>
              <w:szCs w:val="22"/>
              <w:lang w:val="en-US" w:eastAsia="en-US"/>
            </w:rPr>
          </w:pPr>
          <w:del w:id="306" w:author="Maureen Barry" w:date="2025-05-02T09:55:00Z">
            <w:r w:rsidRPr="00ED5B34" w:rsidDel="00ED5B34">
              <w:rPr>
                <w:noProof/>
                <w:rPrChange w:id="307" w:author="Maureen Barry" w:date="2025-05-02T09:55:00Z">
                  <w:rPr>
                    <w:rStyle w:val="Hyperlink"/>
                  </w:rPr>
                </w:rPrChange>
              </w:rPr>
              <w:delText>FIA_UAU.2 User authentication before any action</w:delText>
            </w:r>
            <w:r w:rsidDel="00ED5B34">
              <w:rPr>
                <w:noProof/>
              </w:rPr>
              <w:tab/>
              <w:delText>10</w:delText>
            </w:r>
          </w:del>
        </w:p>
        <w:p w14:paraId="72A94BBD" w14:textId="0FB491BF" w:rsidR="000C1E45" w:rsidDel="00ED5B34" w:rsidRDefault="004E7545">
          <w:pPr>
            <w:pStyle w:val="TOC3"/>
            <w:rPr>
              <w:del w:id="308" w:author="Maureen Barry" w:date="2025-05-02T09:55:00Z"/>
              <w:rFonts w:asciiTheme="minorHAnsi" w:eastAsiaTheme="minorEastAsia" w:hAnsiTheme="minorHAnsi" w:cstheme="minorBidi"/>
              <w:noProof/>
              <w:sz w:val="22"/>
              <w:szCs w:val="22"/>
              <w:lang w:val="en-US" w:eastAsia="en-US"/>
            </w:rPr>
          </w:pPr>
          <w:del w:id="309" w:author="Maureen Barry" w:date="2025-05-02T09:55:00Z">
            <w:r w:rsidRPr="00ED5B34" w:rsidDel="00ED5B34">
              <w:rPr>
                <w:noProof/>
                <w:rPrChange w:id="310" w:author="Maureen Barry" w:date="2025-05-02T09:55:00Z">
                  <w:rPr>
                    <w:rStyle w:val="Hyperlink"/>
                  </w:rPr>
                </w:rPrChange>
              </w:rPr>
              <w:delText>FIA_UID.2 User identification before any action</w:delText>
            </w:r>
            <w:r w:rsidDel="00ED5B34">
              <w:rPr>
                <w:noProof/>
              </w:rPr>
              <w:tab/>
              <w:delText>10</w:delText>
            </w:r>
          </w:del>
        </w:p>
        <w:p w14:paraId="63CB7F0E" w14:textId="5A1C70B2" w:rsidR="000C1E45" w:rsidDel="00ED5B34" w:rsidRDefault="004E7545">
          <w:pPr>
            <w:pStyle w:val="TOC2"/>
            <w:rPr>
              <w:del w:id="311" w:author="Maureen Barry" w:date="2025-05-02T09:55:00Z"/>
              <w:rFonts w:asciiTheme="minorHAnsi" w:eastAsiaTheme="minorEastAsia" w:hAnsiTheme="minorHAnsi" w:cstheme="minorBidi"/>
              <w:noProof/>
              <w:sz w:val="22"/>
              <w:szCs w:val="22"/>
              <w:lang w:val="en-US" w:eastAsia="en-US"/>
            </w:rPr>
          </w:pPr>
          <w:del w:id="312" w:author="Maureen Barry" w:date="2025-05-02T09:55:00Z">
            <w:r w:rsidRPr="00ED5B34" w:rsidDel="00ED5B34">
              <w:rPr>
                <w:noProof/>
                <w:rPrChange w:id="313" w:author="Maureen Barry" w:date="2025-05-02T09:55:00Z">
                  <w:rPr>
                    <w:rStyle w:val="Hyperlink"/>
                  </w:rPr>
                </w:rPrChange>
              </w:rPr>
              <w:delText>2.4</w:delText>
            </w:r>
            <w:r w:rsidDel="00ED5B34">
              <w:rPr>
                <w:rFonts w:asciiTheme="minorHAnsi" w:eastAsiaTheme="minorEastAsia" w:hAnsiTheme="minorHAnsi" w:cstheme="minorBidi"/>
                <w:noProof/>
                <w:sz w:val="22"/>
                <w:szCs w:val="22"/>
                <w:lang w:val="en-US" w:eastAsia="en-US"/>
              </w:rPr>
              <w:tab/>
            </w:r>
            <w:r w:rsidRPr="00ED5B34" w:rsidDel="00ED5B34">
              <w:rPr>
                <w:noProof/>
                <w:rPrChange w:id="314" w:author="Maureen Barry" w:date="2025-05-02T09:55:00Z">
                  <w:rPr>
                    <w:rStyle w:val="Hyperlink"/>
                  </w:rPr>
                </w:rPrChange>
              </w:rPr>
              <w:delText>Class: Security Management (FMT)</w:delText>
            </w:r>
            <w:r w:rsidDel="00ED5B34">
              <w:rPr>
                <w:noProof/>
              </w:rPr>
              <w:tab/>
              <w:delText>11</w:delText>
            </w:r>
          </w:del>
        </w:p>
        <w:p w14:paraId="10D61D6C" w14:textId="0CDCD8D4" w:rsidR="000C1E45" w:rsidDel="00ED5B34" w:rsidRDefault="004E7545">
          <w:pPr>
            <w:pStyle w:val="TOC3"/>
            <w:rPr>
              <w:del w:id="315" w:author="Maureen Barry" w:date="2025-05-02T09:55:00Z"/>
              <w:rFonts w:asciiTheme="minorHAnsi" w:eastAsiaTheme="minorEastAsia" w:hAnsiTheme="minorHAnsi" w:cstheme="minorBidi"/>
              <w:noProof/>
              <w:sz w:val="22"/>
              <w:szCs w:val="22"/>
              <w:lang w:val="en-US" w:eastAsia="en-US"/>
            </w:rPr>
          </w:pPr>
          <w:del w:id="316" w:author="Maureen Barry" w:date="2025-05-02T09:55:00Z">
            <w:r w:rsidRPr="00ED5B34" w:rsidDel="00ED5B34">
              <w:rPr>
                <w:noProof/>
                <w:rPrChange w:id="317" w:author="Maureen Barry" w:date="2025-05-02T09:55:00Z">
                  <w:rPr>
                    <w:rStyle w:val="Hyperlink"/>
                  </w:rPr>
                </w:rPrChange>
              </w:rPr>
              <w:delText>FMT_MSA.1 Management of security attributes</w:delText>
            </w:r>
            <w:r w:rsidDel="00ED5B34">
              <w:rPr>
                <w:noProof/>
              </w:rPr>
              <w:tab/>
              <w:delText>11</w:delText>
            </w:r>
          </w:del>
        </w:p>
        <w:p w14:paraId="013369D7" w14:textId="239AD886" w:rsidR="000C1E45" w:rsidDel="00ED5B34" w:rsidRDefault="004E7545">
          <w:pPr>
            <w:pStyle w:val="TOC3"/>
            <w:rPr>
              <w:del w:id="318" w:author="Maureen Barry" w:date="2025-05-02T09:55:00Z"/>
              <w:rFonts w:asciiTheme="minorHAnsi" w:eastAsiaTheme="minorEastAsia" w:hAnsiTheme="minorHAnsi" w:cstheme="minorBidi"/>
              <w:noProof/>
              <w:sz w:val="22"/>
              <w:szCs w:val="22"/>
              <w:lang w:val="en-US" w:eastAsia="en-US"/>
            </w:rPr>
          </w:pPr>
          <w:del w:id="319" w:author="Maureen Barry" w:date="2025-05-02T09:55:00Z">
            <w:r w:rsidRPr="00ED5B34" w:rsidDel="00ED5B34">
              <w:rPr>
                <w:noProof/>
                <w:rPrChange w:id="320" w:author="Maureen Barry" w:date="2025-05-02T09:55:00Z">
                  <w:rPr>
                    <w:rStyle w:val="Hyperlink"/>
                  </w:rPr>
                </w:rPrChange>
              </w:rPr>
              <w:delText>FMT_MSA.3 Static attribute initialization</w:delText>
            </w:r>
            <w:r w:rsidDel="00ED5B34">
              <w:rPr>
                <w:noProof/>
              </w:rPr>
              <w:tab/>
              <w:delText>11</w:delText>
            </w:r>
          </w:del>
        </w:p>
        <w:p w14:paraId="2C701A06" w14:textId="13AE7751" w:rsidR="000C1E45" w:rsidDel="00ED5B34" w:rsidRDefault="004E7545">
          <w:pPr>
            <w:pStyle w:val="TOC3"/>
            <w:rPr>
              <w:del w:id="321" w:author="Maureen Barry" w:date="2025-05-02T09:55:00Z"/>
              <w:rFonts w:asciiTheme="minorHAnsi" w:eastAsiaTheme="minorEastAsia" w:hAnsiTheme="minorHAnsi" w:cstheme="minorBidi"/>
              <w:noProof/>
              <w:sz w:val="22"/>
              <w:szCs w:val="22"/>
              <w:lang w:val="en-US" w:eastAsia="en-US"/>
            </w:rPr>
          </w:pPr>
          <w:del w:id="322" w:author="Maureen Barry" w:date="2025-05-02T09:55:00Z">
            <w:r w:rsidRPr="00ED5B34" w:rsidDel="00ED5B34">
              <w:rPr>
                <w:noProof/>
                <w:rPrChange w:id="323" w:author="Maureen Barry" w:date="2025-05-02T09:55:00Z">
                  <w:rPr>
                    <w:rStyle w:val="Hyperlink"/>
                  </w:rPr>
                </w:rPrChange>
              </w:rPr>
              <w:delText>FMT_MTD.1 Management of TSF data</w:delText>
            </w:r>
            <w:r w:rsidDel="00ED5B34">
              <w:rPr>
                <w:noProof/>
              </w:rPr>
              <w:tab/>
              <w:delText>12</w:delText>
            </w:r>
          </w:del>
        </w:p>
        <w:p w14:paraId="63A32581" w14:textId="49E48BD9" w:rsidR="000C1E45" w:rsidDel="00ED5B34" w:rsidRDefault="004E7545">
          <w:pPr>
            <w:pStyle w:val="TOC3"/>
            <w:rPr>
              <w:del w:id="324" w:author="Maureen Barry" w:date="2025-05-02T09:55:00Z"/>
              <w:rFonts w:asciiTheme="minorHAnsi" w:eastAsiaTheme="minorEastAsia" w:hAnsiTheme="minorHAnsi" w:cstheme="minorBidi"/>
              <w:noProof/>
              <w:sz w:val="22"/>
              <w:szCs w:val="22"/>
              <w:lang w:val="en-US" w:eastAsia="en-US"/>
            </w:rPr>
          </w:pPr>
          <w:del w:id="325" w:author="Maureen Barry" w:date="2025-05-02T09:55:00Z">
            <w:r w:rsidRPr="00ED5B34" w:rsidDel="00ED5B34">
              <w:rPr>
                <w:noProof/>
                <w:rPrChange w:id="326" w:author="Maureen Barry" w:date="2025-05-02T09:55:00Z">
                  <w:rPr>
                    <w:rStyle w:val="Hyperlink"/>
                  </w:rPr>
                </w:rPrChange>
              </w:rPr>
              <w:delText>FMT_REV.1(1) Revocation</w:delText>
            </w:r>
            <w:r w:rsidDel="00ED5B34">
              <w:rPr>
                <w:noProof/>
              </w:rPr>
              <w:tab/>
              <w:delText>12</w:delText>
            </w:r>
          </w:del>
        </w:p>
        <w:p w14:paraId="04E2BC97" w14:textId="134EB1E7" w:rsidR="000C1E45" w:rsidDel="00ED5B34" w:rsidRDefault="004E7545">
          <w:pPr>
            <w:pStyle w:val="TOC3"/>
            <w:rPr>
              <w:del w:id="327" w:author="Maureen Barry" w:date="2025-05-02T09:55:00Z"/>
              <w:rFonts w:asciiTheme="minorHAnsi" w:eastAsiaTheme="minorEastAsia" w:hAnsiTheme="minorHAnsi" w:cstheme="minorBidi"/>
              <w:noProof/>
              <w:sz w:val="22"/>
              <w:szCs w:val="22"/>
              <w:lang w:val="en-US" w:eastAsia="en-US"/>
            </w:rPr>
          </w:pPr>
          <w:del w:id="328" w:author="Maureen Barry" w:date="2025-05-02T09:55:00Z">
            <w:r w:rsidRPr="00ED5B34" w:rsidDel="00ED5B34">
              <w:rPr>
                <w:noProof/>
                <w:rPrChange w:id="329" w:author="Maureen Barry" w:date="2025-05-02T09:55:00Z">
                  <w:rPr>
                    <w:rStyle w:val="Hyperlink"/>
                  </w:rPr>
                </w:rPrChange>
              </w:rPr>
              <w:delText>FMT_REV.1(2) Revocation (DAC)</w:delText>
            </w:r>
            <w:r w:rsidDel="00ED5B34">
              <w:rPr>
                <w:noProof/>
              </w:rPr>
              <w:tab/>
              <w:delText>13</w:delText>
            </w:r>
          </w:del>
        </w:p>
        <w:p w14:paraId="0969AC40" w14:textId="5BE7605D" w:rsidR="000C1E45" w:rsidDel="00ED5B34" w:rsidRDefault="004E7545">
          <w:pPr>
            <w:pStyle w:val="TOC3"/>
            <w:rPr>
              <w:del w:id="330" w:author="Maureen Barry" w:date="2025-05-02T09:55:00Z"/>
              <w:rFonts w:asciiTheme="minorHAnsi" w:eastAsiaTheme="minorEastAsia" w:hAnsiTheme="minorHAnsi" w:cstheme="minorBidi"/>
              <w:noProof/>
              <w:sz w:val="22"/>
              <w:szCs w:val="22"/>
              <w:lang w:val="en-US" w:eastAsia="en-US"/>
            </w:rPr>
          </w:pPr>
          <w:del w:id="331" w:author="Maureen Barry" w:date="2025-05-02T09:55:00Z">
            <w:r w:rsidRPr="00ED5B34" w:rsidDel="00ED5B34">
              <w:rPr>
                <w:noProof/>
                <w:rPrChange w:id="332" w:author="Maureen Barry" w:date="2025-05-02T09:55:00Z">
                  <w:rPr>
                    <w:rStyle w:val="Hyperlink"/>
                  </w:rPr>
                </w:rPrChange>
              </w:rPr>
              <w:delText>FMT_SMF.1 Specification of Management Functions</w:delText>
            </w:r>
            <w:r w:rsidDel="00ED5B34">
              <w:rPr>
                <w:noProof/>
              </w:rPr>
              <w:tab/>
              <w:delText>13</w:delText>
            </w:r>
          </w:del>
        </w:p>
        <w:p w14:paraId="3601B9FD" w14:textId="58F01F45" w:rsidR="000C1E45" w:rsidDel="00ED5B34" w:rsidRDefault="004E7545">
          <w:pPr>
            <w:pStyle w:val="TOC3"/>
            <w:rPr>
              <w:del w:id="333" w:author="Maureen Barry" w:date="2025-05-02T09:55:00Z"/>
              <w:rFonts w:asciiTheme="minorHAnsi" w:eastAsiaTheme="minorEastAsia" w:hAnsiTheme="minorHAnsi" w:cstheme="minorBidi"/>
              <w:noProof/>
              <w:sz w:val="22"/>
              <w:szCs w:val="22"/>
              <w:lang w:val="en-US" w:eastAsia="en-US"/>
            </w:rPr>
          </w:pPr>
          <w:del w:id="334" w:author="Maureen Barry" w:date="2025-05-02T09:55:00Z">
            <w:r w:rsidRPr="00ED5B34" w:rsidDel="00ED5B34">
              <w:rPr>
                <w:noProof/>
                <w:rPrChange w:id="335" w:author="Maureen Barry" w:date="2025-05-02T09:55:00Z">
                  <w:rPr>
                    <w:rStyle w:val="Hyperlink"/>
                  </w:rPr>
                </w:rPrChange>
              </w:rPr>
              <w:delText>FMT_SMR.1 Security roles</w:delText>
            </w:r>
            <w:r w:rsidDel="00ED5B34">
              <w:rPr>
                <w:noProof/>
              </w:rPr>
              <w:tab/>
              <w:delText>14</w:delText>
            </w:r>
          </w:del>
        </w:p>
        <w:p w14:paraId="7B48F539" w14:textId="1821BCE1" w:rsidR="000C1E45" w:rsidDel="00ED5B34" w:rsidRDefault="004E7545">
          <w:pPr>
            <w:pStyle w:val="TOC3"/>
            <w:rPr>
              <w:del w:id="336" w:author="Maureen Barry" w:date="2025-05-02T09:55:00Z"/>
              <w:rFonts w:asciiTheme="minorHAnsi" w:eastAsiaTheme="minorEastAsia" w:hAnsiTheme="minorHAnsi" w:cstheme="minorBidi"/>
              <w:noProof/>
              <w:sz w:val="22"/>
              <w:szCs w:val="22"/>
              <w:lang w:val="en-US" w:eastAsia="en-US"/>
            </w:rPr>
          </w:pPr>
          <w:del w:id="337" w:author="Maureen Barry" w:date="2025-05-02T09:55:00Z">
            <w:r w:rsidRPr="00ED5B34" w:rsidDel="00ED5B34">
              <w:rPr>
                <w:noProof/>
                <w:rPrChange w:id="338" w:author="Maureen Barry" w:date="2025-05-02T09:55:00Z">
                  <w:rPr>
                    <w:rStyle w:val="Hyperlink"/>
                  </w:rPr>
                </w:rPrChange>
              </w:rPr>
              <w:delText>FTA_MCS.1 Basic limitation on multiple concurrent sessions</w:delText>
            </w:r>
            <w:r w:rsidDel="00ED5B34">
              <w:rPr>
                <w:noProof/>
              </w:rPr>
              <w:tab/>
              <w:delText>14</w:delText>
            </w:r>
          </w:del>
        </w:p>
        <w:p w14:paraId="38F49580" w14:textId="0C4D4530" w:rsidR="000C1E45" w:rsidDel="00ED5B34" w:rsidRDefault="004E7545">
          <w:pPr>
            <w:pStyle w:val="TOC3"/>
            <w:rPr>
              <w:del w:id="339" w:author="Maureen Barry" w:date="2025-05-02T09:55:00Z"/>
              <w:rFonts w:asciiTheme="minorHAnsi" w:eastAsiaTheme="minorEastAsia" w:hAnsiTheme="minorHAnsi" w:cstheme="minorBidi"/>
              <w:noProof/>
              <w:sz w:val="22"/>
              <w:szCs w:val="22"/>
              <w:lang w:val="en-US" w:eastAsia="en-US"/>
            </w:rPr>
          </w:pPr>
          <w:del w:id="340" w:author="Maureen Barry" w:date="2025-05-02T09:55:00Z">
            <w:r w:rsidRPr="00ED5B34" w:rsidDel="00ED5B34">
              <w:rPr>
                <w:noProof/>
                <w:rPrChange w:id="341" w:author="Maureen Barry" w:date="2025-05-02T09:55:00Z">
                  <w:rPr>
                    <w:rStyle w:val="Hyperlink"/>
                  </w:rPr>
                </w:rPrChange>
              </w:rPr>
              <w:delText>FTA_TSE.1 TOE session establishment</w:delText>
            </w:r>
            <w:r w:rsidDel="00ED5B34">
              <w:rPr>
                <w:noProof/>
              </w:rPr>
              <w:tab/>
              <w:delText>15</w:delText>
            </w:r>
          </w:del>
        </w:p>
        <w:p w14:paraId="1A182AD7" w14:textId="71A64E81" w:rsidR="000C1E45" w:rsidDel="00ED5B34" w:rsidRDefault="004E7545">
          <w:pPr>
            <w:pStyle w:val="TOC1"/>
            <w:rPr>
              <w:del w:id="342" w:author="Maureen Barry" w:date="2025-05-02T09:55:00Z"/>
              <w:rFonts w:asciiTheme="minorHAnsi" w:eastAsiaTheme="minorEastAsia" w:hAnsiTheme="minorHAnsi" w:cstheme="minorBidi"/>
              <w:noProof/>
              <w:sz w:val="22"/>
              <w:szCs w:val="22"/>
              <w:lang w:val="en-US" w:eastAsia="en-US"/>
            </w:rPr>
          </w:pPr>
          <w:del w:id="343" w:author="Maureen Barry" w:date="2025-05-02T09:55:00Z">
            <w:r w:rsidRPr="00ED5B34" w:rsidDel="00ED5B34">
              <w:rPr>
                <w:noProof/>
                <w:rPrChange w:id="344" w:author="Maureen Barry" w:date="2025-05-02T09:55:00Z">
                  <w:rPr>
                    <w:rStyle w:val="Hyperlink"/>
                  </w:rPr>
                </w:rPrChange>
              </w:rPr>
              <w:delText>3.</w:delText>
            </w:r>
            <w:r w:rsidDel="00ED5B34">
              <w:rPr>
                <w:rFonts w:asciiTheme="minorHAnsi" w:eastAsiaTheme="minorEastAsia" w:hAnsiTheme="minorHAnsi" w:cstheme="minorBidi"/>
                <w:noProof/>
                <w:sz w:val="22"/>
                <w:szCs w:val="22"/>
                <w:lang w:val="en-US" w:eastAsia="en-US"/>
              </w:rPr>
              <w:tab/>
            </w:r>
            <w:r w:rsidRPr="00ED5B34" w:rsidDel="00ED5B34">
              <w:rPr>
                <w:noProof/>
                <w:rPrChange w:id="345" w:author="Maureen Barry" w:date="2025-05-02T09:55:00Z">
                  <w:rPr>
                    <w:rStyle w:val="Hyperlink"/>
                  </w:rPr>
                </w:rPrChange>
              </w:rPr>
              <w:delText>Evaluation Activities for Optional SFRs</w:delText>
            </w:r>
            <w:r w:rsidDel="00ED5B34">
              <w:rPr>
                <w:noProof/>
              </w:rPr>
              <w:tab/>
              <w:delText>16</w:delText>
            </w:r>
          </w:del>
        </w:p>
        <w:p w14:paraId="2C303DB1" w14:textId="5A516B60" w:rsidR="000C1E45" w:rsidDel="00ED5B34" w:rsidRDefault="004E7545">
          <w:pPr>
            <w:pStyle w:val="TOC2"/>
            <w:rPr>
              <w:del w:id="346" w:author="Maureen Barry" w:date="2025-05-02T09:55:00Z"/>
              <w:rFonts w:asciiTheme="minorHAnsi" w:eastAsiaTheme="minorEastAsia" w:hAnsiTheme="minorHAnsi" w:cstheme="minorBidi"/>
              <w:noProof/>
              <w:sz w:val="22"/>
              <w:szCs w:val="22"/>
              <w:lang w:val="en-US" w:eastAsia="en-US"/>
            </w:rPr>
          </w:pPr>
          <w:del w:id="347" w:author="Maureen Barry" w:date="2025-05-02T09:55:00Z">
            <w:r w:rsidRPr="00ED5B34" w:rsidDel="00ED5B34">
              <w:rPr>
                <w:noProof/>
                <w:rPrChange w:id="348" w:author="Maureen Barry" w:date="2025-05-02T09:55:00Z">
                  <w:rPr>
                    <w:rStyle w:val="Hyperlink"/>
                  </w:rPr>
                </w:rPrChange>
              </w:rPr>
              <w:delText>3.1</w:delText>
            </w:r>
            <w:r w:rsidDel="00ED5B34">
              <w:rPr>
                <w:rFonts w:asciiTheme="minorHAnsi" w:eastAsiaTheme="minorEastAsia" w:hAnsiTheme="minorHAnsi" w:cstheme="minorBidi"/>
                <w:noProof/>
                <w:sz w:val="22"/>
                <w:szCs w:val="22"/>
                <w:lang w:val="en-US" w:eastAsia="en-US"/>
              </w:rPr>
              <w:tab/>
            </w:r>
            <w:r w:rsidRPr="00ED5B34" w:rsidDel="00ED5B34">
              <w:rPr>
                <w:noProof/>
                <w:rPrChange w:id="349" w:author="Maureen Barry" w:date="2025-05-02T09:55:00Z">
                  <w:rPr>
                    <w:rStyle w:val="Hyperlink"/>
                  </w:rPr>
                </w:rPrChange>
              </w:rPr>
              <w:delText>Class: Identification and Authentication (FIA)</w:delText>
            </w:r>
            <w:r w:rsidDel="00ED5B34">
              <w:rPr>
                <w:noProof/>
              </w:rPr>
              <w:tab/>
              <w:delText>16</w:delText>
            </w:r>
          </w:del>
        </w:p>
        <w:p w14:paraId="51BB82FF" w14:textId="2F12874B" w:rsidR="000C1E45" w:rsidDel="00ED5B34" w:rsidRDefault="004E7545">
          <w:pPr>
            <w:pStyle w:val="TOC3"/>
            <w:rPr>
              <w:del w:id="350" w:author="Maureen Barry" w:date="2025-05-02T09:55:00Z"/>
              <w:rFonts w:asciiTheme="minorHAnsi" w:eastAsiaTheme="minorEastAsia" w:hAnsiTheme="minorHAnsi" w:cstheme="minorBidi"/>
              <w:noProof/>
              <w:sz w:val="22"/>
              <w:szCs w:val="22"/>
              <w:lang w:val="en-US" w:eastAsia="en-US"/>
            </w:rPr>
          </w:pPr>
          <w:del w:id="351" w:author="Maureen Barry" w:date="2025-05-02T09:55:00Z">
            <w:r w:rsidRPr="00ED5B34" w:rsidDel="00ED5B34">
              <w:rPr>
                <w:noProof/>
                <w:rPrChange w:id="352" w:author="Maureen Barry" w:date="2025-05-02T09:55:00Z">
                  <w:rPr>
                    <w:rStyle w:val="Hyperlink"/>
                  </w:rPr>
                </w:rPrChange>
              </w:rPr>
              <w:delText>FIA_USB_EXT.2 Enhanced user-subject binding</w:delText>
            </w:r>
            <w:r w:rsidDel="00ED5B34">
              <w:rPr>
                <w:noProof/>
              </w:rPr>
              <w:tab/>
              <w:delText>16</w:delText>
            </w:r>
          </w:del>
        </w:p>
        <w:p w14:paraId="219D465B" w14:textId="7F7E1A01" w:rsidR="000C1E45" w:rsidDel="00ED5B34" w:rsidRDefault="004E7545">
          <w:pPr>
            <w:pStyle w:val="TOC2"/>
            <w:rPr>
              <w:del w:id="353" w:author="Maureen Barry" w:date="2025-05-02T09:55:00Z"/>
              <w:rFonts w:asciiTheme="minorHAnsi" w:eastAsiaTheme="minorEastAsia" w:hAnsiTheme="minorHAnsi" w:cstheme="minorBidi"/>
              <w:noProof/>
              <w:sz w:val="22"/>
              <w:szCs w:val="22"/>
              <w:lang w:val="en-US" w:eastAsia="en-US"/>
            </w:rPr>
          </w:pPr>
          <w:del w:id="354" w:author="Maureen Barry" w:date="2025-05-02T09:55:00Z">
            <w:r w:rsidRPr="00ED5B34" w:rsidDel="00ED5B34">
              <w:rPr>
                <w:noProof/>
                <w:rPrChange w:id="355" w:author="Maureen Barry" w:date="2025-05-02T09:55:00Z">
                  <w:rPr>
                    <w:rStyle w:val="Hyperlink"/>
                  </w:rPr>
                </w:rPrChange>
              </w:rPr>
              <w:delText>3.2</w:delText>
            </w:r>
            <w:r w:rsidDel="00ED5B34">
              <w:rPr>
                <w:rFonts w:asciiTheme="minorHAnsi" w:eastAsiaTheme="minorEastAsia" w:hAnsiTheme="minorHAnsi" w:cstheme="minorBidi"/>
                <w:noProof/>
                <w:sz w:val="22"/>
                <w:szCs w:val="22"/>
                <w:lang w:val="en-US" w:eastAsia="en-US"/>
              </w:rPr>
              <w:tab/>
            </w:r>
            <w:r w:rsidRPr="00ED5B34" w:rsidDel="00ED5B34">
              <w:rPr>
                <w:noProof/>
                <w:rPrChange w:id="356" w:author="Maureen Barry" w:date="2025-05-02T09:55:00Z">
                  <w:rPr>
                    <w:rStyle w:val="Hyperlink"/>
                  </w:rPr>
                </w:rPrChange>
              </w:rPr>
              <w:delText>Class: Protection of the TSF (FPT)</w:delText>
            </w:r>
            <w:r w:rsidDel="00ED5B34">
              <w:rPr>
                <w:noProof/>
              </w:rPr>
              <w:tab/>
              <w:delText>16</w:delText>
            </w:r>
          </w:del>
        </w:p>
        <w:p w14:paraId="29A0E31B" w14:textId="09EB1668" w:rsidR="000C1E45" w:rsidDel="00ED5B34" w:rsidRDefault="004E7545">
          <w:pPr>
            <w:pStyle w:val="TOC3"/>
            <w:rPr>
              <w:del w:id="357" w:author="Maureen Barry" w:date="2025-05-02T09:55:00Z"/>
              <w:rFonts w:asciiTheme="minorHAnsi" w:eastAsiaTheme="minorEastAsia" w:hAnsiTheme="minorHAnsi" w:cstheme="minorBidi"/>
              <w:noProof/>
              <w:sz w:val="22"/>
              <w:szCs w:val="22"/>
              <w:lang w:val="en-US" w:eastAsia="en-US"/>
            </w:rPr>
          </w:pPr>
          <w:del w:id="358" w:author="Maureen Barry" w:date="2025-05-02T09:55:00Z">
            <w:r w:rsidRPr="00ED5B34" w:rsidDel="00ED5B34">
              <w:rPr>
                <w:noProof/>
                <w:rPrChange w:id="359" w:author="Maureen Barry" w:date="2025-05-02T09:55:00Z">
                  <w:rPr>
                    <w:rStyle w:val="Hyperlink"/>
                  </w:rPr>
                </w:rPrChange>
              </w:rPr>
              <w:delText>FPT_TRC.1 Internal TSF consistency</w:delText>
            </w:r>
            <w:r w:rsidDel="00ED5B34">
              <w:rPr>
                <w:noProof/>
              </w:rPr>
              <w:tab/>
              <w:delText>16</w:delText>
            </w:r>
          </w:del>
        </w:p>
        <w:p w14:paraId="1C3558AE" w14:textId="14773031" w:rsidR="000C1E45" w:rsidDel="00ED5B34" w:rsidRDefault="004E7545">
          <w:pPr>
            <w:pStyle w:val="TOC2"/>
            <w:rPr>
              <w:del w:id="360" w:author="Maureen Barry" w:date="2025-05-02T09:55:00Z"/>
              <w:rFonts w:asciiTheme="minorHAnsi" w:eastAsiaTheme="minorEastAsia" w:hAnsiTheme="minorHAnsi" w:cstheme="minorBidi"/>
              <w:noProof/>
              <w:sz w:val="22"/>
              <w:szCs w:val="22"/>
              <w:lang w:val="en-US" w:eastAsia="en-US"/>
            </w:rPr>
          </w:pPr>
          <w:del w:id="361" w:author="Maureen Barry" w:date="2025-05-02T09:55:00Z">
            <w:r w:rsidRPr="00ED5B34" w:rsidDel="00ED5B34">
              <w:rPr>
                <w:noProof/>
                <w:rPrChange w:id="362" w:author="Maureen Barry" w:date="2025-05-02T09:55:00Z">
                  <w:rPr>
                    <w:rStyle w:val="Hyperlink"/>
                  </w:rPr>
                </w:rPrChange>
              </w:rPr>
              <w:delText>3.3</w:delText>
            </w:r>
            <w:r w:rsidDel="00ED5B34">
              <w:rPr>
                <w:rFonts w:asciiTheme="minorHAnsi" w:eastAsiaTheme="minorEastAsia" w:hAnsiTheme="minorHAnsi" w:cstheme="minorBidi"/>
                <w:noProof/>
                <w:sz w:val="22"/>
                <w:szCs w:val="22"/>
                <w:lang w:val="en-US" w:eastAsia="en-US"/>
              </w:rPr>
              <w:tab/>
            </w:r>
            <w:r w:rsidRPr="00ED5B34" w:rsidDel="00ED5B34">
              <w:rPr>
                <w:noProof/>
                <w:rPrChange w:id="363" w:author="Maureen Barry" w:date="2025-05-02T09:55:00Z">
                  <w:rPr>
                    <w:rStyle w:val="Hyperlink"/>
                  </w:rPr>
                </w:rPrChange>
              </w:rPr>
              <w:delText>Class: TOE access (FTA)</w:delText>
            </w:r>
            <w:r w:rsidDel="00ED5B34">
              <w:rPr>
                <w:noProof/>
              </w:rPr>
              <w:tab/>
              <w:delText>17</w:delText>
            </w:r>
          </w:del>
        </w:p>
        <w:p w14:paraId="4597C4D5" w14:textId="5A944975" w:rsidR="000C1E45" w:rsidDel="00ED5B34" w:rsidRDefault="004E7545">
          <w:pPr>
            <w:pStyle w:val="TOC3"/>
            <w:rPr>
              <w:del w:id="364" w:author="Maureen Barry" w:date="2025-05-02T09:55:00Z"/>
              <w:rFonts w:asciiTheme="minorHAnsi" w:eastAsiaTheme="minorEastAsia" w:hAnsiTheme="minorHAnsi" w:cstheme="minorBidi"/>
              <w:noProof/>
              <w:sz w:val="22"/>
              <w:szCs w:val="22"/>
              <w:lang w:val="en-US" w:eastAsia="en-US"/>
            </w:rPr>
          </w:pPr>
          <w:del w:id="365" w:author="Maureen Barry" w:date="2025-05-02T09:55:00Z">
            <w:r w:rsidRPr="00ED5B34" w:rsidDel="00ED5B34">
              <w:rPr>
                <w:noProof/>
                <w:rPrChange w:id="366" w:author="Maureen Barry" w:date="2025-05-02T09:55:00Z">
                  <w:rPr>
                    <w:rStyle w:val="Hyperlink"/>
                  </w:rPr>
                </w:rPrChange>
              </w:rPr>
              <w:delText>FTA_TAH_EXT.1 TOE access information</w:delText>
            </w:r>
            <w:r w:rsidDel="00ED5B34">
              <w:rPr>
                <w:noProof/>
              </w:rPr>
              <w:tab/>
              <w:delText>17</w:delText>
            </w:r>
          </w:del>
        </w:p>
        <w:p w14:paraId="6A66ED01" w14:textId="63BE213C" w:rsidR="000C1E45" w:rsidDel="00ED5B34" w:rsidRDefault="004E7545">
          <w:pPr>
            <w:pStyle w:val="TOC1"/>
            <w:rPr>
              <w:del w:id="367" w:author="Maureen Barry" w:date="2025-05-02T09:55:00Z"/>
              <w:rFonts w:asciiTheme="minorHAnsi" w:eastAsiaTheme="minorEastAsia" w:hAnsiTheme="minorHAnsi" w:cstheme="minorBidi"/>
              <w:noProof/>
              <w:sz w:val="22"/>
              <w:szCs w:val="22"/>
              <w:lang w:val="en-US" w:eastAsia="en-US"/>
            </w:rPr>
          </w:pPr>
          <w:del w:id="368" w:author="Maureen Barry" w:date="2025-05-02T09:55:00Z">
            <w:r w:rsidRPr="00ED5B34" w:rsidDel="00ED5B34">
              <w:rPr>
                <w:noProof/>
                <w:rPrChange w:id="369" w:author="Maureen Barry" w:date="2025-05-02T09:55:00Z">
                  <w:rPr>
                    <w:rStyle w:val="Hyperlink"/>
                  </w:rPr>
                </w:rPrChange>
              </w:rPr>
              <w:delText>4.</w:delText>
            </w:r>
            <w:r w:rsidDel="00ED5B34">
              <w:rPr>
                <w:rFonts w:asciiTheme="minorHAnsi" w:eastAsiaTheme="minorEastAsia" w:hAnsiTheme="minorHAnsi" w:cstheme="minorBidi"/>
                <w:noProof/>
                <w:sz w:val="22"/>
                <w:szCs w:val="22"/>
                <w:lang w:val="en-US" w:eastAsia="en-US"/>
              </w:rPr>
              <w:tab/>
            </w:r>
            <w:r w:rsidRPr="00ED5B34" w:rsidDel="00ED5B34">
              <w:rPr>
                <w:noProof/>
                <w:rPrChange w:id="370" w:author="Maureen Barry" w:date="2025-05-02T09:55:00Z">
                  <w:rPr>
                    <w:rStyle w:val="Hyperlink"/>
                  </w:rPr>
                </w:rPrChange>
              </w:rPr>
              <w:delText>Evaluation Activities for SARs</w:delText>
            </w:r>
            <w:r w:rsidDel="00ED5B34">
              <w:rPr>
                <w:noProof/>
              </w:rPr>
              <w:tab/>
              <w:delText>18</w:delText>
            </w:r>
          </w:del>
        </w:p>
        <w:p w14:paraId="099F2019" w14:textId="3F1BDB96" w:rsidR="000C1E45" w:rsidDel="00ED5B34" w:rsidRDefault="004E7545">
          <w:pPr>
            <w:pStyle w:val="TOC2"/>
            <w:rPr>
              <w:del w:id="371" w:author="Maureen Barry" w:date="2025-05-02T09:55:00Z"/>
              <w:rFonts w:asciiTheme="minorHAnsi" w:eastAsiaTheme="minorEastAsia" w:hAnsiTheme="minorHAnsi" w:cstheme="minorBidi"/>
              <w:noProof/>
              <w:sz w:val="22"/>
              <w:szCs w:val="22"/>
              <w:lang w:val="en-US" w:eastAsia="en-US"/>
            </w:rPr>
          </w:pPr>
          <w:del w:id="372" w:author="Maureen Barry" w:date="2025-05-02T09:55:00Z">
            <w:r w:rsidRPr="00ED5B34" w:rsidDel="00ED5B34">
              <w:rPr>
                <w:noProof/>
                <w:rPrChange w:id="373" w:author="Maureen Barry" w:date="2025-05-02T09:55:00Z">
                  <w:rPr>
                    <w:rStyle w:val="Hyperlink"/>
                  </w:rPr>
                </w:rPrChange>
              </w:rPr>
              <w:delText>4.1</w:delText>
            </w:r>
            <w:r w:rsidDel="00ED5B34">
              <w:rPr>
                <w:rFonts w:asciiTheme="minorHAnsi" w:eastAsiaTheme="minorEastAsia" w:hAnsiTheme="minorHAnsi" w:cstheme="minorBidi"/>
                <w:noProof/>
                <w:sz w:val="22"/>
                <w:szCs w:val="22"/>
                <w:lang w:val="en-US" w:eastAsia="en-US"/>
              </w:rPr>
              <w:tab/>
            </w:r>
            <w:r w:rsidRPr="00ED5B34" w:rsidDel="00ED5B34">
              <w:rPr>
                <w:noProof/>
                <w:rPrChange w:id="374" w:author="Maureen Barry" w:date="2025-05-02T09:55:00Z">
                  <w:rPr>
                    <w:rStyle w:val="Hyperlink"/>
                  </w:rPr>
                </w:rPrChange>
              </w:rPr>
              <w:delText>ADV: Development</w:delText>
            </w:r>
            <w:r w:rsidDel="00ED5B34">
              <w:rPr>
                <w:noProof/>
              </w:rPr>
              <w:tab/>
              <w:delText>18</w:delText>
            </w:r>
          </w:del>
        </w:p>
        <w:p w14:paraId="389F25AA" w14:textId="1A6CE770" w:rsidR="000C1E45" w:rsidDel="00ED5B34" w:rsidRDefault="004E7545">
          <w:pPr>
            <w:pStyle w:val="TOC3"/>
            <w:rPr>
              <w:del w:id="375" w:author="Maureen Barry" w:date="2025-05-02T09:55:00Z"/>
              <w:rFonts w:asciiTheme="minorHAnsi" w:eastAsiaTheme="minorEastAsia" w:hAnsiTheme="minorHAnsi" w:cstheme="minorBidi"/>
              <w:noProof/>
              <w:sz w:val="22"/>
              <w:szCs w:val="22"/>
              <w:lang w:val="en-US" w:eastAsia="en-US"/>
            </w:rPr>
          </w:pPr>
          <w:del w:id="376" w:author="Maureen Barry" w:date="2025-05-02T09:55:00Z">
            <w:r w:rsidRPr="00ED5B34" w:rsidDel="00ED5B34">
              <w:rPr>
                <w:noProof/>
                <w:rPrChange w:id="377" w:author="Maureen Barry" w:date="2025-05-02T09:55:00Z">
                  <w:rPr>
                    <w:rStyle w:val="Hyperlink"/>
                    <w:lang w:val="en-US" w:eastAsia="en-US"/>
                  </w:rPr>
                </w:rPrChange>
              </w:rPr>
              <w:delText>Security architecture description (ADV_ARC.1)</w:delText>
            </w:r>
            <w:r w:rsidDel="00ED5B34">
              <w:rPr>
                <w:noProof/>
              </w:rPr>
              <w:tab/>
              <w:delText>18</w:delText>
            </w:r>
          </w:del>
        </w:p>
        <w:p w14:paraId="4C74C8A4" w14:textId="2B37CB05" w:rsidR="000C1E45" w:rsidDel="00ED5B34" w:rsidRDefault="004E7545">
          <w:pPr>
            <w:pStyle w:val="TOC3"/>
            <w:rPr>
              <w:del w:id="378" w:author="Maureen Barry" w:date="2025-05-02T09:55:00Z"/>
              <w:rFonts w:asciiTheme="minorHAnsi" w:eastAsiaTheme="minorEastAsia" w:hAnsiTheme="minorHAnsi" w:cstheme="minorBidi"/>
              <w:noProof/>
              <w:sz w:val="22"/>
              <w:szCs w:val="22"/>
              <w:lang w:val="en-US" w:eastAsia="en-US"/>
            </w:rPr>
          </w:pPr>
          <w:del w:id="379" w:author="Maureen Barry" w:date="2025-05-02T09:55:00Z">
            <w:r w:rsidRPr="00ED5B34" w:rsidDel="00ED5B34">
              <w:rPr>
                <w:noProof/>
                <w:rPrChange w:id="380" w:author="Maureen Barry" w:date="2025-05-02T09:55:00Z">
                  <w:rPr>
                    <w:rStyle w:val="Hyperlink"/>
                    <w:lang w:val="en-US" w:eastAsia="en-US"/>
                  </w:rPr>
                </w:rPrChange>
              </w:rPr>
              <w:delText>Security-enforcing functional specification (ADV_FSP.2)</w:delText>
            </w:r>
            <w:r w:rsidDel="00ED5B34">
              <w:rPr>
                <w:noProof/>
              </w:rPr>
              <w:tab/>
              <w:delText>19</w:delText>
            </w:r>
          </w:del>
        </w:p>
        <w:p w14:paraId="37422C45" w14:textId="123DEC6D" w:rsidR="000C1E45" w:rsidDel="00ED5B34" w:rsidRDefault="004E7545">
          <w:pPr>
            <w:pStyle w:val="TOC3"/>
            <w:rPr>
              <w:del w:id="381" w:author="Maureen Barry" w:date="2025-05-02T09:55:00Z"/>
              <w:rFonts w:asciiTheme="minorHAnsi" w:eastAsiaTheme="minorEastAsia" w:hAnsiTheme="minorHAnsi" w:cstheme="minorBidi"/>
              <w:noProof/>
              <w:sz w:val="22"/>
              <w:szCs w:val="22"/>
              <w:lang w:val="en-US" w:eastAsia="en-US"/>
            </w:rPr>
          </w:pPr>
          <w:del w:id="382" w:author="Maureen Barry" w:date="2025-05-02T09:55:00Z">
            <w:r w:rsidRPr="00ED5B34" w:rsidDel="00ED5B34">
              <w:rPr>
                <w:noProof/>
                <w:rPrChange w:id="383" w:author="Maureen Barry" w:date="2025-05-02T09:55:00Z">
                  <w:rPr>
                    <w:rStyle w:val="Hyperlink"/>
                    <w:lang w:val="en-US" w:eastAsia="en-US"/>
                  </w:rPr>
                </w:rPrChange>
              </w:rPr>
              <w:delText>Basic Design (ADV_TDS.1)</w:delText>
            </w:r>
            <w:r w:rsidDel="00ED5B34">
              <w:rPr>
                <w:noProof/>
              </w:rPr>
              <w:tab/>
              <w:delText>19</w:delText>
            </w:r>
          </w:del>
        </w:p>
        <w:p w14:paraId="00A9341A" w14:textId="78C1E61C" w:rsidR="000C1E45" w:rsidDel="00ED5B34" w:rsidRDefault="004E7545">
          <w:pPr>
            <w:pStyle w:val="TOC2"/>
            <w:rPr>
              <w:del w:id="384" w:author="Maureen Barry" w:date="2025-05-02T09:55:00Z"/>
              <w:rFonts w:asciiTheme="minorHAnsi" w:eastAsiaTheme="minorEastAsia" w:hAnsiTheme="minorHAnsi" w:cstheme="minorBidi"/>
              <w:noProof/>
              <w:sz w:val="22"/>
              <w:szCs w:val="22"/>
              <w:lang w:val="en-US" w:eastAsia="en-US"/>
            </w:rPr>
          </w:pPr>
          <w:del w:id="385" w:author="Maureen Barry" w:date="2025-05-02T09:55:00Z">
            <w:r w:rsidRPr="00ED5B34" w:rsidDel="00ED5B34">
              <w:rPr>
                <w:noProof/>
                <w:rPrChange w:id="386" w:author="Maureen Barry" w:date="2025-05-02T09:55:00Z">
                  <w:rPr>
                    <w:rStyle w:val="Hyperlink"/>
                  </w:rPr>
                </w:rPrChange>
              </w:rPr>
              <w:delText>4.2</w:delText>
            </w:r>
            <w:r w:rsidDel="00ED5B34">
              <w:rPr>
                <w:rFonts w:asciiTheme="minorHAnsi" w:eastAsiaTheme="minorEastAsia" w:hAnsiTheme="minorHAnsi" w:cstheme="minorBidi"/>
                <w:noProof/>
                <w:sz w:val="22"/>
                <w:szCs w:val="22"/>
                <w:lang w:val="en-US" w:eastAsia="en-US"/>
              </w:rPr>
              <w:tab/>
            </w:r>
            <w:r w:rsidRPr="00ED5B34" w:rsidDel="00ED5B34">
              <w:rPr>
                <w:noProof/>
                <w:rPrChange w:id="387" w:author="Maureen Barry" w:date="2025-05-02T09:55:00Z">
                  <w:rPr>
                    <w:rStyle w:val="Hyperlink"/>
                  </w:rPr>
                </w:rPrChange>
              </w:rPr>
              <w:delText>AGD: Guidance Documentation</w:delText>
            </w:r>
            <w:r w:rsidDel="00ED5B34">
              <w:rPr>
                <w:noProof/>
              </w:rPr>
              <w:tab/>
              <w:delText>19</w:delText>
            </w:r>
          </w:del>
        </w:p>
        <w:p w14:paraId="76408589" w14:textId="1D2BA9C8" w:rsidR="000C1E45" w:rsidDel="00ED5B34" w:rsidRDefault="004E7545">
          <w:pPr>
            <w:pStyle w:val="TOC3"/>
            <w:rPr>
              <w:del w:id="388" w:author="Maureen Barry" w:date="2025-05-02T09:55:00Z"/>
              <w:rFonts w:asciiTheme="minorHAnsi" w:eastAsiaTheme="minorEastAsia" w:hAnsiTheme="minorHAnsi" w:cstheme="minorBidi"/>
              <w:noProof/>
              <w:sz w:val="22"/>
              <w:szCs w:val="22"/>
              <w:lang w:val="en-US" w:eastAsia="en-US"/>
            </w:rPr>
          </w:pPr>
          <w:del w:id="389" w:author="Maureen Barry" w:date="2025-05-02T09:55:00Z">
            <w:r w:rsidRPr="00ED5B34" w:rsidDel="00ED5B34">
              <w:rPr>
                <w:noProof/>
                <w:rPrChange w:id="390" w:author="Maureen Barry" w:date="2025-05-02T09:55:00Z">
                  <w:rPr>
                    <w:rStyle w:val="Hyperlink"/>
                    <w:lang w:val="en-US" w:eastAsia="en-US"/>
                  </w:rPr>
                </w:rPrChange>
              </w:rPr>
              <w:delText>Operational User Guidance (AGD_OPE.1)</w:delText>
            </w:r>
            <w:r w:rsidDel="00ED5B34">
              <w:rPr>
                <w:noProof/>
              </w:rPr>
              <w:tab/>
              <w:delText>19</w:delText>
            </w:r>
          </w:del>
        </w:p>
        <w:p w14:paraId="244FCC89" w14:textId="4999798F" w:rsidR="000C1E45" w:rsidDel="00ED5B34" w:rsidRDefault="004E7545">
          <w:pPr>
            <w:pStyle w:val="TOC3"/>
            <w:rPr>
              <w:del w:id="391" w:author="Maureen Barry" w:date="2025-05-02T09:55:00Z"/>
              <w:rFonts w:asciiTheme="minorHAnsi" w:eastAsiaTheme="minorEastAsia" w:hAnsiTheme="minorHAnsi" w:cstheme="minorBidi"/>
              <w:noProof/>
              <w:sz w:val="22"/>
              <w:szCs w:val="22"/>
              <w:lang w:val="en-US" w:eastAsia="en-US"/>
            </w:rPr>
          </w:pPr>
          <w:del w:id="392" w:author="Maureen Barry" w:date="2025-05-02T09:55:00Z">
            <w:r w:rsidRPr="00ED5B34" w:rsidDel="00ED5B34">
              <w:rPr>
                <w:noProof/>
                <w:rPrChange w:id="393" w:author="Maureen Barry" w:date="2025-05-02T09:55:00Z">
                  <w:rPr>
                    <w:rStyle w:val="Hyperlink"/>
                    <w:lang w:val="en-US" w:eastAsia="en-US"/>
                  </w:rPr>
                </w:rPrChange>
              </w:rPr>
              <w:delText>Preparative Procedures (AGD_PRE.1)</w:delText>
            </w:r>
            <w:r w:rsidDel="00ED5B34">
              <w:rPr>
                <w:noProof/>
              </w:rPr>
              <w:tab/>
              <w:delText>19</w:delText>
            </w:r>
          </w:del>
        </w:p>
        <w:p w14:paraId="24667B36" w14:textId="4211F0FE" w:rsidR="000C1E45" w:rsidDel="00ED5B34" w:rsidRDefault="004E7545">
          <w:pPr>
            <w:pStyle w:val="TOC2"/>
            <w:rPr>
              <w:del w:id="394" w:author="Maureen Barry" w:date="2025-05-02T09:55:00Z"/>
              <w:rFonts w:asciiTheme="minorHAnsi" w:eastAsiaTheme="minorEastAsia" w:hAnsiTheme="minorHAnsi" w:cstheme="minorBidi"/>
              <w:noProof/>
              <w:sz w:val="22"/>
              <w:szCs w:val="22"/>
              <w:lang w:val="en-US" w:eastAsia="en-US"/>
            </w:rPr>
          </w:pPr>
          <w:del w:id="395" w:author="Maureen Barry" w:date="2025-05-02T09:55:00Z">
            <w:r w:rsidRPr="00ED5B34" w:rsidDel="00ED5B34">
              <w:rPr>
                <w:noProof/>
                <w:rPrChange w:id="396" w:author="Maureen Barry" w:date="2025-05-02T09:55:00Z">
                  <w:rPr>
                    <w:rStyle w:val="Hyperlink"/>
                  </w:rPr>
                </w:rPrChange>
              </w:rPr>
              <w:delText>4.3</w:delText>
            </w:r>
            <w:r w:rsidDel="00ED5B34">
              <w:rPr>
                <w:rFonts w:asciiTheme="minorHAnsi" w:eastAsiaTheme="minorEastAsia" w:hAnsiTheme="minorHAnsi" w:cstheme="minorBidi"/>
                <w:noProof/>
                <w:sz w:val="22"/>
                <w:szCs w:val="22"/>
                <w:lang w:val="en-US" w:eastAsia="en-US"/>
              </w:rPr>
              <w:tab/>
            </w:r>
            <w:r w:rsidRPr="00ED5B34" w:rsidDel="00ED5B34">
              <w:rPr>
                <w:noProof/>
                <w:rPrChange w:id="397" w:author="Maureen Barry" w:date="2025-05-02T09:55:00Z">
                  <w:rPr>
                    <w:rStyle w:val="Hyperlink"/>
                  </w:rPr>
                </w:rPrChange>
              </w:rPr>
              <w:delText>Class ALC: Life-cycle Support</w:delText>
            </w:r>
            <w:r w:rsidDel="00ED5B34">
              <w:rPr>
                <w:noProof/>
              </w:rPr>
              <w:tab/>
              <w:delText>19</w:delText>
            </w:r>
          </w:del>
        </w:p>
        <w:p w14:paraId="0A919F7C" w14:textId="4D63A1CD" w:rsidR="000C1E45" w:rsidDel="00ED5B34" w:rsidRDefault="004E7545">
          <w:pPr>
            <w:pStyle w:val="TOC3"/>
            <w:rPr>
              <w:del w:id="398" w:author="Maureen Barry" w:date="2025-05-02T09:55:00Z"/>
              <w:rFonts w:asciiTheme="minorHAnsi" w:eastAsiaTheme="minorEastAsia" w:hAnsiTheme="minorHAnsi" w:cstheme="minorBidi"/>
              <w:noProof/>
              <w:sz w:val="22"/>
              <w:szCs w:val="22"/>
              <w:lang w:val="en-US" w:eastAsia="en-US"/>
            </w:rPr>
          </w:pPr>
          <w:del w:id="399" w:author="Maureen Barry" w:date="2025-05-02T09:55:00Z">
            <w:r w:rsidRPr="00ED5B34" w:rsidDel="00ED5B34">
              <w:rPr>
                <w:noProof/>
                <w:rPrChange w:id="400" w:author="Maureen Barry" w:date="2025-05-02T09:55:00Z">
                  <w:rPr>
                    <w:rStyle w:val="Hyperlink"/>
                  </w:rPr>
                </w:rPrChange>
              </w:rPr>
              <w:delText>Use of a CM System (ALC_CMC.2)</w:delText>
            </w:r>
            <w:r w:rsidDel="00ED5B34">
              <w:rPr>
                <w:noProof/>
              </w:rPr>
              <w:tab/>
              <w:delText>19</w:delText>
            </w:r>
          </w:del>
        </w:p>
        <w:p w14:paraId="0FA01BDC" w14:textId="45EA63BD" w:rsidR="000C1E45" w:rsidDel="00ED5B34" w:rsidRDefault="004E7545">
          <w:pPr>
            <w:pStyle w:val="TOC3"/>
            <w:rPr>
              <w:del w:id="401" w:author="Maureen Barry" w:date="2025-05-02T09:55:00Z"/>
              <w:rFonts w:asciiTheme="minorHAnsi" w:eastAsiaTheme="minorEastAsia" w:hAnsiTheme="minorHAnsi" w:cstheme="minorBidi"/>
              <w:noProof/>
              <w:sz w:val="22"/>
              <w:szCs w:val="22"/>
              <w:lang w:val="en-US" w:eastAsia="en-US"/>
            </w:rPr>
          </w:pPr>
          <w:del w:id="402" w:author="Maureen Barry" w:date="2025-05-02T09:55:00Z">
            <w:r w:rsidRPr="00ED5B34" w:rsidDel="00ED5B34">
              <w:rPr>
                <w:noProof/>
                <w:rPrChange w:id="403" w:author="Maureen Barry" w:date="2025-05-02T09:55:00Z">
                  <w:rPr>
                    <w:rStyle w:val="Hyperlink"/>
                  </w:rPr>
                </w:rPrChange>
              </w:rPr>
              <w:delText>Parts of the TOE CM Coverage (ALC_CMS.2)</w:delText>
            </w:r>
            <w:r w:rsidDel="00ED5B34">
              <w:rPr>
                <w:noProof/>
              </w:rPr>
              <w:tab/>
              <w:delText>20</w:delText>
            </w:r>
          </w:del>
        </w:p>
        <w:p w14:paraId="0C598929" w14:textId="17398FF5" w:rsidR="000C1E45" w:rsidDel="00ED5B34" w:rsidRDefault="004E7545">
          <w:pPr>
            <w:pStyle w:val="TOC3"/>
            <w:rPr>
              <w:del w:id="404" w:author="Maureen Barry" w:date="2025-05-02T09:55:00Z"/>
              <w:rFonts w:asciiTheme="minorHAnsi" w:eastAsiaTheme="minorEastAsia" w:hAnsiTheme="minorHAnsi" w:cstheme="minorBidi"/>
              <w:noProof/>
              <w:sz w:val="22"/>
              <w:szCs w:val="22"/>
              <w:lang w:val="en-US" w:eastAsia="en-US"/>
            </w:rPr>
          </w:pPr>
          <w:del w:id="405" w:author="Maureen Barry" w:date="2025-05-02T09:55:00Z">
            <w:r w:rsidRPr="00ED5B34" w:rsidDel="00ED5B34">
              <w:rPr>
                <w:noProof/>
                <w:rPrChange w:id="406" w:author="Maureen Barry" w:date="2025-05-02T09:55:00Z">
                  <w:rPr>
                    <w:rStyle w:val="Hyperlink"/>
                  </w:rPr>
                </w:rPrChange>
              </w:rPr>
              <w:delText>Delivery Procedures (ALC_DEL.1)</w:delText>
            </w:r>
            <w:r w:rsidDel="00ED5B34">
              <w:rPr>
                <w:noProof/>
              </w:rPr>
              <w:tab/>
              <w:delText>20</w:delText>
            </w:r>
          </w:del>
        </w:p>
        <w:p w14:paraId="61EFB33F" w14:textId="7577A3B6" w:rsidR="000C1E45" w:rsidDel="00ED5B34" w:rsidRDefault="004E7545">
          <w:pPr>
            <w:pStyle w:val="TOC3"/>
            <w:rPr>
              <w:del w:id="407" w:author="Maureen Barry" w:date="2025-05-02T09:55:00Z"/>
              <w:rFonts w:asciiTheme="minorHAnsi" w:eastAsiaTheme="minorEastAsia" w:hAnsiTheme="minorHAnsi" w:cstheme="minorBidi"/>
              <w:noProof/>
              <w:sz w:val="22"/>
              <w:szCs w:val="22"/>
              <w:lang w:val="en-US" w:eastAsia="en-US"/>
            </w:rPr>
          </w:pPr>
          <w:del w:id="408" w:author="Maureen Barry" w:date="2025-05-02T09:55:00Z">
            <w:r w:rsidRPr="00ED5B34" w:rsidDel="00ED5B34">
              <w:rPr>
                <w:noProof/>
                <w:rPrChange w:id="409" w:author="Maureen Barry" w:date="2025-05-02T09:55:00Z">
                  <w:rPr>
                    <w:rStyle w:val="Hyperlink"/>
                  </w:rPr>
                </w:rPrChange>
              </w:rPr>
              <w:delText>Systematic Flaw Remediation (ALC_FLR.3)</w:delText>
            </w:r>
            <w:r w:rsidDel="00ED5B34">
              <w:rPr>
                <w:noProof/>
              </w:rPr>
              <w:tab/>
              <w:delText>20</w:delText>
            </w:r>
          </w:del>
        </w:p>
        <w:p w14:paraId="43BC716C" w14:textId="4777BF6B" w:rsidR="000C1E45" w:rsidDel="00ED5B34" w:rsidRDefault="004E7545">
          <w:pPr>
            <w:pStyle w:val="TOC2"/>
            <w:rPr>
              <w:del w:id="410" w:author="Maureen Barry" w:date="2025-05-02T09:55:00Z"/>
              <w:rFonts w:asciiTheme="minorHAnsi" w:eastAsiaTheme="minorEastAsia" w:hAnsiTheme="minorHAnsi" w:cstheme="minorBidi"/>
              <w:noProof/>
              <w:sz w:val="22"/>
              <w:szCs w:val="22"/>
              <w:lang w:val="en-US" w:eastAsia="en-US"/>
            </w:rPr>
          </w:pPr>
          <w:del w:id="411" w:author="Maureen Barry" w:date="2025-05-02T09:55:00Z">
            <w:r w:rsidRPr="00ED5B34" w:rsidDel="00ED5B34">
              <w:rPr>
                <w:noProof/>
                <w:rPrChange w:id="412" w:author="Maureen Barry" w:date="2025-05-02T09:55:00Z">
                  <w:rPr>
                    <w:rStyle w:val="Hyperlink"/>
                  </w:rPr>
                </w:rPrChange>
              </w:rPr>
              <w:delText>4.4</w:delText>
            </w:r>
            <w:r w:rsidDel="00ED5B34">
              <w:rPr>
                <w:rFonts w:asciiTheme="minorHAnsi" w:eastAsiaTheme="minorEastAsia" w:hAnsiTheme="minorHAnsi" w:cstheme="minorBidi"/>
                <w:noProof/>
                <w:sz w:val="22"/>
                <w:szCs w:val="22"/>
                <w:lang w:val="en-US" w:eastAsia="en-US"/>
              </w:rPr>
              <w:tab/>
            </w:r>
            <w:r w:rsidRPr="00ED5B34" w:rsidDel="00ED5B34">
              <w:rPr>
                <w:noProof/>
                <w:rPrChange w:id="413" w:author="Maureen Barry" w:date="2025-05-02T09:55:00Z">
                  <w:rPr>
                    <w:rStyle w:val="Hyperlink"/>
                  </w:rPr>
                </w:rPrChange>
              </w:rPr>
              <w:delText>Class ASE: Security Target Evaluation</w:delText>
            </w:r>
            <w:r w:rsidDel="00ED5B34">
              <w:rPr>
                <w:noProof/>
              </w:rPr>
              <w:tab/>
              <w:delText>23</w:delText>
            </w:r>
          </w:del>
        </w:p>
        <w:p w14:paraId="2F58078A" w14:textId="50155C98" w:rsidR="000C1E45" w:rsidDel="00ED5B34" w:rsidRDefault="004E7545">
          <w:pPr>
            <w:pStyle w:val="TOC2"/>
            <w:rPr>
              <w:del w:id="414" w:author="Maureen Barry" w:date="2025-05-02T09:55:00Z"/>
              <w:rFonts w:asciiTheme="minorHAnsi" w:eastAsiaTheme="minorEastAsia" w:hAnsiTheme="minorHAnsi" w:cstheme="minorBidi"/>
              <w:noProof/>
              <w:sz w:val="22"/>
              <w:szCs w:val="22"/>
              <w:lang w:val="en-US" w:eastAsia="en-US"/>
            </w:rPr>
          </w:pPr>
          <w:del w:id="415" w:author="Maureen Barry" w:date="2025-05-02T09:55:00Z">
            <w:r w:rsidRPr="00ED5B34" w:rsidDel="00ED5B34">
              <w:rPr>
                <w:noProof/>
                <w:rPrChange w:id="416" w:author="Maureen Barry" w:date="2025-05-02T09:55:00Z">
                  <w:rPr>
                    <w:rStyle w:val="Hyperlink"/>
                  </w:rPr>
                </w:rPrChange>
              </w:rPr>
              <w:delText>4.5</w:delText>
            </w:r>
            <w:r w:rsidDel="00ED5B34">
              <w:rPr>
                <w:rFonts w:asciiTheme="minorHAnsi" w:eastAsiaTheme="minorEastAsia" w:hAnsiTheme="minorHAnsi" w:cstheme="minorBidi"/>
                <w:noProof/>
                <w:sz w:val="22"/>
                <w:szCs w:val="22"/>
                <w:lang w:val="en-US" w:eastAsia="en-US"/>
              </w:rPr>
              <w:tab/>
            </w:r>
            <w:r w:rsidRPr="00ED5B34" w:rsidDel="00ED5B34">
              <w:rPr>
                <w:noProof/>
                <w:rPrChange w:id="417" w:author="Maureen Barry" w:date="2025-05-02T09:55:00Z">
                  <w:rPr>
                    <w:rStyle w:val="Hyperlink"/>
                  </w:rPr>
                </w:rPrChange>
              </w:rPr>
              <w:delText>Class ATE: Tests</w:delText>
            </w:r>
            <w:r w:rsidDel="00ED5B34">
              <w:rPr>
                <w:noProof/>
              </w:rPr>
              <w:tab/>
              <w:delText>23</w:delText>
            </w:r>
          </w:del>
        </w:p>
        <w:p w14:paraId="5F2601A9" w14:textId="79044204" w:rsidR="000C1E45" w:rsidDel="00ED5B34" w:rsidRDefault="004E7545">
          <w:pPr>
            <w:pStyle w:val="TOC3"/>
            <w:rPr>
              <w:del w:id="418" w:author="Maureen Barry" w:date="2025-05-02T09:55:00Z"/>
              <w:rFonts w:asciiTheme="minorHAnsi" w:eastAsiaTheme="minorEastAsia" w:hAnsiTheme="minorHAnsi" w:cstheme="minorBidi"/>
              <w:noProof/>
              <w:sz w:val="22"/>
              <w:szCs w:val="22"/>
              <w:lang w:val="en-US" w:eastAsia="en-US"/>
            </w:rPr>
          </w:pPr>
          <w:del w:id="419" w:author="Maureen Barry" w:date="2025-05-02T09:55:00Z">
            <w:r w:rsidRPr="00ED5B34" w:rsidDel="00ED5B34">
              <w:rPr>
                <w:noProof/>
                <w:rPrChange w:id="420" w:author="Maureen Barry" w:date="2025-05-02T09:55:00Z">
                  <w:rPr>
                    <w:rStyle w:val="Hyperlink"/>
                  </w:rPr>
                </w:rPrChange>
              </w:rPr>
              <w:delText>Evidence of Coverage (ATE_COV.1)</w:delText>
            </w:r>
            <w:r w:rsidDel="00ED5B34">
              <w:rPr>
                <w:noProof/>
              </w:rPr>
              <w:tab/>
              <w:delText>23</w:delText>
            </w:r>
          </w:del>
        </w:p>
        <w:p w14:paraId="501AAA01" w14:textId="2F58E445" w:rsidR="000C1E45" w:rsidDel="00ED5B34" w:rsidRDefault="004E7545">
          <w:pPr>
            <w:pStyle w:val="TOC3"/>
            <w:rPr>
              <w:del w:id="421" w:author="Maureen Barry" w:date="2025-05-02T09:55:00Z"/>
              <w:rFonts w:asciiTheme="minorHAnsi" w:eastAsiaTheme="minorEastAsia" w:hAnsiTheme="minorHAnsi" w:cstheme="minorBidi"/>
              <w:noProof/>
              <w:sz w:val="22"/>
              <w:szCs w:val="22"/>
              <w:lang w:val="en-US" w:eastAsia="en-US"/>
            </w:rPr>
          </w:pPr>
          <w:del w:id="422" w:author="Maureen Barry" w:date="2025-05-02T09:55:00Z">
            <w:r w:rsidRPr="00ED5B34" w:rsidDel="00ED5B34">
              <w:rPr>
                <w:noProof/>
                <w:rPrChange w:id="423" w:author="Maureen Barry" w:date="2025-05-02T09:55:00Z">
                  <w:rPr>
                    <w:rStyle w:val="Hyperlink"/>
                  </w:rPr>
                </w:rPrChange>
              </w:rPr>
              <w:delText>Functional Testing (ATE_FUN.1)</w:delText>
            </w:r>
            <w:r w:rsidDel="00ED5B34">
              <w:rPr>
                <w:noProof/>
              </w:rPr>
              <w:tab/>
              <w:delText>23</w:delText>
            </w:r>
          </w:del>
        </w:p>
        <w:p w14:paraId="29F8BAA3" w14:textId="4B7E7353" w:rsidR="000C1E45" w:rsidDel="00ED5B34" w:rsidRDefault="004E7545">
          <w:pPr>
            <w:pStyle w:val="TOC3"/>
            <w:rPr>
              <w:del w:id="424" w:author="Maureen Barry" w:date="2025-05-02T09:55:00Z"/>
              <w:rFonts w:asciiTheme="minorHAnsi" w:eastAsiaTheme="minorEastAsia" w:hAnsiTheme="minorHAnsi" w:cstheme="minorBidi"/>
              <w:noProof/>
              <w:sz w:val="22"/>
              <w:szCs w:val="22"/>
              <w:lang w:val="en-US" w:eastAsia="en-US"/>
            </w:rPr>
          </w:pPr>
          <w:del w:id="425" w:author="Maureen Barry" w:date="2025-05-02T09:55:00Z">
            <w:r w:rsidRPr="00ED5B34" w:rsidDel="00ED5B34">
              <w:rPr>
                <w:noProof/>
                <w:rPrChange w:id="426" w:author="Maureen Barry" w:date="2025-05-02T09:55:00Z">
                  <w:rPr>
                    <w:rStyle w:val="Hyperlink"/>
                  </w:rPr>
                </w:rPrChange>
              </w:rPr>
              <w:delText>Independent Testing (ATE_IND.2)</w:delText>
            </w:r>
            <w:r w:rsidDel="00ED5B34">
              <w:rPr>
                <w:noProof/>
              </w:rPr>
              <w:tab/>
              <w:delText>23</w:delText>
            </w:r>
          </w:del>
        </w:p>
        <w:p w14:paraId="461CC3A0" w14:textId="23667C66" w:rsidR="000C1E45" w:rsidDel="00ED5B34" w:rsidRDefault="004E7545">
          <w:pPr>
            <w:pStyle w:val="TOC2"/>
            <w:rPr>
              <w:del w:id="427" w:author="Maureen Barry" w:date="2025-05-02T09:55:00Z"/>
              <w:rFonts w:asciiTheme="minorHAnsi" w:eastAsiaTheme="minorEastAsia" w:hAnsiTheme="minorHAnsi" w:cstheme="minorBidi"/>
              <w:noProof/>
              <w:sz w:val="22"/>
              <w:szCs w:val="22"/>
              <w:lang w:val="en-US" w:eastAsia="en-US"/>
            </w:rPr>
          </w:pPr>
          <w:del w:id="428" w:author="Maureen Barry" w:date="2025-05-02T09:55:00Z">
            <w:r w:rsidRPr="00ED5B34" w:rsidDel="00ED5B34">
              <w:rPr>
                <w:noProof/>
                <w:rPrChange w:id="429" w:author="Maureen Barry" w:date="2025-05-02T09:55:00Z">
                  <w:rPr>
                    <w:rStyle w:val="Hyperlink"/>
                  </w:rPr>
                </w:rPrChange>
              </w:rPr>
              <w:delText>4.6</w:delText>
            </w:r>
            <w:r w:rsidDel="00ED5B34">
              <w:rPr>
                <w:rFonts w:asciiTheme="minorHAnsi" w:eastAsiaTheme="minorEastAsia" w:hAnsiTheme="minorHAnsi" w:cstheme="minorBidi"/>
                <w:noProof/>
                <w:sz w:val="22"/>
                <w:szCs w:val="22"/>
                <w:lang w:val="en-US" w:eastAsia="en-US"/>
              </w:rPr>
              <w:tab/>
            </w:r>
            <w:r w:rsidRPr="00ED5B34" w:rsidDel="00ED5B34">
              <w:rPr>
                <w:noProof/>
                <w:rPrChange w:id="430" w:author="Maureen Barry" w:date="2025-05-02T09:55:00Z">
                  <w:rPr>
                    <w:rStyle w:val="Hyperlink"/>
                  </w:rPr>
                </w:rPrChange>
              </w:rPr>
              <w:delText>Class AVA: Vulnerability Assessment</w:delText>
            </w:r>
            <w:r w:rsidDel="00ED5B34">
              <w:rPr>
                <w:noProof/>
              </w:rPr>
              <w:tab/>
              <w:delText>26</w:delText>
            </w:r>
          </w:del>
        </w:p>
        <w:p w14:paraId="5889A4BE" w14:textId="054C3D32" w:rsidR="000C1E45" w:rsidDel="00ED5B34" w:rsidRDefault="004E7545">
          <w:pPr>
            <w:pStyle w:val="TOC3"/>
            <w:rPr>
              <w:del w:id="431" w:author="Maureen Barry" w:date="2025-05-02T09:55:00Z"/>
              <w:rFonts w:asciiTheme="minorHAnsi" w:eastAsiaTheme="minorEastAsia" w:hAnsiTheme="minorHAnsi" w:cstheme="minorBidi"/>
              <w:noProof/>
              <w:sz w:val="22"/>
              <w:szCs w:val="22"/>
              <w:lang w:val="en-US" w:eastAsia="en-US"/>
            </w:rPr>
          </w:pPr>
          <w:del w:id="432" w:author="Maureen Barry" w:date="2025-05-02T09:55:00Z">
            <w:r w:rsidRPr="00ED5B34" w:rsidDel="00ED5B34">
              <w:rPr>
                <w:noProof/>
                <w:rPrChange w:id="433" w:author="Maureen Barry" w:date="2025-05-02T09:55:00Z">
                  <w:rPr>
                    <w:rStyle w:val="Hyperlink"/>
                  </w:rPr>
                </w:rPrChange>
              </w:rPr>
              <w:delText>Vulnerability Analysis (AVA_VAN.2)</w:delText>
            </w:r>
            <w:r w:rsidDel="00ED5B34">
              <w:rPr>
                <w:noProof/>
              </w:rPr>
              <w:tab/>
              <w:delText>26</w:delText>
            </w:r>
          </w:del>
        </w:p>
        <w:p w14:paraId="33820223" w14:textId="182F1B8D" w:rsidR="000C1E45" w:rsidDel="00ED5B34" w:rsidRDefault="004E7545">
          <w:pPr>
            <w:pStyle w:val="TOC1"/>
            <w:rPr>
              <w:del w:id="434" w:author="Maureen Barry" w:date="2025-05-02T09:55:00Z"/>
              <w:rFonts w:asciiTheme="minorHAnsi" w:eastAsiaTheme="minorEastAsia" w:hAnsiTheme="minorHAnsi" w:cstheme="minorBidi"/>
              <w:noProof/>
              <w:sz w:val="22"/>
              <w:szCs w:val="22"/>
              <w:lang w:val="en-US" w:eastAsia="en-US"/>
            </w:rPr>
          </w:pPr>
          <w:del w:id="435" w:author="Maureen Barry" w:date="2025-05-02T09:55:00Z">
            <w:r w:rsidRPr="00ED5B34" w:rsidDel="00ED5B34">
              <w:rPr>
                <w:noProof/>
                <w:rPrChange w:id="436" w:author="Maureen Barry" w:date="2025-05-02T09:55:00Z">
                  <w:rPr>
                    <w:rStyle w:val="Hyperlink"/>
                  </w:rPr>
                </w:rPrChange>
              </w:rPr>
              <w:delText>5.</w:delText>
            </w:r>
            <w:r w:rsidDel="00ED5B34">
              <w:rPr>
                <w:rFonts w:asciiTheme="minorHAnsi" w:eastAsiaTheme="minorEastAsia" w:hAnsiTheme="minorHAnsi" w:cstheme="minorBidi"/>
                <w:noProof/>
                <w:sz w:val="22"/>
                <w:szCs w:val="22"/>
                <w:lang w:val="en-US" w:eastAsia="en-US"/>
              </w:rPr>
              <w:tab/>
            </w:r>
            <w:r w:rsidRPr="00ED5B34" w:rsidDel="00ED5B34">
              <w:rPr>
                <w:noProof/>
                <w:rPrChange w:id="437" w:author="Maureen Barry" w:date="2025-05-02T09:55:00Z">
                  <w:rPr>
                    <w:rStyle w:val="Hyperlink"/>
                  </w:rPr>
                </w:rPrChange>
              </w:rPr>
              <w:delText>References</w:delText>
            </w:r>
            <w:r w:rsidDel="00ED5B34">
              <w:rPr>
                <w:noProof/>
              </w:rPr>
              <w:tab/>
              <w:delText>30</w:delText>
            </w:r>
          </w:del>
        </w:p>
        <w:p w14:paraId="1D98CEE3" w14:textId="29AC4B6C" w:rsidR="000C1E45" w:rsidDel="00ED5B34" w:rsidRDefault="004E7545">
          <w:pPr>
            <w:pStyle w:val="TOC1"/>
            <w:tabs>
              <w:tab w:val="left" w:pos="1560"/>
            </w:tabs>
            <w:rPr>
              <w:del w:id="438" w:author="Maureen Barry" w:date="2025-05-02T09:55:00Z"/>
              <w:rFonts w:asciiTheme="minorHAnsi" w:eastAsiaTheme="minorEastAsia" w:hAnsiTheme="minorHAnsi" w:cstheme="minorBidi"/>
              <w:noProof/>
              <w:sz w:val="22"/>
              <w:szCs w:val="22"/>
              <w:lang w:val="en-US" w:eastAsia="en-US"/>
            </w:rPr>
          </w:pPr>
          <w:del w:id="439" w:author="Maureen Barry" w:date="2025-05-02T09:55:00Z">
            <w:r w:rsidRPr="00ED5B34" w:rsidDel="00ED5B34">
              <w:rPr>
                <w:noProof/>
                <w:rPrChange w:id="440" w:author="Maureen Barry" w:date="2025-05-02T09:55:00Z">
                  <w:rPr>
                    <w:rStyle w:val="Hyperlink"/>
                  </w:rPr>
                </w:rPrChange>
              </w:rPr>
              <w:delText>Appendix A.</w:delText>
            </w:r>
            <w:r w:rsidDel="00ED5B34">
              <w:rPr>
                <w:rFonts w:asciiTheme="minorHAnsi" w:eastAsiaTheme="minorEastAsia" w:hAnsiTheme="minorHAnsi" w:cstheme="minorBidi"/>
                <w:noProof/>
                <w:sz w:val="22"/>
                <w:szCs w:val="22"/>
                <w:lang w:val="en-US" w:eastAsia="en-US"/>
              </w:rPr>
              <w:tab/>
            </w:r>
            <w:r w:rsidRPr="00ED5B34" w:rsidDel="00ED5B34">
              <w:rPr>
                <w:noProof/>
                <w:rPrChange w:id="441" w:author="Maureen Barry" w:date="2025-05-02T09:55:00Z">
                  <w:rPr>
                    <w:rStyle w:val="Hyperlink"/>
                  </w:rPr>
                </w:rPrChange>
              </w:rPr>
              <w:delText>Vulnerability Analysis</w:delText>
            </w:r>
            <w:r w:rsidDel="00ED5B34">
              <w:rPr>
                <w:noProof/>
              </w:rPr>
              <w:tab/>
              <w:delText>31</w:delText>
            </w:r>
          </w:del>
        </w:p>
        <w:p w14:paraId="0A458999" w14:textId="68515321" w:rsidR="000C1E45" w:rsidDel="00ED5B34" w:rsidRDefault="004E7545">
          <w:pPr>
            <w:pStyle w:val="TOC1"/>
            <w:tabs>
              <w:tab w:val="left" w:pos="851"/>
            </w:tabs>
            <w:rPr>
              <w:del w:id="442" w:author="Maureen Barry" w:date="2025-05-02T09:55:00Z"/>
              <w:rFonts w:asciiTheme="minorHAnsi" w:eastAsiaTheme="minorEastAsia" w:hAnsiTheme="minorHAnsi" w:cstheme="minorBidi"/>
              <w:noProof/>
              <w:sz w:val="22"/>
              <w:szCs w:val="22"/>
              <w:lang w:val="en-US" w:eastAsia="en-US"/>
            </w:rPr>
          </w:pPr>
          <w:del w:id="443" w:author="Maureen Barry" w:date="2025-05-02T09:55:00Z">
            <w:r w:rsidRPr="00ED5B34" w:rsidDel="00ED5B34">
              <w:rPr>
                <w:noProof/>
                <w:rPrChange w:id="444" w:author="Maureen Barry" w:date="2025-05-02T09:55:00Z">
                  <w:rPr>
                    <w:rStyle w:val="Hyperlink"/>
                  </w:rPr>
                </w:rPrChange>
              </w:rPr>
              <w:delText>A.1</w:delText>
            </w:r>
            <w:r w:rsidDel="00ED5B34">
              <w:rPr>
                <w:rFonts w:asciiTheme="minorHAnsi" w:eastAsiaTheme="minorEastAsia" w:hAnsiTheme="minorHAnsi" w:cstheme="minorBidi"/>
                <w:noProof/>
                <w:sz w:val="22"/>
                <w:szCs w:val="22"/>
                <w:lang w:val="en-US" w:eastAsia="en-US"/>
              </w:rPr>
              <w:tab/>
            </w:r>
            <w:r w:rsidRPr="00ED5B34" w:rsidDel="00ED5B34">
              <w:rPr>
                <w:noProof/>
                <w:rPrChange w:id="445" w:author="Maureen Barry" w:date="2025-05-02T09:55:00Z">
                  <w:rPr>
                    <w:rStyle w:val="Hyperlink"/>
                  </w:rPr>
                </w:rPrChange>
              </w:rPr>
              <w:delText>Sources of vulnerability information</w:delText>
            </w:r>
            <w:r w:rsidDel="00ED5B34">
              <w:rPr>
                <w:noProof/>
              </w:rPr>
              <w:tab/>
              <w:delText>31</w:delText>
            </w:r>
          </w:del>
        </w:p>
        <w:p w14:paraId="28BC6FBA" w14:textId="176FF7AB" w:rsidR="000C1E45" w:rsidDel="00ED5B34" w:rsidRDefault="004E7545">
          <w:pPr>
            <w:pStyle w:val="TOC1"/>
            <w:tabs>
              <w:tab w:val="left" w:pos="851"/>
            </w:tabs>
            <w:rPr>
              <w:del w:id="446" w:author="Maureen Barry" w:date="2025-05-02T09:55:00Z"/>
              <w:rFonts w:asciiTheme="minorHAnsi" w:eastAsiaTheme="minorEastAsia" w:hAnsiTheme="minorHAnsi" w:cstheme="minorBidi"/>
              <w:noProof/>
              <w:sz w:val="22"/>
              <w:szCs w:val="22"/>
              <w:lang w:val="en-US" w:eastAsia="en-US"/>
            </w:rPr>
          </w:pPr>
          <w:del w:id="447" w:author="Maureen Barry" w:date="2025-05-02T09:55:00Z">
            <w:r w:rsidRPr="00ED5B34" w:rsidDel="00ED5B34">
              <w:rPr>
                <w:noProof/>
                <w:rPrChange w:id="448" w:author="Maureen Barry" w:date="2025-05-02T09:55:00Z">
                  <w:rPr>
                    <w:rStyle w:val="Hyperlink"/>
                  </w:rPr>
                </w:rPrChange>
              </w:rPr>
              <w:delText>A.2</w:delText>
            </w:r>
            <w:r w:rsidDel="00ED5B34">
              <w:rPr>
                <w:rFonts w:asciiTheme="minorHAnsi" w:eastAsiaTheme="minorEastAsia" w:hAnsiTheme="minorHAnsi" w:cstheme="minorBidi"/>
                <w:noProof/>
                <w:sz w:val="22"/>
                <w:szCs w:val="22"/>
                <w:lang w:val="en-US" w:eastAsia="en-US"/>
              </w:rPr>
              <w:tab/>
            </w:r>
            <w:r w:rsidRPr="00ED5B34" w:rsidDel="00ED5B34">
              <w:rPr>
                <w:noProof/>
                <w:rPrChange w:id="449" w:author="Maureen Barry" w:date="2025-05-02T09:55:00Z">
                  <w:rPr>
                    <w:rStyle w:val="Hyperlink"/>
                  </w:rPr>
                </w:rPrChange>
              </w:rPr>
              <w:delText>Type 1 Hypotheses—Public-Vulnerability-based</w:delText>
            </w:r>
            <w:r w:rsidDel="00ED5B34">
              <w:rPr>
                <w:noProof/>
              </w:rPr>
              <w:tab/>
              <w:delText>31</w:delText>
            </w:r>
          </w:del>
        </w:p>
        <w:p w14:paraId="6016EE70" w14:textId="6A8C6F45" w:rsidR="000C1E45" w:rsidDel="00ED5B34" w:rsidRDefault="004E7545">
          <w:pPr>
            <w:pStyle w:val="TOC1"/>
            <w:tabs>
              <w:tab w:val="left" w:pos="851"/>
            </w:tabs>
            <w:rPr>
              <w:del w:id="450" w:author="Maureen Barry" w:date="2025-05-02T09:55:00Z"/>
              <w:rFonts w:asciiTheme="minorHAnsi" w:eastAsiaTheme="minorEastAsia" w:hAnsiTheme="minorHAnsi" w:cstheme="minorBidi"/>
              <w:noProof/>
              <w:sz w:val="22"/>
              <w:szCs w:val="22"/>
              <w:lang w:val="en-US" w:eastAsia="en-US"/>
            </w:rPr>
          </w:pPr>
          <w:del w:id="451" w:author="Maureen Barry" w:date="2025-05-02T09:55:00Z">
            <w:r w:rsidRPr="00ED5B34" w:rsidDel="00ED5B34">
              <w:rPr>
                <w:noProof/>
                <w:rPrChange w:id="452" w:author="Maureen Barry" w:date="2025-05-02T09:55:00Z">
                  <w:rPr>
                    <w:rStyle w:val="Hyperlink"/>
                  </w:rPr>
                </w:rPrChange>
              </w:rPr>
              <w:delText>A.3</w:delText>
            </w:r>
            <w:r w:rsidDel="00ED5B34">
              <w:rPr>
                <w:rFonts w:asciiTheme="minorHAnsi" w:eastAsiaTheme="minorEastAsia" w:hAnsiTheme="minorHAnsi" w:cstheme="minorBidi"/>
                <w:noProof/>
                <w:sz w:val="22"/>
                <w:szCs w:val="22"/>
                <w:lang w:val="en-US" w:eastAsia="en-US"/>
              </w:rPr>
              <w:tab/>
            </w:r>
            <w:r w:rsidRPr="00ED5B34" w:rsidDel="00ED5B34">
              <w:rPr>
                <w:noProof/>
                <w:rPrChange w:id="453" w:author="Maureen Barry" w:date="2025-05-02T09:55:00Z">
                  <w:rPr>
                    <w:rStyle w:val="Hyperlink"/>
                  </w:rPr>
                </w:rPrChange>
              </w:rPr>
              <w:delText>Type 2 Hypotheses—iTC-Sourced</w:delText>
            </w:r>
            <w:r w:rsidDel="00ED5B34">
              <w:rPr>
                <w:noProof/>
              </w:rPr>
              <w:tab/>
              <w:delText>32</w:delText>
            </w:r>
          </w:del>
        </w:p>
        <w:p w14:paraId="6AC61D8B" w14:textId="79337888" w:rsidR="000C1E45" w:rsidDel="00ED5B34" w:rsidRDefault="004E7545">
          <w:pPr>
            <w:pStyle w:val="TOC1"/>
            <w:tabs>
              <w:tab w:val="left" w:pos="851"/>
            </w:tabs>
            <w:rPr>
              <w:del w:id="454" w:author="Maureen Barry" w:date="2025-05-02T09:55:00Z"/>
              <w:rFonts w:asciiTheme="minorHAnsi" w:eastAsiaTheme="minorEastAsia" w:hAnsiTheme="minorHAnsi" w:cstheme="minorBidi"/>
              <w:noProof/>
              <w:sz w:val="22"/>
              <w:szCs w:val="22"/>
              <w:lang w:val="en-US" w:eastAsia="en-US"/>
            </w:rPr>
          </w:pPr>
          <w:del w:id="455" w:author="Maureen Barry" w:date="2025-05-02T09:55:00Z">
            <w:r w:rsidRPr="00ED5B34" w:rsidDel="00ED5B34">
              <w:rPr>
                <w:noProof/>
                <w:rPrChange w:id="456" w:author="Maureen Barry" w:date="2025-05-02T09:55:00Z">
                  <w:rPr>
                    <w:rStyle w:val="Hyperlink"/>
                  </w:rPr>
                </w:rPrChange>
              </w:rPr>
              <w:delText>A.3.1</w:delText>
            </w:r>
            <w:r w:rsidDel="00ED5B34">
              <w:rPr>
                <w:rFonts w:asciiTheme="minorHAnsi" w:eastAsiaTheme="minorEastAsia" w:hAnsiTheme="minorHAnsi" w:cstheme="minorBidi"/>
                <w:noProof/>
                <w:sz w:val="22"/>
                <w:szCs w:val="22"/>
                <w:lang w:val="en-US" w:eastAsia="en-US"/>
              </w:rPr>
              <w:tab/>
            </w:r>
            <w:r w:rsidRPr="00ED5B34" w:rsidDel="00ED5B34">
              <w:rPr>
                <w:noProof/>
                <w:rPrChange w:id="457" w:author="Maureen Barry" w:date="2025-05-02T09:55:00Z">
                  <w:rPr>
                    <w:rStyle w:val="Hyperlink"/>
                  </w:rPr>
                </w:rPrChange>
              </w:rPr>
              <w:delText>SQL Injection</w:delText>
            </w:r>
            <w:r w:rsidDel="00ED5B34">
              <w:rPr>
                <w:noProof/>
              </w:rPr>
              <w:tab/>
              <w:delText>32</w:delText>
            </w:r>
          </w:del>
        </w:p>
        <w:p w14:paraId="4D685C0D" w14:textId="02A484D8" w:rsidR="000C1E45" w:rsidDel="00ED5B34" w:rsidRDefault="004E7545">
          <w:pPr>
            <w:pStyle w:val="TOC1"/>
            <w:tabs>
              <w:tab w:val="left" w:pos="851"/>
            </w:tabs>
            <w:rPr>
              <w:del w:id="458" w:author="Maureen Barry" w:date="2025-05-02T09:55:00Z"/>
              <w:rFonts w:asciiTheme="minorHAnsi" w:eastAsiaTheme="minorEastAsia" w:hAnsiTheme="minorHAnsi" w:cstheme="minorBidi"/>
              <w:noProof/>
              <w:sz w:val="22"/>
              <w:szCs w:val="22"/>
              <w:lang w:val="en-US" w:eastAsia="en-US"/>
            </w:rPr>
          </w:pPr>
          <w:del w:id="459" w:author="Maureen Barry" w:date="2025-05-02T09:55:00Z">
            <w:r w:rsidRPr="00ED5B34" w:rsidDel="00ED5B34">
              <w:rPr>
                <w:noProof/>
                <w:rPrChange w:id="460" w:author="Maureen Barry" w:date="2025-05-02T09:55:00Z">
                  <w:rPr>
                    <w:rStyle w:val="Hyperlink"/>
                  </w:rPr>
                </w:rPrChange>
              </w:rPr>
              <w:delText>A.4</w:delText>
            </w:r>
            <w:r w:rsidDel="00ED5B34">
              <w:rPr>
                <w:rFonts w:asciiTheme="minorHAnsi" w:eastAsiaTheme="minorEastAsia" w:hAnsiTheme="minorHAnsi" w:cstheme="minorBidi"/>
                <w:noProof/>
                <w:sz w:val="22"/>
                <w:szCs w:val="22"/>
                <w:lang w:val="en-US" w:eastAsia="en-US"/>
              </w:rPr>
              <w:tab/>
            </w:r>
            <w:r w:rsidRPr="00ED5B34" w:rsidDel="00ED5B34">
              <w:rPr>
                <w:noProof/>
                <w:rPrChange w:id="461" w:author="Maureen Barry" w:date="2025-05-02T09:55:00Z">
                  <w:rPr>
                    <w:rStyle w:val="Hyperlink"/>
                  </w:rPr>
                </w:rPrChange>
              </w:rPr>
              <w:delText>Type 3 Hypotheses—Evaluation-Team-Generated</w:delText>
            </w:r>
            <w:r w:rsidDel="00ED5B34">
              <w:rPr>
                <w:noProof/>
              </w:rPr>
              <w:tab/>
              <w:delText>33</w:delText>
            </w:r>
          </w:del>
        </w:p>
        <w:p w14:paraId="37A0309F" w14:textId="57DEA309" w:rsidR="000C1E45" w:rsidDel="00ED5B34" w:rsidRDefault="004E7545">
          <w:pPr>
            <w:pStyle w:val="TOC1"/>
            <w:tabs>
              <w:tab w:val="left" w:pos="851"/>
            </w:tabs>
            <w:rPr>
              <w:del w:id="462" w:author="Maureen Barry" w:date="2025-05-02T09:55:00Z"/>
              <w:rFonts w:asciiTheme="minorHAnsi" w:eastAsiaTheme="minorEastAsia" w:hAnsiTheme="minorHAnsi" w:cstheme="minorBidi"/>
              <w:noProof/>
              <w:sz w:val="22"/>
              <w:szCs w:val="22"/>
              <w:lang w:val="en-US" w:eastAsia="en-US"/>
            </w:rPr>
          </w:pPr>
          <w:del w:id="463" w:author="Maureen Barry" w:date="2025-05-02T09:55:00Z">
            <w:r w:rsidRPr="00ED5B34" w:rsidDel="00ED5B34">
              <w:rPr>
                <w:noProof/>
                <w:rPrChange w:id="464" w:author="Maureen Barry" w:date="2025-05-02T09:55:00Z">
                  <w:rPr>
                    <w:rStyle w:val="Hyperlink"/>
                  </w:rPr>
                </w:rPrChange>
              </w:rPr>
              <w:delText>A.5</w:delText>
            </w:r>
            <w:r w:rsidDel="00ED5B34">
              <w:rPr>
                <w:rFonts w:asciiTheme="minorHAnsi" w:eastAsiaTheme="minorEastAsia" w:hAnsiTheme="minorHAnsi" w:cstheme="minorBidi"/>
                <w:noProof/>
                <w:sz w:val="22"/>
                <w:szCs w:val="22"/>
                <w:lang w:val="en-US" w:eastAsia="en-US"/>
              </w:rPr>
              <w:tab/>
            </w:r>
            <w:r w:rsidRPr="00ED5B34" w:rsidDel="00ED5B34">
              <w:rPr>
                <w:noProof/>
                <w:rPrChange w:id="465" w:author="Maureen Barry" w:date="2025-05-02T09:55:00Z">
                  <w:rPr>
                    <w:rStyle w:val="Hyperlink"/>
                  </w:rPr>
                </w:rPrChange>
              </w:rPr>
              <w:delText>Type 4 Hypotheses—Tool-Generated</w:delText>
            </w:r>
            <w:r w:rsidDel="00ED5B34">
              <w:rPr>
                <w:noProof/>
              </w:rPr>
              <w:tab/>
              <w:delText>33</w:delText>
            </w:r>
          </w:del>
        </w:p>
        <w:p w14:paraId="17760BB2" w14:textId="1E99C408" w:rsidR="000C1E45" w:rsidDel="00ED5B34" w:rsidRDefault="004E7545">
          <w:pPr>
            <w:pStyle w:val="TOC1"/>
            <w:tabs>
              <w:tab w:val="left" w:pos="851"/>
            </w:tabs>
            <w:rPr>
              <w:del w:id="466" w:author="Maureen Barry" w:date="2025-05-02T09:55:00Z"/>
              <w:rFonts w:asciiTheme="minorHAnsi" w:eastAsiaTheme="minorEastAsia" w:hAnsiTheme="minorHAnsi" w:cstheme="minorBidi"/>
              <w:noProof/>
              <w:sz w:val="22"/>
              <w:szCs w:val="22"/>
              <w:lang w:val="en-US" w:eastAsia="en-US"/>
            </w:rPr>
          </w:pPr>
          <w:del w:id="467" w:author="Maureen Barry" w:date="2025-05-02T09:55:00Z">
            <w:r w:rsidRPr="00ED5B34" w:rsidDel="00ED5B34">
              <w:rPr>
                <w:noProof/>
                <w:rPrChange w:id="468" w:author="Maureen Barry" w:date="2025-05-02T09:55:00Z">
                  <w:rPr>
                    <w:rStyle w:val="Hyperlink"/>
                  </w:rPr>
                </w:rPrChange>
              </w:rPr>
              <w:delText>A.6</w:delText>
            </w:r>
            <w:r w:rsidDel="00ED5B34">
              <w:rPr>
                <w:rFonts w:asciiTheme="minorHAnsi" w:eastAsiaTheme="minorEastAsia" w:hAnsiTheme="minorHAnsi" w:cstheme="minorBidi"/>
                <w:noProof/>
                <w:sz w:val="22"/>
                <w:szCs w:val="22"/>
                <w:lang w:val="en-US" w:eastAsia="en-US"/>
              </w:rPr>
              <w:tab/>
            </w:r>
            <w:r w:rsidRPr="00ED5B34" w:rsidDel="00ED5B34">
              <w:rPr>
                <w:noProof/>
                <w:rPrChange w:id="469" w:author="Maureen Barry" w:date="2025-05-02T09:55:00Z">
                  <w:rPr>
                    <w:rStyle w:val="Hyperlink"/>
                  </w:rPr>
                </w:rPrChange>
              </w:rPr>
              <w:delText>Process for Evaluator Vulnerability Analysis</w:delText>
            </w:r>
            <w:r w:rsidDel="00ED5B34">
              <w:rPr>
                <w:noProof/>
              </w:rPr>
              <w:tab/>
              <w:delText>33</w:delText>
            </w:r>
          </w:del>
        </w:p>
        <w:p w14:paraId="26AB6D87" w14:textId="4F1BB5E0" w:rsidR="000C1E45" w:rsidDel="00ED5B34" w:rsidRDefault="004E7545">
          <w:pPr>
            <w:pStyle w:val="TOC1"/>
            <w:tabs>
              <w:tab w:val="left" w:pos="851"/>
            </w:tabs>
            <w:rPr>
              <w:del w:id="470" w:author="Maureen Barry" w:date="2025-05-02T09:55:00Z"/>
              <w:rFonts w:asciiTheme="minorHAnsi" w:eastAsiaTheme="minorEastAsia" w:hAnsiTheme="minorHAnsi" w:cstheme="minorBidi"/>
              <w:noProof/>
              <w:sz w:val="22"/>
              <w:szCs w:val="22"/>
              <w:lang w:val="en-US" w:eastAsia="en-US"/>
            </w:rPr>
          </w:pPr>
          <w:del w:id="471" w:author="Maureen Barry" w:date="2025-05-02T09:55:00Z">
            <w:r w:rsidRPr="00ED5B34" w:rsidDel="00ED5B34">
              <w:rPr>
                <w:noProof/>
                <w:rPrChange w:id="472" w:author="Maureen Barry" w:date="2025-05-02T09:55:00Z">
                  <w:rPr>
                    <w:rStyle w:val="Hyperlink"/>
                  </w:rPr>
                </w:rPrChange>
              </w:rPr>
              <w:delText>A.6.1</w:delText>
            </w:r>
            <w:r w:rsidDel="00ED5B34">
              <w:rPr>
                <w:rFonts w:asciiTheme="minorHAnsi" w:eastAsiaTheme="minorEastAsia" w:hAnsiTheme="minorHAnsi" w:cstheme="minorBidi"/>
                <w:noProof/>
                <w:sz w:val="22"/>
                <w:szCs w:val="22"/>
                <w:lang w:val="en-US" w:eastAsia="en-US"/>
              </w:rPr>
              <w:tab/>
            </w:r>
            <w:r w:rsidRPr="00ED5B34" w:rsidDel="00ED5B34">
              <w:rPr>
                <w:noProof/>
                <w:rPrChange w:id="473" w:author="Maureen Barry" w:date="2025-05-02T09:55:00Z">
                  <w:rPr>
                    <w:rStyle w:val="Hyperlink"/>
                  </w:rPr>
                </w:rPrChange>
              </w:rPr>
              <w:delText>Unavailable evidence</w:delText>
            </w:r>
            <w:r w:rsidDel="00ED5B34">
              <w:rPr>
                <w:noProof/>
              </w:rPr>
              <w:tab/>
              <w:delText>34</w:delText>
            </w:r>
          </w:del>
        </w:p>
        <w:p w14:paraId="1995A0EC" w14:textId="146D4598" w:rsidR="000C1E45" w:rsidDel="00ED5B34" w:rsidRDefault="004E7545">
          <w:pPr>
            <w:pStyle w:val="TOC1"/>
            <w:tabs>
              <w:tab w:val="left" w:pos="851"/>
            </w:tabs>
            <w:rPr>
              <w:del w:id="474" w:author="Maureen Barry" w:date="2025-05-02T09:55:00Z"/>
              <w:rFonts w:asciiTheme="minorHAnsi" w:eastAsiaTheme="minorEastAsia" w:hAnsiTheme="minorHAnsi" w:cstheme="minorBidi"/>
              <w:noProof/>
              <w:sz w:val="22"/>
              <w:szCs w:val="22"/>
              <w:lang w:val="en-US" w:eastAsia="en-US"/>
            </w:rPr>
          </w:pPr>
          <w:del w:id="475" w:author="Maureen Barry" w:date="2025-05-02T09:55:00Z">
            <w:r w:rsidRPr="00ED5B34" w:rsidDel="00ED5B34">
              <w:rPr>
                <w:noProof/>
                <w:rPrChange w:id="476" w:author="Maureen Barry" w:date="2025-05-02T09:55:00Z">
                  <w:rPr>
                    <w:rStyle w:val="Hyperlink"/>
                  </w:rPr>
                </w:rPrChange>
              </w:rPr>
              <w:delText>A.6.2</w:delText>
            </w:r>
            <w:r w:rsidDel="00ED5B34">
              <w:rPr>
                <w:rFonts w:asciiTheme="minorHAnsi" w:eastAsiaTheme="minorEastAsia" w:hAnsiTheme="minorHAnsi" w:cstheme="minorBidi"/>
                <w:noProof/>
                <w:sz w:val="22"/>
                <w:szCs w:val="22"/>
                <w:lang w:val="en-US" w:eastAsia="en-US"/>
              </w:rPr>
              <w:tab/>
            </w:r>
            <w:r w:rsidRPr="00ED5B34" w:rsidDel="00ED5B34">
              <w:rPr>
                <w:noProof/>
                <w:rPrChange w:id="477" w:author="Maureen Barry" w:date="2025-05-02T09:55:00Z">
                  <w:rPr>
                    <w:rStyle w:val="Hyperlink"/>
                  </w:rPr>
                </w:rPrChange>
              </w:rPr>
              <w:delText>Dealing with flaws</w:delText>
            </w:r>
            <w:r w:rsidDel="00ED5B34">
              <w:rPr>
                <w:noProof/>
              </w:rPr>
              <w:tab/>
              <w:delText>34</w:delText>
            </w:r>
          </w:del>
        </w:p>
        <w:p w14:paraId="1C4B3F26" w14:textId="660075EE" w:rsidR="000C1E45" w:rsidDel="00ED5B34" w:rsidRDefault="004E7545">
          <w:pPr>
            <w:pStyle w:val="TOC1"/>
            <w:tabs>
              <w:tab w:val="left" w:pos="851"/>
            </w:tabs>
            <w:rPr>
              <w:del w:id="478" w:author="Maureen Barry" w:date="2025-05-02T09:55:00Z"/>
              <w:rFonts w:asciiTheme="minorHAnsi" w:eastAsiaTheme="minorEastAsia" w:hAnsiTheme="minorHAnsi" w:cstheme="minorBidi"/>
              <w:noProof/>
              <w:sz w:val="22"/>
              <w:szCs w:val="22"/>
              <w:lang w:val="en-US" w:eastAsia="en-US"/>
            </w:rPr>
          </w:pPr>
          <w:del w:id="479" w:author="Maureen Barry" w:date="2025-05-02T09:55:00Z">
            <w:r w:rsidRPr="00ED5B34" w:rsidDel="00ED5B34">
              <w:rPr>
                <w:noProof/>
                <w:rPrChange w:id="480" w:author="Maureen Barry" w:date="2025-05-02T09:55:00Z">
                  <w:rPr>
                    <w:rStyle w:val="Hyperlink"/>
                  </w:rPr>
                </w:rPrChange>
              </w:rPr>
              <w:delText>A.7</w:delText>
            </w:r>
            <w:r w:rsidDel="00ED5B34">
              <w:rPr>
                <w:rFonts w:asciiTheme="minorHAnsi" w:eastAsiaTheme="minorEastAsia" w:hAnsiTheme="minorHAnsi" w:cstheme="minorBidi"/>
                <w:noProof/>
                <w:sz w:val="22"/>
                <w:szCs w:val="22"/>
                <w:lang w:val="en-US" w:eastAsia="en-US"/>
              </w:rPr>
              <w:tab/>
            </w:r>
            <w:r w:rsidRPr="00ED5B34" w:rsidDel="00ED5B34">
              <w:rPr>
                <w:noProof/>
                <w:rPrChange w:id="481" w:author="Maureen Barry" w:date="2025-05-02T09:55:00Z">
                  <w:rPr>
                    <w:rStyle w:val="Hyperlink"/>
                  </w:rPr>
                </w:rPrChange>
              </w:rPr>
              <w:delText>Reporting</w:delText>
            </w:r>
            <w:r w:rsidDel="00ED5B34">
              <w:rPr>
                <w:noProof/>
              </w:rPr>
              <w:tab/>
              <w:delText>35</w:delText>
            </w:r>
          </w:del>
        </w:p>
        <w:p w14:paraId="0DC25E3D" w14:textId="62C9E1E6" w:rsidR="000C1E45" w:rsidDel="00ED5B34" w:rsidRDefault="004E7545">
          <w:pPr>
            <w:pStyle w:val="TOC1"/>
            <w:tabs>
              <w:tab w:val="left" w:pos="1560"/>
            </w:tabs>
            <w:rPr>
              <w:del w:id="482" w:author="Maureen Barry" w:date="2025-05-02T09:55:00Z"/>
              <w:rFonts w:asciiTheme="minorHAnsi" w:eastAsiaTheme="minorEastAsia" w:hAnsiTheme="minorHAnsi" w:cstheme="minorBidi"/>
              <w:noProof/>
              <w:sz w:val="22"/>
              <w:szCs w:val="22"/>
              <w:lang w:val="en-US" w:eastAsia="en-US"/>
            </w:rPr>
          </w:pPr>
          <w:del w:id="483" w:author="Maureen Barry" w:date="2025-05-02T09:55:00Z">
            <w:r w:rsidRPr="00ED5B34" w:rsidDel="00ED5B34">
              <w:rPr>
                <w:noProof/>
                <w:rPrChange w:id="484" w:author="Maureen Barry" w:date="2025-05-02T09:55:00Z">
                  <w:rPr>
                    <w:rStyle w:val="Hyperlink"/>
                  </w:rPr>
                </w:rPrChange>
              </w:rPr>
              <w:delText>Appendix B.</w:delText>
            </w:r>
            <w:r w:rsidDel="00ED5B34">
              <w:rPr>
                <w:rFonts w:asciiTheme="minorHAnsi" w:eastAsiaTheme="minorEastAsia" w:hAnsiTheme="minorHAnsi" w:cstheme="minorBidi"/>
                <w:noProof/>
                <w:sz w:val="22"/>
                <w:szCs w:val="22"/>
                <w:lang w:val="en-US" w:eastAsia="en-US"/>
              </w:rPr>
              <w:tab/>
            </w:r>
            <w:r w:rsidRPr="00ED5B34" w:rsidDel="00ED5B34">
              <w:rPr>
                <w:noProof/>
                <w:rPrChange w:id="485" w:author="Maureen Barry" w:date="2025-05-02T09:55:00Z">
                  <w:rPr>
                    <w:rStyle w:val="Hyperlink"/>
                  </w:rPr>
                </w:rPrChange>
              </w:rPr>
              <w:delText>Glossary</w:delText>
            </w:r>
            <w:r w:rsidDel="00ED5B34">
              <w:rPr>
                <w:noProof/>
              </w:rPr>
              <w:tab/>
              <w:delText>37</w:delText>
            </w:r>
          </w:del>
        </w:p>
        <w:p w14:paraId="74A5FDEF" w14:textId="21E1D77F" w:rsidR="000C1E45" w:rsidDel="00ED5B34" w:rsidRDefault="004E7545">
          <w:pPr>
            <w:pStyle w:val="TOC1"/>
            <w:tabs>
              <w:tab w:val="left" w:pos="851"/>
            </w:tabs>
            <w:rPr>
              <w:del w:id="486" w:author="Maureen Barry" w:date="2025-05-02T09:55:00Z"/>
              <w:rFonts w:asciiTheme="minorHAnsi" w:eastAsiaTheme="minorEastAsia" w:hAnsiTheme="minorHAnsi" w:cstheme="minorBidi"/>
              <w:noProof/>
              <w:sz w:val="22"/>
              <w:szCs w:val="22"/>
              <w:lang w:val="en-US" w:eastAsia="en-US"/>
            </w:rPr>
          </w:pPr>
          <w:del w:id="487" w:author="Maureen Barry" w:date="2025-05-02T09:55:00Z">
            <w:r w:rsidRPr="00ED5B34" w:rsidDel="00ED5B34">
              <w:rPr>
                <w:noProof/>
                <w:rPrChange w:id="488" w:author="Maureen Barry" w:date="2025-05-02T09:55:00Z">
                  <w:rPr>
                    <w:rStyle w:val="Hyperlink"/>
                  </w:rPr>
                </w:rPrChange>
              </w:rPr>
              <w:delText>B.1</w:delText>
            </w:r>
            <w:r w:rsidDel="00ED5B34">
              <w:rPr>
                <w:rFonts w:asciiTheme="minorHAnsi" w:eastAsiaTheme="minorEastAsia" w:hAnsiTheme="minorHAnsi" w:cstheme="minorBidi"/>
                <w:noProof/>
                <w:sz w:val="22"/>
                <w:szCs w:val="22"/>
                <w:lang w:val="en-US" w:eastAsia="en-US"/>
              </w:rPr>
              <w:tab/>
            </w:r>
            <w:r w:rsidRPr="00ED5B34" w:rsidDel="00ED5B34">
              <w:rPr>
                <w:noProof/>
                <w:rPrChange w:id="489" w:author="Maureen Barry" w:date="2025-05-02T09:55:00Z">
                  <w:rPr>
                    <w:rStyle w:val="Hyperlink"/>
                  </w:rPr>
                </w:rPrChange>
              </w:rPr>
              <w:delText>Terms and Definitions</w:delText>
            </w:r>
            <w:r w:rsidDel="00ED5B34">
              <w:rPr>
                <w:noProof/>
              </w:rPr>
              <w:tab/>
              <w:delText>37</w:delText>
            </w:r>
          </w:del>
        </w:p>
        <w:p w14:paraId="1F0BA75F" w14:textId="6229663E" w:rsidR="000C1E45" w:rsidDel="00ED5B34" w:rsidRDefault="004E7545">
          <w:pPr>
            <w:pStyle w:val="TOC1"/>
            <w:tabs>
              <w:tab w:val="left" w:pos="851"/>
            </w:tabs>
            <w:rPr>
              <w:del w:id="490" w:author="Maureen Barry" w:date="2025-05-02T09:55:00Z"/>
              <w:rFonts w:asciiTheme="minorHAnsi" w:eastAsiaTheme="minorEastAsia" w:hAnsiTheme="minorHAnsi" w:cstheme="minorBidi"/>
              <w:noProof/>
              <w:sz w:val="22"/>
              <w:szCs w:val="22"/>
              <w:lang w:val="en-US" w:eastAsia="en-US"/>
            </w:rPr>
          </w:pPr>
          <w:del w:id="491" w:author="Maureen Barry" w:date="2025-05-02T09:55:00Z">
            <w:r w:rsidRPr="00ED5B34" w:rsidDel="00ED5B34">
              <w:rPr>
                <w:noProof/>
                <w:rPrChange w:id="492" w:author="Maureen Barry" w:date="2025-05-02T09:55:00Z">
                  <w:rPr>
                    <w:rStyle w:val="Hyperlink"/>
                  </w:rPr>
                </w:rPrChange>
              </w:rPr>
              <w:delText>B.2</w:delText>
            </w:r>
            <w:r w:rsidDel="00ED5B34">
              <w:rPr>
                <w:rFonts w:asciiTheme="minorHAnsi" w:eastAsiaTheme="minorEastAsia" w:hAnsiTheme="minorHAnsi" w:cstheme="minorBidi"/>
                <w:noProof/>
                <w:sz w:val="22"/>
                <w:szCs w:val="22"/>
                <w:lang w:val="en-US" w:eastAsia="en-US"/>
              </w:rPr>
              <w:tab/>
            </w:r>
            <w:r w:rsidRPr="00ED5B34" w:rsidDel="00ED5B34">
              <w:rPr>
                <w:noProof/>
                <w:rPrChange w:id="493" w:author="Maureen Barry" w:date="2025-05-02T09:55:00Z">
                  <w:rPr>
                    <w:rStyle w:val="Hyperlink"/>
                  </w:rPr>
                </w:rPrChange>
              </w:rPr>
              <w:delText>Acronyms used in this SD</w:delText>
            </w:r>
            <w:r w:rsidDel="00ED5B34">
              <w:rPr>
                <w:noProof/>
              </w:rPr>
              <w:tab/>
              <w:delText>37</w:delText>
            </w:r>
          </w:del>
        </w:p>
        <w:p w14:paraId="1D20B092" w14:textId="77777777" w:rsidR="000C1E45" w:rsidRDefault="004E7545">
          <w:r>
            <w:rPr>
              <w:b/>
              <w:bCs/>
            </w:rPr>
            <w:fldChar w:fldCharType="end"/>
          </w:r>
        </w:p>
      </w:sdtContent>
    </w:sdt>
    <w:p w14:paraId="0A228857" w14:textId="77777777" w:rsidR="000C1E45" w:rsidRDefault="000C1E45">
      <w:pPr>
        <w:spacing w:after="0"/>
        <w:rPr>
          <w:b/>
          <w:sz w:val="28"/>
          <w:lang w:val="en-US"/>
        </w:rPr>
      </w:pPr>
    </w:p>
    <w:p w14:paraId="69D52707" w14:textId="77777777" w:rsidR="000C1E45" w:rsidRDefault="004E7545">
      <w:pPr>
        <w:pStyle w:val="TableOfContents"/>
        <w:rPr>
          <w:lang w:val="en-US"/>
        </w:rPr>
      </w:pPr>
      <w:r>
        <w:rPr>
          <w:lang w:val="en-US"/>
        </w:rPr>
        <w:t>Figures / Tables</w:t>
      </w:r>
    </w:p>
    <w:p w14:paraId="314724F1" w14:textId="77777777" w:rsidR="000C1E45" w:rsidRDefault="004E7545">
      <w:pPr>
        <w:pStyle w:val="TableofFigures"/>
        <w:rPr>
          <w:rFonts w:asciiTheme="minorHAnsi" w:eastAsiaTheme="minorEastAsia" w:hAnsiTheme="minorHAnsi" w:cstheme="minorBidi"/>
          <w:sz w:val="22"/>
          <w:szCs w:val="22"/>
          <w:lang w:val="en-US" w:eastAsia="en-US"/>
        </w:rPr>
      </w:pPr>
      <w:r>
        <w:fldChar w:fldCharType="begin"/>
      </w:r>
      <w:r>
        <w:instrText xml:space="preserve"> TOC \t "Caption" \c </w:instrText>
      </w:r>
      <w:r>
        <w:fldChar w:fldCharType="separate"/>
      </w:r>
      <w:r>
        <w:t>Table 1: Mapping of ADV_ARC.1 [CEM] Work Units to Evaluation Activities</w:t>
      </w:r>
      <w:r>
        <w:tab/>
      </w:r>
      <w:r>
        <w:fldChar w:fldCharType="begin"/>
      </w:r>
      <w:r>
        <w:instrText xml:space="preserve"> PAGEREF _Toc42831742 \h </w:instrText>
      </w:r>
      <w:r>
        <w:fldChar w:fldCharType="separate"/>
      </w:r>
      <w:r>
        <w:t>19</w:t>
      </w:r>
      <w:r>
        <w:fldChar w:fldCharType="end"/>
      </w:r>
    </w:p>
    <w:p w14:paraId="1160EC86" w14:textId="77777777" w:rsidR="000C1E45" w:rsidRDefault="004E7545">
      <w:pPr>
        <w:pStyle w:val="TableofFigures"/>
        <w:rPr>
          <w:rFonts w:asciiTheme="minorHAnsi" w:eastAsiaTheme="minorEastAsia" w:hAnsiTheme="minorHAnsi" w:cstheme="minorBidi"/>
          <w:sz w:val="22"/>
          <w:szCs w:val="22"/>
          <w:lang w:val="en-US" w:eastAsia="en-US"/>
        </w:rPr>
      </w:pPr>
      <w:r>
        <w:t>Table 2: Mapping of ALC_FLR.3 [CEM] Work Units to Evaluation Activities</w:t>
      </w:r>
      <w:r>
        <w:tab/>
      </w:r>
      <w:r>
        <w:fldChar w:fldCharType="begin"/>
      </w:r>
      <w:r>
        <w:instrText xml:space="preserve"> PAGEREF _Toc42831743 \h </w:instrText>
      </w:r>
      <w:r>
        <w:fldChar w:fldCharType="separate"/>
      </w:r>
      <w:r>
        <w:t>23</w:t>
      </w:r>
      <w:r>
        <w:fldChar w:fldCharType="end"/>
      </w:r>
    </w:p>
    <w:p w14:paraId="4E5E8248" w14:textId="77777777" w:rsidR="000C1E45" w:rsidRDefault="004E7545">
      <w:pPr>
        <w:pStyle w:val="TableofFigures"/>
        <w:rPr>
          <w:rFonts w:asciiTheme="minorHAnsi" w:eastAsiaTheme="minorEastAsia" w:hAnsiTheme="minorHAnsi" w:cstheme="minorBidi"/>
          <w:sz w:val="22"/>
          <w:szCs w:val="22"/>
          <w:lang w:val="en-US" w:eastAsia="en-US"/>
        </w:rPr>
      </w:pPr>
      <w:r>
        <w:t>Table 3: Mapping of ATE_IND.2 [CEM] Work Units to Evaluation Activities</w:t>
      </w:r>
      <w:r>
        <w:tab/>
      </w:r>
      <w:r>
        <w:fldChar w:fldCharType="begin"/>
      </w:r>
      <w:r>
        <w:instrText xml:space="preserve"> PAGEREF _Toc42831744 \h </w:instrText>
      </w:r>
      <w:r>
        <w:fldChar w:fldCharType="separate"/>
      </w:r>
      <w:r>
        <w:t>26</w:t>
      </w:r>
      <w:r>
        <w:fldChar w:fldCharType="end"/>
      </w:r>
    </w:p>
    <w:p w14:paraId="1AB8E770" w14:textId="77777777" w:rsidR="000C1E45" w:rsidRDefault="004E7545">
      <w:pPr>
        <w:pStyle w:val="TableofFigures"/>
        <w:rPr>
          <w:rFonts w:asciiTheme="minorHAnsi" w:eastAsiaTheme="minorEastAsia" w:hAnsiTheme="minorHAnsi" w:cstheme="minorBidi"/>
          <w:sz w:val="22"/>
          <w:szCs w:val="22"/>
          <w:lang w:val="en-US" w:eastAsia="en-US"/>
        </w:rPr>
      </w:pPr>
      <w:r>
        <w:t>Table 4: Mapping of AVA_VAN.2 [CEM] Work Units to Evaluation Activities</w:t>
      </w:r>
      <w:r>
        <w:tab/>
      </w:r>
      <w:r>
        <w:fldChar w:fldCharType="begin"/>
      </w:r>
      <w:r>
        <w:instrText xml:space="preserve"> PAGEREF _Toc42831745 \h </w:instrText>
      </w:r>
      <w:r>
        <w:fldChar w:fldCharType="separate"/>
      </w:r>
      <w:r>
        <w:t>29</w:t>
      </w:r>
      <w:r>
        <w:fldChar w:fldCharType="end"/>
      </w:r>
    </w:p>
    <w:p w14:paraId="42938103" w14:textId="77777777" w:rsidR="000C1E45" w:rsidRDefault="004E7545">
      <w:r>
        <w:fldChar w:fldCharType="end"/>
      </w:r>
    </w:p>
    <w:p w14:paraId="2FC93B50" w14:textId="77777777" w:rsidR="000C1E45" w:rsidRDefault="004E7545">
      <w:pPr>
        <w:spacing w:after="0"/>
      </w:pPr>
      <w:r>
        <w:br w:type="page" w:clear="all"/>
      </w:r>
      <w:bookmarkEnd w:id="27"/>
    </w:p>
    <w:p w14:paraId="55F54321" w14:textId="77777777" w:rsidR="000C1E45" w:rsidRDefault="004E7545">
      <w:pPr>
        <w:pStyle w:val="Heading1"/>
      </w:pPr>
      <w:bookmarkStart w:id="494" w:name="_Toc14096870"/>
      <w:bookmarkStart w:id="495" w:name="_Toc14098985"/>
      <w:bookmarkStart w:id="496" w:name="_Toc14093415"/>
      <w:bookmarkStart w:id="497" w:name="_Toc33760133"/>
      <w:bookmarkStart w:id="498" w:name="_Toc14166626"/>
      <w:bookmarkStart w:id="499" w:name="_Toc42830215"/>
      <w:bookmarkStart w:id="500" w:name="_Toc210015147"/>
      <w:bookmarkStart w:id="501" w:name="_Toc360632723"/>
      <w:bookmarkStart w:id="502" w:name="_Toc237563390"/>
      <w:bookmarkStart w:id="503" w:name="_Toc234034141"/>
      <w:bookmarkStart w:id="504" w:name="_Toc42831533"/>
      <w:bookmarkStart w:id="505" w:name="_Toc197072169"/>
      <w:bookmarkEnd w:id="494"/>
      <w:bookmarkEnd w:id="495"/>
      <w:bookmarkEnd w:id="496"/>
      <w:bookmarkEnd w:id="497"/>
      <w:bookmarkEnd w:id="498"/>
      <w:r>
        <w:lastRenderedPageBreak/>
        <w:t>Introduction</w:t>
      </w:r>
      <w:bookmarkEnd w:id="499"/>
      <w:bookmarkEnd w:id="500"/>
      <w:bookmarkEnd w:id="501"/>
      <w:bookmarkEnd w:id="502"/>
      <w:bookmarkEnd w:id="503"/>
      <w:bookmarkEnd w:id="504"/>
      <w:bookmarkEnd w:id="28"/>
      <w:bookmarkEnd w:id="29"/>
      <w:bookmarkEnd w:id="30"/>
      <w:bookmarkEnd w:id="31"/>
      <w:bookmarkEnd w:id="505"/>
    </w:p>
    <w:p w14:paraId="3D1D2560" w14:textId="77777777" w:rsidR="000C1E45" w:rsidRDefault="004E7545">
      <w:pPr>
        <w:pStyle w:val="Heading2"/>
      </w:pPr>
      <w:bookmarkStart w:id="506" w:name="_Ref14082196"/>
      <w:bookmarkStart w:id="507" w:name="_Toc42830216"/>
      <w:bookmarkStart w:id="508" w:name="_Toc42831534"/>
      <w:bookmarkStart w:id="509" w:name="_Toc197072170"/>
      <w:r>
        <w:t>Technology Area and Scope of Supporting Document</w:t>
      </w:r>
      <w:bookmarkEnd w:id="506"/>
      <w:bookmarkEnd w:id="507"/>
      <w:bookmarkEnd w:id="508"/>
      <w:bookmarkEnd w:id="509"/>
    </w:p>
    <w:p w14:paraId="222FAC4B" w14:textId="77777777" w:rsidR="000C1E45" w:rsidRDefault="004E7545">
      <w:bookmarkStart w:id="510" w:name="_Ref265148993"/>
      <w:bookmarkStart w:id="511" w:name="_Toc360632725"/>
      <w:bookmarkStart w:id="512" w:name="_Toc237563392"/>
      <w:r>
        <w:t>This Supporting Document (SD) defines the Evaluation Activities associated with the collaborative Protection Profile for Database Management Systems [</w:t>
      </w:r>
      <w:proofErr w:type="spellStart"/>
      <w:r>
        <w:t>DBMScPP</w:t>
      </w:r>
      <w:proofErr w:type="spellEnd"/>
      <w:r>
        <w:t xml:space="preserve">]. </w:t>
      </w:r>
    </w:p>
    <w:p w14:paraId="19F1799D" w14:textId="77777777" w:rsidR="000C1E45" w:rsidRDefault="004E7545">
      <w:r>
        <w:t>This Supporting Document is mandatory for evaluations of products that claim conformance to the following cPP:</w:t>
      </w:r>
    </w:p>
    <w:p w14:paraId="5FD330A2" w14:textId="77777777" w:rsidR="000C1E45" w:rsidRDefault="004E7545">
      <w:pPr>
        <w:pStyle w:val="ListParagraph"/>
        <w:numPr>
          <w:ilvl w:val="0"/>
          <w:numId w:val="14"/>
        </w:numPr>
      </w:pPr>
      <w:r>
        <w:t>collaborative Protection Profile for Database Management Systems [</w:t>
      </w:r>
      <w:proofErr w:type="spellStart"/>
      <w:r>
        <w:t>DBMScPP</w:t>
      </w:r>
      <w:proofErr w:type="spellEnd"/>
      <w:r>
        <w:t>]</w:t>
      </w:r>
    </w:p>
    <w:p w14:paraId="43FDA452" w14:textId="77777777" w:rsidR="000C1E45" w:rsidRDefault="004E7545">
      <w:r>
        <w:t>Although Evaluation Activities (EA) are defined for the evaluators to follow, the definitions in this Supporting Document aim to provide a common understanding for developers, evaluators and users as to what aspects of the Target of Evaluation (TOE) are tested in an evaluation against the associated cPP, and to what depth the testing is carried out.</w:t>
      </w:r>
    </w:p>
    <w:p w14:paraId="7495C616" w14:textId="77777777" w:rsidR="000C1E45" w:rsidRDefault="004E7545">
      <w:r>
        <w:t>This common understanding contributes to the goal of ensuring that evaluations against the cPP achieve comparable, transparent and repeatable results. In general, the definition of Evaluation Activities will also help Developers to prepare for evaluation by identifying specific requirements for their TOE. The specific requirements in Evaluation Activities may in some cases clarify the meaning of Security Functional Requirements (SFRs), and may identify particular requirements for the content of Security Targets (ST), especially the TOE Summary Specification (TSS), user guidance documentation and testing activities.</w:t>
      </w:r>
    </w:p>
    <w:p w14:paraId="30DD3434" w14:textId="77777777" w:rsidR="000C1E45" w:rsidRDefault="004E7545">
      <w:pPr>
        <w:pStyle w:val="Heading2"/>
      </w:pPr>
      <w:bookmarkStart w:id="513" w:name="_Toc42830217"/>
      <w:bookmarkStart w:id="514" w:name="_Toc42831535"/>
      <w:bookmarkStart w:id="515" w:name="_Toc197072171"/>
      <w:r>
        <w:t>Structure of the Document</w:t>
      </w:r>
      <w:bookmarkEnd w:id="513"/>
      <w:bookmarkEnd w:id="514"/>
      <w:bookmarkEnd w:id="515"/>
    </w:p>
    <w:p w14:paraId="31286C42" w14:textId="77777777" w:rsidR="000C1E45" w:rsidRDefault="004E7545">
      <w:r>
        <w:t xml:space="preserve">EAs can be defined for both SFRs and Security Assurance Requirements (SAR). These are defined in separate sections of this Supporting Document. </w:t>
      </w:r>
    </w:p>
    <w:p w14:paraId="76CDF0BF" w14:textId="77777777" w:rsidR="000C1E45" w:rsidRDefault="004E7545">
      <w:r>
        <w:t>If any EA cannot be successfully completed in an evaluation, then the overall verdict for the evaluation is a ‘</w:t>
      </w:r>
      <w:proofErr w:type="gramStart"/>
      <w:r>
        <w:t>fail</w:t>
      </w:r>
      <w:proofErr w:type="gramEnd"/>
      <w:r>
        <w:t xml:space="preserve">’. In rare cases there may be acceptable reasons why an EA may be modified or deemed not applicable for a particular TOE, but this must be agreed with the Certification Body (CB) for the evaluation. </w:t>
      </w:r>
    </w:p>
    <w:p w14:paraId="5599C83F" w14:textId="77777777" w:rsidR="000C1E45" w:rsidRDefault="004E7545">
      <w:r>
        <w:t>In general, if all EAs (for both SFRs and Security Assurance Requirements (SARs)) are successfully completed in an evaluation then it would be expected that the overall verdict for the evaluation is a ‘pass’. To reach a ‘</w:t>
      </w:r>
      <w:proofErr w:type="gramStart"/>
      <w:r>
        <w:t>fail</w:t>
      </w:r>
      <w:proofErr w:type="gramEnd"/>
      <w:r>
        <w:t>’ verdict when the EAs have been successfully completed would require a specific justification from the evaluator as to why the Evaluation Activities were not sufficient for that TOE.</w:t>
      </w:r>
    </w:p>
    <w:p w14:paraId="07A3F248" w14:textId="77777777" w:rsidR="000C1E45" w:rsidRDefault="004E7545">
      <w:r>
        <w:t>Similarly, at the more granular level of Assurance Components, if the EAs for an Assurance Component and all of its related SFR EAs are successfully completed in an evaluation then it would be expected that the verdict for the Assurance Component is a ‘pass’. To reach a ‘</w:t>
      </w:r>
      <w:proofErr w:type="gramStart"/>
      <w:r>
        <w:t>fail</w:t>
      </w:r>
      <w:proofErr w:type="gramEnd"/>
      <w:r>
        <w:t>’ verdict for the Assurance Component when these EAs have been successfully completed would require a specific justification from the evaluator as to why the EAs were not sufficient for that TOE.</w:t>
      </w:r>
    </w:p>
    <w:p w14:paraId="37925C05" w14:textId="77777777" w:rsidR="000C1E45" w:rsidRDefault="004E7545">
      <w:pPr>
        <w:pStyle w:val="Heading2"/>
      </w:pPr>
      <w:bookmarkStart w:id="516" w:name="_Toc42831536"/>
      <w:bookmarkStart w:id="517" w:name="_Toc42830218"/>
      <w:bookmarkStart w:id="518" w:name="_Toc197072172"/>
      <w:r>
        <w:lastRenderedPageBreak/>
        <w:t>Application of this Supporting Document</w:t>
      </w:r>
      <w:bookmarkEnd w:id="516"/>
      <w:bookmarkEnd w:id="517"/>
      <w:bookmarkEnd w:id="518"/>
    </w:p>
    <w:p w14:paraId="04E0F793" w14:textId="77777777" w:rsidR="000C1E45" w:rsidRDefault="004E7545">
      <w:r>
        <w:t xml:space="preserve">This Supporting Document (SD) defines three types of EAs; TSS, Guidance Documentation, and Tests are designed to be used in conjunction with </w:t>
      </w:r>
      <w:proofErr w:type="spellStart"/>
      <w:r>
        <w:t>cPPs</w:t>
      </w:r>
      <w:proofErr w:type="spellEnd"/>
      <w:r>
        <w:t xml:space="preserve">. </w:t>
      </w:r>
      <w:proofErr w:type="spellStart"/>
      <w:r>
        <w:t>cPPs</w:t>
      </w:r>
      <w:proofErr w:type="spellEnd"/>
      <w:r>
        <w:t xml:space="preserve"> that rely on this SD will explicitly identify this document as a source for the EAs. Each security requirement (SFR or SAR) specified in the cPP could have multiple associated EAs. The security requirement naming convention is consistent between the cPP and SD ensuring a clear one to one correspondence between security requirements and EAs. </w:t>
      </w:r>
    </w:p>
    <w:p w14:paraId="45866804" w14:textId="77777777" w:rsidR="000C1E45" w:rsidRDefault="004E7545">
      <w:r>
        <w:t xml:space="preserve">The cPP and SD are designed to be used in conjunction with each other, where the cPP lists SFRs and SARs and the SD catalogues EAs associated with each SFR and SAR. Some of the SFRs included in the cPP are optional. Therefore, an ST claiming conformance to the cPP does not necessarily have to include all possible SFRs defined in the cPP. </w:t>
      </w:r>
    </w:p>
    <w:p w14:paraId="50514256" w14:textId="77777777" w:rsidR="000C1E45" w:rsidRDefault="004E7545">
      <w:r>
        <w:t>In an ST conformant to the cPP, several operations need to be performed (mainly selections and assignments). Some EAs define separate actions for different selected or assigned values in SFRs. The evaluator shall neither carry out EAs related to SFRs that are not claimed in the ST nor EAs related to specific selected or assigned values that are not claimed in the ST.</w:t>
      </w:r>
    </w:p>
    <w:p w14:paraId="586AB1C3" w14:textId="77777777" w:rsidR="000C1E45" w:rsidRDefault="004E7545">
      <w:r>
        <w:t xml:space="preserve">EAs do not necessarily have to be executed independently from each other. A description in a guidance documentation or one test case, for example, can cover multiple EAs at a time, no matter whether the EAs are related to the same or different SFRs. </w:t>
      </w:r>
      <w:bookmarkEnd w:id="510"/>
      <w:bookmarkEnd w:id="511"/>
      <w:bookmarkEnd w:id="512"/>
    </w:p>
    <w:p w14:paraId="10325B7C" w14:textId="77777777" w:rsidR="000C1E45" w:rsidRDefault="004E7545">
      <w:pPr>
        <w:spacing w:after="0"/>
        <w:rPr>
          <w:rFonts w:eastAsia="Calibri Light" w:cs="Arial"/>
          <w:b/>
          <w:color w:val="000000" w:themeColor="text1"/>
          <w:sz w:val="32"/>
          <w:szCs w:val="32"/>
          <w:lang w:val="en-US" w:eastAsia="en-US"/>
        </w:rPr>
      </w:pPr>
      <w:bookmarkStart w:id="519" w:name="_Toc42831537"/>
      <w:bookmarkStart w:id="520" w:name="_Toc42830219"/>
      <w:bookmarkStart w:id="521" w:name="_Ref19029314"/>
      <w:bookmarkStart w:id="522" w:name="_Ref241245628"/>
      <w:bookmarkStart w:id="523" w:name="_Toc238727387"/>
      <w:bookmarkStart w:id="524" w:name="_Ref536531028"/>
      <w:r>
        <w:br w:type="page" w:clear="all"/>
      </w:r>
    </w:p>
    <w:p w14:paraId="76EC6F1F" w14:textId="77777777" w:rsidR="000C1E45" w:rsidRDefault="004E7545">
      <w:pPr>
        <w:pStyle w:val="Heading1"/>
      </w:pPr>
      <w:bookmarkStart w:id="525" w:name="_Toc197072173"/>
      <w:r>
        <w:lastRenderedPageBreak/>
        <w:t>Evaluation Activities for SFRs</w:t>
      </w:r>
      <w:bookmarkEnd w:id="519"/>
      <w:bookmarkEnd w:id="520"/>
      <w:bookmarkEnd w:id="521"/>
      <w:bookmarkEnd w:id="525"/>
    </w:p>
    <w:p w14:paraId="676FF89D" w14:textId="77777777" w:rsidR="000C1E45" w:rsidRDefault="004E7545">
      <w:pPr>
        <w:pStyle w:val="Heading2"/>
      </w:pPr>
      <w:bookmarkStart w:id="526" w:name="_Toc14096873"/>
      <w:bookmarkStart w:id="527" w:name="_Toc14098991"/>
      <w:bookmarkStart w:id="528" w:name="_Toc14166632"/>
      <w:bookmarkStart w:id="529" w:name="_Toc33760139"/>
      <w:bookmarkStart w:id="530" w:name="_Toc42831538"/>
      <w:bookmarkStart w:id="531" w:name="_Toc42830220"/>
      <w:bookmarkStart w:id="532" w:name="_Toc197072174"/>
      <w:bookmarkEnd w:id="526"/>
      <w:bookmarkEnd w:id="527"/>
      <w:bookmarkEnd w:id="528"/>
      <w:bookmarkEnd w:id="529"/>
      <w:r>
        <w:t>Class: Security Audit (FAU)</w:t>
      </w:r>
      <w:bookmarkEnd w:id="530"/>
      <w:bookmarkEnd w:id="531"/>
      <w:bookmarkEnd w:id="532"/>
    </w:p>
    <w:p w14:paraId="4DA17EB8" w14:textId="77777777" w:rsidR="000C1E45" w:rsidRDefault="004E7545">
      <w:pPr>
        <w:pStyle w:val="Heading3"/>
      </w:pPr>
      <w:bookmarkStart w:id="533" w:name="_Toc42831539"/>
      <w:bookmarkStart w:id="534" w:name="_Toc42830221"/>
      <w:bookmarkStart w:id="535" w:name="_Toc197072175"/>
      <w:r>
        <w:t>FAU_GEN.1</w:t>
      </w:r>
      <w:r>
        <w:tab/>
        <w:t>Audit data generation</w:t>
      </w:r>
      <w:bookmarkEnd w:id="533"/>
      <w:bookmarkEnd w:id="534"/>
      <w:bookmarkEnd w:id="535"/>
    </w:p>
    <w:p w14:paraId="478730F6" w14:textId="77777777" w:rsidR="000C1E45" w:rsidRDefault="004E7545">
      <w:pPr>
        <w:pStyle w:val="Heading4"/>
      </w:pPr>
      <w:bookmarkStart w:id="536" w:name="_Toc42830222"/>
      <w:r>
        <w:t>TSS</w:t>
      </w:r>
      <w:bookmarkEnd w:id="536"/>
    </w:p>
    <w:p w14:paraId="286E1839" w14:textId="77777777" w:rsidR="000C1E45" w:rsidRDefault="004E7545">
      <w:pPr>
        <w:pStyle w:val="BodyText"/>
      </w:pPr>
      <w:r>
        <w:t>The list of auditable events is included in FAU_GEN.1. No further TSS activities are defined.</w:t>
      </w:r>
    </w:p>
    <w:p w14:paraId="22A407CB" w14:textId="77777777" w:rsidR="000C1E45" w:rsidRDefault="004E7545">
      <w:pPr>
        <w:pStyle w:val="Heading4"/>
        <w:spacing w:before="120" w:after="120"/>
        <w:rPr>
          <w:lang w:val="en-US"/>
        </w:rPr>
      </w:pPr>
      <w:bookmarkStart w:id="537" w:name="_Toc42830223"/>
      <w:r>
        <w:rPr>
          <w:lang w:val="en-US"/>
        </w:rPr>
        <w:t>Guidance Documentation</w:t>
      </w:r>
      <w:bookmarkEnd w:id="537"/>
    </w:p>
    <w:p w14:paraId="09CBBC5C" w14:textId="77777777" w:rsidR="000C1E45" w:rsidRDefault="004E7545">
      <w:pPr>
        <w:rPr>
          <w:lang w:val="en-US"/>
        </w:rPr>
      </w:pPr>
      <w:r>
        <w:rPr>
          <w:lang w:val="en-US"/>
        </w:rPr>
        <w:t xml:space="preserve">The evaluator shall check the guidance documentation to ensure that, as a minimum, the auditable events specified in FAU_GEN.1 are listed and the associated information recorded is consistent with the definition of the SFRs. </w:t>
      </w:r>
    </w:p>
    <w:p w14:paraId="6805BF14" w14:textId="77777777" w:rsidR="000C1E45" w:rsidRDefault="004E7545">
      <w:pPr>
        <w:pStyle w:val="Heading4"/>
      </w:pPr>
      <w:bookmarkStart w:id="538" w:name="_Toc42830224"/>
      <w:r>
        <w:t>Tests</w:t>
      </w:r>
      <w:bookmarkEnd w:id="538"/>
    </w:p>
    <w:p w14:paraId="3F80622B" w14:textId="77777777" w:rsidR="000C1E45" w:rsidRDefault="004E7545">
      <w:r>
        <w:t xml:space="preserve">For the events listed in the table of audit events in the ST, the evaluator shall verify the TOE’s ability to correctly generate audit records and that the associated information required by the ST is included in the audit record. </w:t>
      </w:r>
    </w:p>
    <w:p w14:paraId="3B42E7C9" w14:textId="77777777" w:rsidR="000C1E45" w:rsidRDefault="004E7545">
      <w:r>
        <w:t>Note that the testing here may be accomplished in conjunction with the testing of the security mechanisms.</w:t>
      </w:r>
    </w:p>
    <w:p w14:paraId="10C2CD88" w14:textId="77777777" w:rsidR="000C1E45" w:rsidRDefault="004E7545">
      <w:pPr>
        <w:pStyle w:val="Heading3"/>
      </w:pPr>
      <w:bookmarkStart w:id="539" w:name="_Toc42830225"/>
      <w:bookmarkStart w:id="540" w:name="_Toc42831540"/>
      <w:bookmarkStart w:id="541" w:name="_Toc197072176"/>
      <w:r>
        <w:t>FAU_GEN.2 User identity association</w:t>
      </w:r>
      <w:bookmarkEnd w:id="539"/>
      <w:bookmarkEnd w:id="540"/>
      <w:bookmarkEnd w:id="541"/>
    </w:p>
    <w:p w14:paraId="1C53A723" w14:textId="77777777" w:rsidR="000C1E45" w:rsidRDefault="004E7545">
      <w:pPr>
        <w:pStyle w:val="Heading4"/>
      </w:pPr>
      <w:bookmarkStart w:id="542" w:name="_Toc42830226"/>
      <w:r>
        <w:t>TSS</w:t>
      </w:r>
      <w:bookmarkEnd w:id="542"/>
    </w:p>
    <w:p w14:paraId="503F9D31" w14:textId="77777777" w:rsidR="000C1E45" w:rsidRDefault="004E7545">
      <w:pPr>
        <w:pStyle w:val="BodyText"/>
      </w:pPr>
      <w:r>
        <w:t>See FAU_GEN.1</w:t>
      </w:r>
    </w:p>
    <w:p w14:paraId="337E3279" w14:textId="77777777" w:rsidR="000C1E45" w:rsidRDefault="004E7545">
      <w:pPr>
        <w:pStyle w:val="Heading4"/>
        <w:rPr>
          <w:lang w:val="en-US"/>
        </w:rPr>
      </w:pPr>
      <w:bookmarkStart w:id="543" w:name="_Toc42830227"/>
      <w:r>
        <w:rPr>
          <w:lang w:val="en-US"/>
        </w:rPr>
        <w:t>Guidance Documentation</w:t>
      </w:r>
      <w:bookmarkEnd w:id="543"/>
    </w:p>
    <w:p w14:paraId="0B63255A" w14:textId="77777777" w:rsidR="000C1E45" w:rsidRDefault="004E7545">
      <w:pPr>
        <w:pStyle w:val="BodyText"/>
      </w:pPr>
      <w:r>
        <w:t>See FAU_GEN.1</w:t>
      </w:r>
    </w:p>
    <w:p w14:paraId="759C958E" w14:textId="77777777" w:rsidR="000C1E45" w:rsidRDefault="004E7545">
      <w:pPr>
        <w:pStyle w:val="Heading4"/>
        <w:rPr>
          <w:lang w:val="en-US"/>
        </w:rPr>
      </w:pPr>
      <w:bookmarkStart w:id="544" w:name="_Toc42830228"/>
      <w:r>
        <w:rPr>
          <w:lang w:val="en-US"/>
        </w:rPr>
        <w:t>Tests</w:t>
      </w:r>
      <w:bookmarkEnd w:id="544"/>
    </w:p>
    <w:p w14:paraId="13225AB4" w14:textId="77777777" w:rsidR="000C1E45" w:rsidRDefault="004E7545">
      <w:pPr>
        <w:rPr>
          <w:lang w:val="en-US"/>
        </w:rPr>
      </w:pPr>
      <w:r>
        <w:rPr>
          <w:lang w:val="en-US"/>
        </w:rPr>
        <w:t>This activity is accomplished in conjunction with the testing of FAU_GEN.1.1.</w:t>
      </w:r>
    </w:p>
    <w:p w14:paraId="27FE7772" w14:textId="77777777" w:rsidR="000C1E45" w:rsidRDefault="004E7545">
      <w:pPr>
        <w:pStyle w:val="Heading3"/>
      </w:pPr>
      <w:bookmarkStart w:id="545" w:name="_Toc42830229"/>
      <w:bookmarkStart w:id="546" w:name="_Toc42831541"/>
      <w:bookmarkStart w:id="547" w:name="_Toc197072177"/>
      <w:r>
        <w:t>FAU_SEL.1 Selective audit</w:t>
      </w:r>
      <w:bookmarkEnd w:id="545"/>
      <w:bookmarkEnd w:id="546"/>
      <w:bookmarkEnd w:id="547"/>
    </w:p>
    <w:p w14:paraId="683911E6" w14:textId="77777777" w:rsidR="000C1E45" w:rsidRDefault="004E7545">
      <w:pPr>
        <w:pStyle w:val="Heading4"/>
      </w:pPr>
      <w:bookmarkStart w:id="548" w:name="_Toc42830230"/>
      <w:r>
        <w:t>TSS</w:t>
      </w:r>
      <w:bookmarkEnd w:id="548"/>
    </w:p>
    <w:p w14:paraId="70709B50" w14:textId="77777777" w:rsidR="000C1E45" w:rsidRDefault="004E7545">
      <w:pPr>
        <w:pStyle w:val="BodyText"/>
      </w:pPr>
      <w:r>
        <w:t>The evaluator shall examine the TSS to verify that it identifies the attributes by which the TOE can be configured to selectively enable or disable the generation of auditable events.</w:t>
      </w:r>
    </w:p>
    <w:p w14:paraId="2B034872" w14:textId="77777777" w:rsidR="000C1E45" w:rsidRDefault="004E7545">
      <w:pPr>
        <w:pStyle w:val="Heading4"/>
        <w:rPr>
          <w:lang w:val="en-US"/>
        </w:rPr>
      </w:pPr>
      <w:bookmarkStart w:id="549" w:name="_Toc42830231"/>
      <w:r>
        <w:rPr>
          <w:lang w:val="en-US"/>
        </w:rPr>
        <w:lastRenderedPageBreak/>
        <w:t>Guidance Documentation</w:t>
      </w:r>
      <w:bookmarkEnd w:id="549"/>
    </w:p>
    <w:p w14:paraId="37FF04F9" w14:textId="77777777" w:rsidR="000C1E45" w:rsidRDefault="004E7545">
      <w:pPr>
        <w:rPr>
          <w:lang w:val="en-US"/>
        </w:rPr>
      </w:pPr>
      <w:r>
        <w:t>The evaluator shall examine the operational guidance to verify that it provides a list of the attributes that can be used to selectively enable or disable the generation of auditable events as well as instructions for performing this operation.</w:t>
      </w:r>
    </w:p>
    <w:p w14:paraId="4D6E89D7" w14:textId="77777777" w:rsidR="000C1E45" w:rsidRDefault="004E7545">
      <w:pPr>
        <w:pStyle w:val="Heading4"/>
        <w:rPr>
          <w:lang w:val="en-US"/>
        </w:rPr>
      </w:pPr>
      <w:bookmarkStart w:id="550" w:name="_Toc42830232"/>
      <w:r>
        <w:rPr>
          <w:lang w:val="en-US"/>
        </w:rPr>
        <w:t>Tests</w:t>
      </w:r>
      <w:bookmarkEnd w:id="550"/>
    </w:p>
    <w:p w14:paraId="24AADE97" w14:textId="77777777" w:rsidR="000C1E45" w:rsidRDefault="004E7545">
      <w:pPr>
        <w:pStyle w:val="BodyText"/>
        <w:numPr>
          <w:ilvl w:val="0"/>
          <w:numId w:val="15"/>
        </w:numPr>
        <w:rPr>
          <w:lang w:val="en-US"/>
        </w:rPr>
      </w:pPr>
      <w:r>
        <w:rPr>
          <w:lang w:val="en-US"/>
        </w:rPr>
        <w:t>The evaluator shall generate audit records for each attribute specified in FAU_SEL.1.</w:t>
      </w:r>
    </w:p>
    <w:p w14:paraId="4A2A0665" w14:textId="77777777" w:rsidR="000C1E45" w:rsidRDefault="004E7545">
      <w:pPr>
        <w:numPr>
          <w:ilvl w:val="0"/>
          <w:numId w:val="15"/>
        </w:numPr>
      </w:pPr>
      <w:r>
        <w:t>The evaluator shall log on to the TOE using a role that is sufficiently privileged to modify the set of events that the TOE audits, and select auditable events for each attribute specified by FAU_SEL.1 in the ST, including any attribute included in the assignment. This shall be done for each attribute separately and a combination of two or more of the attributes.</w:t>
      </w:r>
    </w:p>
    <w:p w14:paraId="49442BBB" w14:textId="77777777" w:rsidR="000C1E45" w:rsidRDefault="004E7545">
      <w:pPr>
        <w:pStyle w:val="BodyText"/>
        <w:numPr>
          <w:ilvl w:val="0"/>
          <w:numId w:val="15"/>
        </w:numPr>
        <w:rPr>
          <w:lang w:val="en-US"/>
        </w:rPr>
      </w:pPr>
      <w:r>
        <w:rPr>
          <w:lang w:val="en-US"/>
        </w:rPr>
        <w:t>The evaluator shall then:</w:t>
      </w:r>
    </w:p>
    <w:p w14:paraId="574E7302" w14:textId="77777777" w:rsidR="000C1E45" w:rsidRDefault="004E7545">
      <w:pPr>
        <w:pStyle w:val="BodyText"/>
        <w:numPr>
          <w:ilvl w:val="1"/>
          <w:numId w:val="15"/>
        </w:numPr>
        <w:rPr>
          <w:lang w:val="en-US"/>
        </w:rPr>
      </w:pPr>
      <w:r>
        <w:rPr>
          <w:lang w:val="en-US"/>
        </w:rPr>
        <w:t>Verify that audit logs are generated for the auditable events that have been selected;</w:t>
      </w:r>
    </w:p>
    <w:p w14:paraId="779EF7E7" w14:textId="77777777" w:rsidR="000C1E45" w:rsidRDefault="004E7545">
      <w:pPr>
        <w:numPr>
          <w:ilvl w:val="1"/>
          <w:numId w:val="15"/>
        </w:numPr>
      </w:pPr>
      <w:r>
        <w:t xml:space="preserve">Verify that audit logs are not generated for the auditable events that are not selected. </w:t>
      </w:r>
    </w:p>
    <w:p w14:paraId="28995381" w14:textId="77777777" w:rsidR="000C1E45" w:rsidRDefault="004E7545">
      <w:r>
        <w:t>NOTE: The following testing may be done in conjunction with other assurance activities since auditable events occur as a by-product of the TOE being used to perform other security functions.</w:t>
      </w:r>
    </w:p>
    <w:p w14:paraId="1D2535A3" w14:textId="77777777" w:rsidR="000C1E45" w:rsidRDefault="004E7545">
      <w:pPr>
        <w:pStyle w:val="Heading2"/>
      </w:pPr>
      <w:bookmarkStart w:id="551" w:name="_Toc42831542"/>
      <w:bookmarkStart w:id="552" w:name="_Toc42830233"/>
      <w:bookmarkStart w:id="553" w:name="_Toc197072178"/>
      <w:r>
        <w:t>Class: User Data Protection (FDP)</w:t>
      </w:r>
      <w:bookmarkEnd w:id="551"/>
      <w:bookmarkEnd w:id="552"/>
      <w:bookmarkEnd w:id="553"/>
    </w:p>
    <w:p w14:paraId="3787636A" w14:textId="77777777" w:rsidR="000C1E45" w:rsidRDefault="004E7545">
      <w:pPr>
        <w:pStyle w:val="Heading3"/>
      </w:pPr>
      <w:bookmarkStart w:id="554" w:name="_Toc42831543"/>
      <w:bookmarkStart w:id="555" w:name="_Toc42830234"/>
      <w:bookmarkStart w:id="556" w:name="_Toc197072179"/>
      <w:r>
        <w:t>FDP_ACC.1 Subset access control</w:t>
      </w:r>
      <w:bookmarkEnd w:id="554"/>
      <w:bookmarkEnd w:id="555"/>
      <w:bookmarkEnd w:id="556"/>
    </w:p>
    <w:p w14:paraId="5FFDB1FF" w14:textId="77777777" w:rsidR="000C1E45" w:rsidRDefault="004E7545">
      <w:pPr>
        <w:pStyle w:val="Heading4"/>
      </w:pPr>
      <w:bookmarkStart w:id="557" w:name="_Toc42830235"/>
      <w:r>
        <w:t>TSS</w:t>
      </w:r>
      <w:bookmarkEnd w:id="557"/>
    </w:p>
    <w:p w14:paraId="22A27155" w14:textId="77777777" w:rsidR="000C1E45" w:rsidRDefault="004E7545">
      <w:pPr>
        <w:pStyle w:val="BodyText"/>
      </w:pPr>
      <w:r>
        <w:t>The TSS evaluation activities are included in the FDP_ACF.1.</w:t>
      </w:r>
    </w:p>
    <w:p w14:paraId="4CE2A0B8" w14:textId="77777777" w:rsidR="000C1E45" w:rsidRDefault="004E7545">
      <w:pPr>
        <w:pStyle w:val="Heading4"/>
        <w:rPr>
          <w:lang w:val="en-US"/>
        </w:rPr>
      </w:pPr>
      <w:bookmarkStart w:id="558" w:name="_Toc42830236"/>
      <w:r>
        <w:rPr>
          <w:lang w:val="en-US"/>
        </w:rPr>
        <w:t>Guidance Documentation</w:t>
      </w:r>
      <w:bookmarkEnd w:id="558"/>
    </w:p>
    <w:p w14:paraId="2D3CA0B1" w14:textId="77777777" w:rsidR="000C1E45" w:rsidRDefault="004E7545">
      <w:pPr>
        <w:pStyle w:val="BodyText"/>
      </w:pPr>
      <w:r>
        <w:t>The Guidance evaluation activities are included in the FDP_ACF.1.</w:t>
      </w:r>
    </w:p>
    <w:p w14:paraId="09ED64B8" w14:textId="77777777" w:rsidR="000C1E45" w:rsidRDefault="004E7545">
      <w:pPr>
        <w:pStyle w:val="Heading4"/>
        <w:rPr>
          <w:lang w:val="en-US"/>
        </w:rPr>
      </w:pPr>
      <w:bookmarkStart w:id="559" w:name="_Toc42830237"/>
      <w:r>
        <w:rPr>
          <w:lang w:val="en-US"/>
        </w:rPr>
        <w:t>Tests</w:t>
      </w:r>
      <w:bookmarkEnd w:id="559"/>
    </w:p>
    <w:p w14:paraId="733DA615" w14:textId="77777777" w:rsidR="000C1E45" w:rsidRDefault="004E7545">
      <w:pPr>
        <w:pStyle w:val="BodyText"/>
      </w:pPr>
      <w:r>
        <w:t>The test evaluation activities are included in the FDP_ACF.1.</w:t>
      </w:r>
    </w:p>
    <w:p w14:paraId="1F195929" w14:textId="77777777" w:rsidR="000C1E45" w:rsidRDefault="004E7545">
      <w:pPr>
        <w:pStyle w:val="Heading3"/>
      </w:pPr>
      <w:bookmarkStart w:id="560" w:name="_Toc42830238"/>
      <w:bookmarkStart w:id="561" w:name="_Toc42831544"/>
      <w:bookmarkStart w:id="562" w:name="_Toc197072180"/>
      <w:r>
        <w:lastRenderedPageBreak/>
        <w:t xml:space="preserve">FDP_ACF.1 Security </w:t>
      </w:r>
      <w:proofErr w:type="gramStart"/>
      <w:r>
        <w:t>attribute based</w:t>
      </w:r>
      <w:proofErr w:type="gramEnd"/>
      <w:r>
        <w:t xml:space="preserve"> access control</w:t>
      </w:r>
      <w:bookmarkEnd w:id="560"/>
      <w:bookmarkEnd w:id="561"/>
      <w:bookmarkEnd w:id="562"/>
    </w:p>
    <w:p w14:paraId="2A7E322B" w14:textId="77777777" w:rsidR="000C1E45" w:rsidRDefault="004E7545">
      <w:pPr>
        <w:pStyle w:val="Heading4"/>
      </w:pPr>
      <w:bookmarkStart w:id="563" w:name="_Toc42830239"/>
      <w:r>
        <w:t>TSS</w:t>
      </w:r>
      <w:bookmarkEnd w:id="563"/>
    </w:p>
    <w:p w14:paraId="46575EE8" w14:textId="77777777" w:rsidR="000C1E45" w:rsidRDefault="004E7545">
      <w:pPr>
        <w:pStyle w:val="BodyText"/>
      </w:pPr>
      <w:r>
        <w:t>The evaluator shall examine the TSS and verify that an explanation of the discretionary access control policy is given, and that the explanation is both clear and understandable.</w:t>
      </w:r>
    </w:p>
    <w:p w14:paraId="20E0C878" w14:textId="77777777" w:rsidR="000C1E45" w:rsidRDefault="004E7545">
      <w:pPr>
        <w:pStyle w:val="Heading4"/>
        <w:rPr>
          <w:lang w:val="en-US"/>
        </w:rPr>
      </w:pPr>
      <w:bookmarkStart w:id="564" w:name="_Toc42830240"/>
      <w:r>
        <w:rPr>
          <w:lang w:val="en-US"/>
        </w:rPr>
        <w:t>Guidance Documentation</w:t>
      </w:r>
      <w:bookmarkEnd w:id="564"/>
    </w:p>
    <w:p w14:paraId="6A77636E" w14:textId="77777777" w:rsidR="000C1E45" w:rsidRDefault="004E7545">
      <w:pPr>
        <w:pStyle w:val="BodyText"/>
        <w:rPr>
          <w:lang w:val="en-US"/>
        </w:rPr>
      </w:pPr>
      <w:r>
        <w:rPr>
          <w:lang w:val="en-US"/>
        </w:rPr>
        <w:t xml:space="preserve">The evaluator shall examine the guidance to verify that it: </w:t>
      </w:r>
    </w:p>
    <w:p w14:paraId="012E69E0" w14:textId="77777777" w:rsidR="000C1E45" w:rsidRDefault="004E7545">
      <w:pPr>
        <w:pStyle w:val="BodyText"/>
        <w:numPr>
          <w:ilvl w:val="0"/>
          <w:numId w:val="16"/>
        </w:numPr>
        <w:rPr>
          <w:lang w:val="en-US"/>
        </w:rPr>
      </w:pPr>
      <w:r>
        <w:rPr>
          <w:lang w:val="en-US"/>
        </w:rPr>
        <w:t>Clearly states the access control rules of the TOE;</w:t>
      </w:r>
    </w:p>
    <w:p w14:paraId="6CA073F7" w14:textId="77777777" w:rsidR="000C1E45" w:rsidRDefault="004E7545">
      <w:pPr>
        <w:pStyle w:val="BodyText"/>
        <w:numPr>
          <w:ilvl w:val="0"/>
          <w:numId w:val="16"/>
        </w:numPr>
        <w:rPr>
          <w:lang w:val="en-US"/>
        </w:rPr>
      </w:pPr>
      <w:r>
        <w:rPr>
          <w:lang w:val="en-US"/>
        </w:rPr>
        <w:t>Explains how the security and object attributes are used by the TOE in order to achieve the desired access control;</w:t>
      </w:r>
    </w:p>
    <w:p w14:paraId="628DB068" w14:textId="77777777" w:rsidR="000C1E45" w:rsidRDefault="004E7545">
      <w:pPr>
        <w:pStyle w:val="BodyText"/>
        <w:numPr>
          <w:ilvl w:val="0"/>
          <w:numId w:val="16"/>
        </w:numPr>
        <w:rPr>
          <w:lang w:val="en-US"/>
        </w:rPr>
      </w:pPr>
      <w:r>
        <w:rPr>
          <w:lang w:val="en-US"/>
        </w:rPr>
        <w:t>Instructs administrators on how to allow users access to objects using any additional rules defined in FDP_ACF.1.3; and</w:t>
      </w:r>
    </w:p>
    <w:p w14:paraId="70B57DE3" w14:textId="77777777" w:rsidR="000C1E45" w:rsidRDefault="004E7545">
      <w:pPr>
        <w:pStyle w:val="BodyText"/>
        <w:numPr>
          <w:ilvl w:val="0"/>
          <w:numId w:val="16"/>
        </w:numPr>
        <w:rPr>
          <w:lang w:val="en-US"/>
        </w:rPr>
      </w:pPr>
      <w:r>
        <w:rPr>
          <w:lang w:val="en-US"/>
        </w:rPr>
        <w:t>Instructs administrators on how to deny users access to objects using any additional rules defined in FDP_ACF.1.4.</w:t>
      </w:r>
    </w:p>
    <w:p w14:paraId="7DAB742F" w14:textId="77777777" w:rsidR="000C1E45" w:rsidRDefault="004E7545">
      <w:pPr>
        <w:pStyle w:val="Heading4"/>
        <w:rPr>
          <w:lang w:val="en-US"/>
        </w:rPr>
      </w:pPr>
      <w:bookmarkStart w:id="565" w:name="_Toc42830241"/>
      <w:r>
        <w:rPr>
          <w:lang w:val="en-US"/>
        </w:rPr>
        <w:t>Tests</w:t>
      </w:r>
      <w:bookmarkEnd w:id="565"/>
    </w:p>
    <w:p w14:paraId="35951FB1" w14:textId="77777777" w:rsidR="000C1E45" w:rsidRDefault="004E7545">
      <w:r>
        <w:t>The evaluator shall devise tests that exercise each of the access control rules.</w:t>
      </w:r>
    </w:p>
    <w:p w14:paraId="34EDA371" w14:textId="77777777" w:rsidR="000C1E45" w:rsidRDefault="004E7545">
      <w:r>
        <w:t>NOTE: It is not necessary to test every combination of the rules, but each rule must be included at least once in the test cases.</w:t>
      </w:r>
    </w:p>
    <w:p w14:paraId="1BA3ED3C" w14:textId="77777777" w:rsidR="000C1E45" w:rsidRDefault="004E7545">
      <w:pPr>
        <w:pStyle w:val="Heading3"/>
      </w:pPr>
      <w:bookmarkStart w:id="566" w:name="_Toc42830242"/>
      <w:bookmarkStart w:id="567" w:name="_Toc42831545"/>
      <w:bookmarkStart w:id="568" w:name="_Toc197072181"/>
      <w:r>
        <w:t>FDP_RIP.1 Subset residual information protection</w:t>
      </w:r>
      <w:bookmarkEnd w:id="566"/>
      <w:bookmarkEnd w:id="567"/>
      <w:bookmarkEnd w:id="568"/>
    </w:p>
    <w:p w14:paraId="7AD0DFB3" w14:textId="77777777" w:rsidR="000C1E45" w:rsidRDefault="004E7545">
      <w:pPr>
        <w:pStyle w:val="Heading4"/>
      </w:pPr>
      <w:bookmarkStart w:id="569" w:name="_Toc42830243"/>
      <w:r>
        <w:t>TSS</w:t>
      </w:r>
      <w:bookmarkEnd w:id="569"/>
    </w:p>
    <w:p w14:paraId="3A22CC1D" w14:textId="77777777" w:rsidR="000C1E45" w:rsidRDefault="004E7545">
      <w:r>
        <w:t xml:space="preserve">The evaluator shall examine the TSS to ensure that, at a minimum, it describes how the previous information content is made unavailable. </w:t>
      </w:r>
    </w:p>
    <w:p w14:paraId="63FD5890" w14:textId="77777777" w:rsidR="000C1E45" w:rsidRDefault="004E7545">
      <w:pPr>
        <w:pStyle w:val="Heading4"/>
        <w:rPr>
          <w:lang w:val="en-US"/>
        </w:rPr>
      </w:pPr>
      <w:bookmarkStart w:id="570" w:name="_Toc42830244"/>
      <w:r>
        <w:rPr>
          <w:lang w:val="en-US"/>
        </w:rPr>
        <w:t>Guidance Documentation</w:t>
      </w:r>
      <w:bookmarkEnd w:id="570"/>
    </w:p>
    <w:p w14:paraId="093B78F6" w14:textId="77777777" w:rsidR="000C1E45" w:rsidRDefault="004E7545">
      <w:pPr>
        <w:rPr>
          <w:lang w:val="en-US"/>
        </w:rPr>
      </w:pPr>
      <w:r>
        <w:t xml:space="preserve">There are no AGD assurance activities for this requirement beyond what is necessary to satisfy the requirements in [CEM]. </w:t>
      </w:r>
    </w:p>
    <w:p w14:paraId="499C3761" w14:textId="77777777" w:rsidR="000C1E45" w:rsidRDefault="004E7545">
      <w:pPr>
        <w:pStyle w:val="Heading4"/>
        <w:rPr>
          <w:lang w:val="en-US"/>
        </w:rPr>
      </w:pPr>
      <w:bookmarkStart w:id="571" w:name="_Toc42830245"/>
      <w:r>
        <w:rPr>
          <w:lang w:val="en-US"/>
        </w:rPr>
        <w:t>Tests</w:t>
      </w:r>
      <w:bookmarkEnd w:id="571"/>
    </w:p>
    <w:p w14:paraId="09055F0E" w14:textId="77777777" w:rsidR="000C1E45" w:rsidRDefault="004E7545">
      <w:pPr>
        <w:rPr>
          <w:lang w:val="en-US"/>
        </w:rPr>
      </w:pPr>
      <w:r>
        <w:t xml:space="preserve">There are no ATE assurance activities for this requirement beyond what is necessary to satisfy the requirements in [CEM]. </w:t>
      </w:r>
    </w:p>
    <w:p w14:paraId="2E1C5542" w14:textId="77777777" w:rsidR="000C1E45" w:rsidRDefault="004E7545">
      <w:pPr>
        <w:pStyle w:val="Heading2"/>
      </w:pPr>
      <w:bookmarkStart w:id="572" w:name="_Toc42831546"/>
      <w:bookmarkStart w:id="573" w:name="_Toc42830246"/>
      <w:bookmarkStart w:id="574" w:name="_Toc197072182"/>
      <w:r>
        <w:lastRenderedPageBreak/>
        <w:t>Class: Identification and authentication (FIA)</w:t>
      </w:r>
      <w:bookmarkEnd w:id="572"/>
      <w:bookmarkEnd w:id="573"/>
      <w:bookmarkEnd w:id="574"/>
    </w:p>
    <w:p w14:paraId="0FFF8F29" w14:textId="77777777" w:rsidR="000C1E45" w:rsidRDefault="004E7545">
      <w:pPr>
        <w:pStyle w:val="Heading3"/>
      </w:pPr>
      <w:bookmarkStart w:id="575" w:name="_Toc42831547"/>
      <w:bookmarkStart w:id="576" w:name="_Toc42830247"/>
      <w:bookmarkStart w:id="577" w:name="_Toc197072183"/>
      <w:r>
        <w:t>FIA_ATD.1 User attribute definition</w:t>
      </w:r>
      <w:bookmarkEnd w:id="575"/>
      <w:bookmarkEnd w:id="576"/>
      <w:bookmarkEnd w:id="577"/>
    </w:p>
    <w:p w14:paraId="5A23C4A0" w14:textId="77777777" w:rsidR="000C1E45" w:rsidRDefault="004E7545">
      <w:pPr>
        <w:pStyle w:val="Heading4"/>
      </w:pPr>
      <w:bookmarkStart w:id="578" w:name="_Toc42830248"/>
      <w:r>
        <w:t>TSS</w:t>
      </w:r>
      <w:bookmarkEnd w:id="578"/>
    </w:p>
    <w:p w14:paraId="293B18D3" w14:textId="77777777" w:rsidR="000C1E45" w:rsidRDefault="004E7545">
      <w:r>
        <w:t xml:space="preserve">The evaluator shall check to ensure that the TSS contains a description of the user security attributes that the TOE uses to implement the SFR, which is consistent with the definition of the SFR. </w:t>
      </w:r>
    </w:p>
    <w:p w14:paraId="5B34234D" w14:textId="77777777" w:rsidR="000C1E45" w:rsidRDefault="004E7545">
      <w:pPr>
        <w:pStyle w:val="Heading4"/>
        <w:rPr>
          <w:lang w:val="en-US"/>
        </w:rPr>
      </w:pPr>
      <w:bookmarkStart w:id="579" w:name="_Toc42830249"/>
      <w:r>
        <w:rPr>
          <w:lang w:val="en-US"/>
        </w:rPr>
        <w:t>Guidance Documentation</w:t>
      </w:r>
      <w:bookmarkEnd w:id="579"/>
    </w:p>
    <w:p w14:paraId="7A3B3A34" w14:textId="77777777" w:rsidR="000C1E45" w:rsidRDefault="004E7545">
      <w:pPr>
        <w:rPr>
          <w:lang w:val="en-US"/>
        </w:rPr>
      </w:pPr>
      <w:r>
        <w:t xml:space="preserve">There are no AGD assurance activities for this requirement beyond what is necessary to satisfy the requirements in [CEM]. </w:t>
      </w:r>
    </w:p>
    <w:p w14:paraId="4D34D90C" w14:textId="77777777" w:rsidR="000C1E45" w:rsidRDefault="004E7545">
      <w:pPr>
        <w:pStyle w:val="Heading4"/>
        <w:rPr>
          <w:lang w:val="en-US"/>
        </w:rPr>
      </w:pPr>
      <w:bookmarkStart w:id="580" w:name="_Toc42830250"/>
      <w:r>
        <w:rPr>
          <w:lang w:val="en-US"/>
        </w:rPr>
        <w:t>Tests</w:t>
      </w:r>
      <w:bookmarkEnd w:id="580"/>
    </w:p>
    <w:p w14:paraId="7F777A72" w14:textId="77777777" w:rsidR="000C1E45" w:rsidRDefault="004E7545">
      <w:pPr>
        <w:rPr>
          <w:lang w:val="en-US"/>
        </w:rPr>
      </w:pPr>
      <w:r>
        <w:t xml:space="preserve">There are no ATE assurance activities for this requirement beyond what is necessary to satisfy the requirements in [CEM]. </w:t>
      </w:r>
    </w:p>
    <w:p w14:paraId="25A1667F" w14:textId="77777777" w:rsidR="000C1E45" w:rsidRDefault="004E7545">
      <w:pPr>
        <w:pStyle w:val="Heading3"/>
      </w:pPr>
      <w:bookmarkStart w:id="581" w:name="_Toc42831548"/>
      <w:bookmarkStart w:id="582" w:name="_Toc42830251"/>
      <w:bookmarkStart w:id="583" w:name="_Toc197072184"/>
      <w:r>
        <w:t>FIA_UAU.2 User authentication before any action</w:t>
      </w:r>
      <w:bookmarkEnd w:id="581"/>
      <w:bookmarkEnd w:id="582"/>
      <w:bookmarkEnd w:id="583"/>
    </w:p>
    <w:p w14:paraId="3BE5CC03" w14:textId="77777777" w:rsidR="000C1E45" w:rsidRDefault="004E7545">
      <w:pPr>
        <w:pStyle w:val="Heading4"/>
      </w:pPr>
      <w:bookmarkStart w:id="584" w:name="_Toc42830252"/>
      <w:r>
        <w:t>TSS</w:t>
      </w:r>
      <w:bookmarkEnd w:id="584"/>
    </w:p>
    <w:p w14:paraId="79D05991" w14:textId="77777777" w:rsidR="000C1E45" w:rsidRDefault="004E7545">
      <w:r>
        <w:t>There are no ASE assurance activities for this requirement beyond what is necessary to satisfy the requirements in [CEM].</w:t>
      </w:r>
    </w:p>
    <w:p w14:paraId="4908FEA5" w14:textId="77777777" w:rsidR="000C1E45" w:rsidRDefault="004E7545">
      <w:pPr>
        <w:pStyle w:val="Heading4"/>
        <w:rPr>
          <w:lang w:val="en-US"/>
        </w:rPr>
      </w:pPr>
      <w:bookmarkStart w:id="585" w:name="_Toc42830253"/>
      <w:r>
        <w:rPr>
          <w:lang w:val="en-US"/>
        </w:rPr>
        <w:t>Guidance Documentation</w:t>
      </w:r>
      <w:bookmarkEnd w:id="585"/>
    </w:p>
    <w:p w14:paraId="791DDA3A" w14:textId="77777777" w:rsidR="000C1E45" w:rsidRDefault="004E7545">
      <w:pPr>
        <w:rPr>
          <w:lang w:val="en-US"/>
        </w:rPr>
      </w:pPr>
      <w:r>
        <w:t xml:space="preserve">There are no AGD assurance activities for this requirement beyond what is necessary to satisfy the requirements in [CEM]. </w:t>
      </w:r>
    </w:p>
    <w:p w14:paraId="0949DE8E" w14:textId="77777777" w:rsidR="000C1E45" w:rsidRDefault="004E7545">
      <w:pPr>
        <w:pStyle w:val="Heading4"/>
        <w:rPr>
          <w:lang w:val="en-US"/>
        </w:rPr>
      </w:pPr>
      <w:bookmarkStart w:id="586" w:name="_Toc42830254"/>
      <w:r>
        <w:rPr>
          <w:lang w:val="en-US"/>
        </w:rPr>
        <w:t>Tests</w:t>
      </w:r>
      <w:bookmarkEnd w:id="586"/>
    </w:p>
    <w:p w14:paraId="71EBAE3F" w14:textId="77777777" w:rsidR="000C1E45" w:rsidRDefault="004E7545">
      <w:r>
        <w:t>The evaluator shall examine the guidance documentation to ensure that no TOE Security Functionality (TSF) mediated actions are available before user identification and authentication is completed.</w:t>
      </w:r>
    </w:p>
    <w:p w14:paraId="79889DB8" w14:textId="77777777" w:rsidR="000C1E45" w:rsidRDefault="004E7545">
      <w:pPr>
        <w:pStyle w:val="Heading3"/>
      </w:pPr>
      <w:bookmarkStart w:id="587" w:name="_Toc42830255"/>
      <w:bookmarkStart w:id="588" w:name="_Toc42831549"/>
      <w:bookmarkStart w:id="589" w:name="_Toc197072185"/>
      <w:r>
        <w:t>FIA_UID.2 User identification before any action</w:t>
      </w:r>
      <w:bookmarkEnd w:id="587"/>
      <w:bookmarkEnd w:id="588"/>
      <w:bookmarkEnd w:id="589"/>
    </w:p>
    <w:p w14:paraId="09179F59" w14:textId="77777777" w:rsidR="000C1E45" w:rsidRDefault="004E7545">
      <w:pPr>
        <w:pStyle w:val="Heading4"/>
      </w:pPr>
      <w:bookmarkStart w:id="590" w:name="_Toc42830256"/>
      <w:r>
        <w:t>TSS</w:t>
      </w:r>
      <w:bookmarkEnd w:id="590"/>
    </w:p>
    <w:p w14:paraId="6A48C46A" w14:textId="77777777" w:rsidR="000C1E45" w:rsidRDefault="004E7545">
      <w:r>
        <w:t>There are no ASE assurance activities for this requirement beyond what is necessary to satisfy the requirements in [CEM].</w:t>
      </w:r>
    </w:p>
    <w:p w14:paraId="04A4015C" w14:textId="77777777" w:rsidR="000C1E45" w:rsidRDefault="004E7545">
      <w:pPr>
        <w:pStyle w:val="Heading4"/>
        <w:rPr>
          <w:lang w:val="en-US"/>
        </w:rPr>
      </w:pPr>
      <w:bookmarkStart w:id="591" w:name="_Toc42830257"/>
      <w:r>
        <w:rPr>
          <w:lang w:val="en-US"/>
        </w:rPr>
        <w:t>Guidance Documentation</w:t>
      </w:r>
      <w:bookmarkEnd w:id="591"/>
    </w:p>
    <w:p w14:paraId="22D4DAA6" w14:textId="77777777" w:rsidR="000C1E45" w:rsidRDefault="004E7545">
      <w:pPr>
        <w:rPr>
          <w:lang w:val="en-US"/>
        </w:rPr>
      </w:pPr>
      <w:r>
        <w:t xml:space="preserve">There are no AGD assurance activities for this requirement beyond what is necessary to satisfy the requirements in [CEM]. </w:t>
      </w:r>
    </w:p>
    <w:p w14:paraId="5AD4DCEF" w14:textId="77777777" w:rsidR="000C1E45" w:rsidRDefault="004E7545">
      <w:pPr>
        <w:pStyle w:val="Heading4"/>
        <w:rPr>
          <w:lang w:val="en-US"/>
        </w:rPr>
      </w:pPr>
      <w:bookmarkStart w:id="592" w:name="_Toc42830258"/>
      <w:r>
        <w:rPr>
          <w:lang w:val="en-US"/>
        </w:rPr>
        <w:lastRenderedPageBreak/>
        <w:t>Tests</w:t>
      </w:r>
      <w:bookmarkEnd w:id="592"/>
    </w:p>
    <w:p w14:paraId="332C935E" w14:textId="77777777" w:rsidR="000C1E45" w:rsidRDefault="004E7545">
      <w:pPr>
        <w:pStyle w:val="BodyText"/>
        <w:rPr>
          <w:lang w:val="en-US"/>
        </w:rPr>
      </w:pPr>
      <w:r>
        <w:rPr>
          <w:lang w:val="en-US"/>
        </w:rPr>
        <w:t>Testing is performed in conjunction with FIA_UAU.2.</w:t>
      </w:r>
    </w:p>
    <w:p w14:paraId="501E4F1F" w14:textId="77777777" w:rsidR="000C1E45" w:rsidRDefault="004E7545">
      <w:pPr>
        <w:pStyle w:val="Heading2"/>
      </w:pPr>
      <w:bookmarkStart w:id="593" w:name="_Toc42831550"/>
      <w:bookmarkStart w:id="594" w:name="_Toc42830259"/>
      <w:bookmarkStart w:id="595" w:name="_Toc197072186"/>
      <w:r>
        <w:t>Class: Security Management (FMT)</w:t>
      </w:r>
      <w:bookmarkEnd w:id="593"/>
      <w:bookmarkEnd w:id="594"/>
      <w:bookmarkEnd w:id="595"/>
    </w:p>
    <w:p w14:paraId="0F1EFF2D" w14:textId="1AF3CF8C" w:rsidR="00B56904" w:rsidRDefault="00B56904" w:rsidP="00B56904">
      <w:pPr>
        <w:pStyle w:val="Heading3"/>
        <w:rPr>
          <w:ins w:id="596" w:author="Staaf Anders" w:date="2025-04-27T17:28:00Z"/>
        </w:rPr>
      </w:pPr>
      <w:bookmarkStart w:id="597" w:name="_Toc197072187"/>
      <w:bookmarkStart w:id="598" w:name="_Toc42831551"/>
      <w:bookmarkStart w:id="599" w:name="_Toc42830260"/>
      <w:ins w:id="600" w:author="Staaf Anders" w:date="2025-04-27T17:28:00Z">
        <w:r>
          <w:t>FMT_MSA.1(1) Management of security attributes (U</w:t>
        </w:r>
      </w:ins>
      <w:ins w:id="601" w:author="Staaf Anders" w:date="2025-04-27T17:29:00Z">
        <w:r>
          <w:t>sers)</w:t>
        </w:r>
      </w:ins>
      <w:bookmarkEnd w:id="597"/>
    </w:p>
    <w:p w14:paraId="33301B32" w14:textId="77777777" w:rsidR="00B56904" w:rsidRDefault="00B56904" w:rsidP="00B56904">
      <w:pPr>
        <w:pStyle w:val="Heading4"/>
        <w:rPr>
          <w:ins w:id="602" w:author="Staaf Anders" w:date="2025-04-27T17:28:00Z"/>
        </w:rPr>
      </w:pPr>
      <w:ins w:id="603" w:author="Staaf Anders" w:date="2025-04-27T17:28:00Z">
        <w:r>
          <w:t>TSS</w:t>
        </w:r>
      </w:ins>
    </w:p>
    <w:p w14:paraId="57900955" w14:textId="0B790922" w:rsidR="00B56904" w:rsidRDefault="00B56904" w:rsidP="00B56904">
      <w:pPr>
        <w:rPr>
          <w:ins w:id="604" w:author="Staaf Anders" w:date="2025-04-27T17:28:00Z"/>
        </w:rPr>
      </w:pPr>
      <w:ins w:id="605" w:author="Staaf Anders" w:date="2025-04-27T17:28:00Z">
        <w:r>
          <w:t xml:space="preserve">The evaluator shall verify that the TSS contains a description of all of the security attributes </w:t>
        </w:r>
      </w:ins>
      <w:ins w:id="606" w:author="Staaf Anders" w:date="2025-04-27T17:31:00Z">
        <w:r w:rsidRPr="00125C6E">
          <w:t>associated with users</w:t>
        </w:r>
        <w:r>
          <w:t xml:space="preserve"> </w:t>
        </w:r>
      </w:ins>
      <w:ins w:id="607" w:author="Staaf Anders" w:date="2025-04-27T17:28:00Z">
        <w:r>
          <w:t>in the discretionary access control policy that can be managed by authorized administrators. The evaluator shall also verify that the TSS describes how these security attributes are protected from unauthorized access.</w:t>
        </w:r>
      </w:ins>
    </w:p>
    <w:p w14:paraId="4BC2D63F" w14:textId="77777777" w:rsidR="00B56904" w:rsidRDefault="00B56904" w:rsidP="00B56904">
      <w:pPr>
        <w:rPr>
          <w:ins w:id="608" w:author="Staaf Anders" w:date="2025-04-27T17:28:00Z"/>
        </w:rPr>
      </w:pPr>
      <w:ins w:id="609" w:author="Staaf Anders" w:date="2025-04-27T17:28:00Z">
        <w:r>
          <w:t xml:space="preserve">The evaluator shall verify that the description of security attributes includes all of those given in FIA_ATD.1. </w:t>
        </w:r>
      </w:ins>
    </w:p>
    <w:p w14:paraId="0CA21CF6" w14:textId="77777777" w:rsidR="00B56904" w:rsidRDefault="00B56904" w:rsidP="00B56904">
      <w:pPr>
        <w:pStyle w:val="Heading4"/>
        <w:rPr>
          <w:ins w:id="610" w:author="Staaf Anders" w:date="2025-04-27T17:28:00Z"/>
          <w:lang w:val="en-US"/>
        </w:rPr>
      </w:pPr>
      <w:ins w:id="611" w:author="Staaf Anders" w:date="2025-04-27T17:28:00Z">
        <w:r>
          <w:rPr>
            <w:lang w:val="en-US"/>
          </w:rPr>
          <w:t>Guidance Documentation</w:t>
        </w:r>
      </w:ins>
    </w:p>
    <w:p w14:paraId="423DB653" w14:textId="77777777" w:rsidR="00B56904" w:rsidRDefault="00B56904" w:rsidP="00B56904">
      <w:pPr>
        <w:rPr>
          <w:ins w:id="612" w:author="Staaf Anders" w:date="2025-04-27T17:28:00Z"/>
        </w:rPr>
      </w:pPr>
      <w:ins w:id="613" w:author="Staaf Anders" w:date="2025-04-27T17:28:00Z">
        <w:r>
          <w:t>The evaluator shall verify that the guidance contains a description of the management functionality associated with security attributes.</w:t>
        </w:r>
      </w:ins>
    </w:p>
    <w:p w14:paraId="54886764" w14:textId="77777777" w:rsidR="00B56904" w:rsidRDefault="00B56904" w:rsidP="00B56904">
      <w:pPr>
        <w:pStyle w:val="Heading4"/>
        <w:rPr>
          <w:ins w:id="614" w:author="Staaf Anders" w:date="2025-04-27T17:28:00Z"/>
          <w:lang w:val="en-US"/>
        </w:rPr>
      </w:pPr>
      <w:ins w:id="615" w:author="Staaf Anders" w:date="2025-04-27T17:28:00Z">
        <w:r>
          <w:rPr>
            <w:lang w:val="en-US"/>
          </w:rPr>
          <w:t>Tests</w:t>
        </w:r>
      </w:ins>
    </w:p>
    <w:p w14:paraId="0FF34DFC" w14:textId="3503C146" w:rsidR="00B56904" w:rsidRDefault="00B56904" w:rsidP="00B56904">
      <w:pPr>
        <w:rPr>
          <w:ins w:id="616" w:author="Staaf Anders" w:date="2025-04-27T17:28:00Z"/>
        </w:rPr>
      </w:pPr>
      <w:ins w:id="617" w:author="Staaf Anders" w:date="2025-04-27T17:28:00Z">
        <w:r>
          <w:t>The evaluator shall log on as an authorized administrator and perform allowed operations on the security attributes</w:t>
        </w:r>
      </w:ins>
      <w:ins w:id="618" w:author="Staaf Anders" w:date="2025-04-27T17:34:00Z">
        <w:r>
          <w:t xml:space="preserve"> </w:t>
        </w:r>
      </w:ins>
      <w:ins w:id="619" w:author="Staaf Anders" w:date="2025-04-27T17:35:00Z">
        <w:r w:rsidRPr="00125C6E">
          <w:t xml:space="preserve">associated with </w:t>
        </w:r>
        <w:r>
          <w:t>users</w:t>
        </w:r>
      </w:ins>
      <w:ins w:id="620" w:author="Staaf Anders" w:date="2025-04-27T17:28:00Z">
        <w:r>
          <w:t>. The evaluator shall verify that the operations are performed as expected.</w:t>
        </w:r>
      </w:ins>
    </w:p>
    <w:p w14:paraId="04036A2F" w14:textId="77777777" w:rsidR="00B56904" w:rsidRDefault="00B56904" w:rsidP="00B56904">
      <w:pPr>
        <w:rPr>
          <w:ins w:id="621" w:author="Staaf Anders" w:date="2025-04-27T17:28:00Z"/>
        </w:rPr>
      </w:pPr>
      <w:ins w:id="622" w:author="Staaf Anders" w:date="2025-04-27T17:28:00Z">
        <w:r>
          <w:t>The evaluator shall log on as user without the appropriate privileges and attempt to perform administrator-allowed operations on the security attributes. The evaluator shall verify that the operations are not permitted.</w:t>
        </w:r>
      </w:ins>
    </w:p>
    <w:p w14:paraId="35CE272A" w14:textId="4B485058" w:rsidR="000C1E45" w:rsidRDefault="004E7545">
      <w:pPr>
        <w:pStyle w:val="Heading3"/>
      </w:pPr>
      <w:bookmarkStart w:id="623" w:name="_Toc197072188"/>
      <w:r>
        <w:t>FMT_MSA.1</w:t>
      </w:r>
      <w:ins w:id="624" w:author="Staaf Anders" w:date="2025-04-27T17:29:00Z">
        <w:r w:rsidR="00B56904">
          <w:t>(2)</w:t>
        </w:r>
      </w:ins>
      <w:r>
        <w:t xml:space="preserve"> Management of security attributes</w:t>
      </w:r>
      <w:bookmarkEnd w:id="598"/>
      <w:bookmarkEnd w:id="599"/>
      <w:ins w:id="625" w:author="Staaf Anders" w:date="2025-04-27T17:29:00Z">
        <w:r w:rsidR="00B56904">
          <w:t xml:space="preserve"> (Objects)</w:t>
        </w:r>
      </w:ins>
      <w:bookmarkEnd w:id="623"/>
    </w:p>
    <w:p w14:paraId="40C13400" w14:textId="77777777" w:rsidR="000C1E45" w:rsidRDefault="004E7545">
      <w:pPr>
        <w:pStyle w:val="Heading4"/>
      </w:pPr>
      <w:bookmarkStart w:id="626" w:name="_Toc42830261"/>
      <w:r>
        <w:t>TSS</w:t>
      </w:r>
      <w:bookmarkEnd w:id="626"/>
    </w:p>
    <w:p w14:paraId="4EF4B140" w14:textId="0DF018F8" w:rsidR="000C1E45" w:rsidRDefault="004E7545">
      <w:r>
        <w:t>The evaluator shall verify that the TSS contains a description of all of the security attributes</w:t>
      </w:r>
      <w:ins w:id="627" w:author="Staaf Anders" w:date="2025-04-27T17:30:00Z">
        <w:r w:rsidR="00B56904">
          <w:t xml:space="preserve"> </w:t>
        </w:r>
        <w:r w:rsidR="00B56904" w:rsidRPr="00125C6E">
          <w:t xml:space="preserve">associated with </w:t>
        </w:r>
        <w:r w:rsidR="00B56904">
          <w:t>objects</w:t>
        </w:r>
      </w:ins>
      <w:r>
        <w:t xml:space="preserve"> in the discretionary access control policy that can be managed by authorized administrators</w:t>
      </w:r>
      <w:ins w:id="628" w:author="Staaf Anders" w:date="2025-04-27T17:30:00Z">
        <w:r w:rsidR="00B56904">
          <w:t xml:space="preserve"> and authorized users</w:t>
        </w:r>
      </w:ins>
      <w:r>
        <w:t>. The evaluator shall also verify that the TSS describes how these security attributes are protected from unauthorized access.</w:t>
      </w:r>
    </w:p>
    <w:p w14:paraId="1C40C882" w14:textId="77777777" w:rsidR="000C1E45" w:rsidRDefault="004E7545">
      <w:r>
        <w:t xml:space="preserve">The evaluator shall verify that the description of security attributes includes all of those given in FIA_ATD.1. </w:t>
      </w:r>
    </w:p>
    <w:p w14:paraId="7C58D80C" w14:textId="77777777" w:rsidR="000C1E45" w:rsidRDefault="004E7545">
      <w:pPr>
        <w:pStyle w:val="Heading4"/>
        <w:rPr>
          <w:lang w:val="en-US"/>
        </w:rPr>
      </w:pPr>
      <w:bookmarkStart w:id="629" w:name="_Toc42830262"/>
      <w:r>
        <w:rPr>
          <w:lang w:val="en-US"/>
        </w:rPr>
        <w:t>Guidance Documentation</w:t>
      </w:r>
      <w:bookmarkEnd w:id="629"/>
    </w:p>
    <w:p w14:paraId="776546BB" w14:textId="77777777" w:rsidR="000C1E45" w:rsidRDefault="004E7545">
      <w:r>
        <w:t>The evaluator shall verify that the guidance contains a description of the management functionality associated with security attributes.</w:t>
      </w:r>
    </w:p>
    <w:p w14:paraId="0357763D" w14:textId="77777777" w:rsidR="000C1E45" w:rsidRDefault="004E7545">
      <w:pPr>
        <w:pStyle w:val="Heading4"/>
        <w:rPr>
          <w:lang w:val="en-US"/>
        </w:rPr>
      </w:pPr>
      <w:bookmarkStart w:id="630" w:name="_Toc42830263"/>
      <w:r>
        <w:rPr>
          <w:lang w:val="en-US"/>
        </w:rPr>
        <w:lastRenderedPageBreak/>
        <w:t>Tests</w:t>
      </w:r>
      <w:bookmarkEnd w:id="630"/>
    </w:p>
    <w:p w14:paraId="4D5FB0D7" w14:textId="714CCB44" w:rsidR="000C1E45" w:rsidRDefault="004E7545">
      <w:r>
        <w:t xml:space="preserve">The evaluator shall log on as an authorized administrator </w:t>
      </w:r>
      <w:ins w:id="631" w:author="Staaf Anders" w:date="2025-04-27T17:33:00Z">
        <w:r w:rsidR="00B56904">
          <w:t xml:space="preserve">and an </w:t>
        </w:r>
      </w:ins>
      <w:ins w:id="632" w:author="Staaf Anders" w:date="2025-04-27T17:34:00Z">
        <w:r w:rsidR="00B56904">
          <w:rPr>
            <w:bCs/>
          </w:rPr>
          <w:t xml:space="preserve">authorized </w:t>
        </w:r>
        <w:proofErr w:type="gramStart"/>
        <w:r w:rsidR="00B56904">
          <w:rPr>
            <w:bCs/>
          </w:rPr>
          <w:t xml:space="preserve">user </w:t>
        </w:r>
        <w:r w:rsidR="00B56904">
          <w:t xml:space="preserve"> </w:t>
        </w:r>
      </w:ins>
      <w:r>
        <w:t>and</w:t>
      </w:r>
      <w:proofErr w:type="gramEnd"/>
      <w:r>
        <w:t xml:space="preserve"> perform allowed operations on the security attributes</w:t>
      </w:r>
      <w:ins w:id="633" w:author="Staaf Anders" w:date="2025-04-27T17:34:00Z">
        <w:r w:rsidR="00B56904">
          <w:t xml:space="preserve"> </w:t>
        </w:r>
        <w:r w:rsidR="00B56904" w:rsidRPr="00125C6E">
          <w:t xml:space="preserve">associated with </w:t>
        </w:r>
        <w:r w:rsidR="00B56904">
          <w:t>objects</w:t>
        </w:r>
      </w:ins>
      <w:r>
        <w:t>. The evaluator shall verify that the operations are performed as expected.</w:t>
      </w:r>
    </w:p>
    <w:p w14:paraId="6B100829" w14:textId="623558CB" w:rsidR="000C1E45" w:rsidRDefault="004E7545">
      <w:r>
        <w:t xml:space="preserve">The evaluator shall log on as user without the appropriate privileges and attempt to perform </w:t>
      </w:r>
      <w:del w:id="634" w:author="Staaf Anders" w:date="2025-04-27T17:36:00Z">
        <w:r w:rsidDel="00B56904">
          <w:delText xml:space="preserve">administrator-allowed </w:delText>
        </w:r>
      </w:del>
      <w:r>
        <w:t xml:space="preserve">operations </w:t>
      </w:r>
      <w:ins w:id="635" w:author="Staaf Anders" w:date="2025-04-27T17:36:00Z">
        <w:r w:rsidR="00B56904">
          <w:t xml:space="preserve">allowed to </w:t>
        </w:r>
        <w:r w:rsidR="00B56904">
          <w:rPr>
            <w:bCs/>
          </w:rPr>
          <w:t>authorized administrators and authorized users</w:t>
        </w:r>
        <w:r w:rsidR="00B56904">
          <w:t xml:space="preserve"> </w:t>
        </w:r>
      </w:ins>
      <w:r>
        <w:t>on the security attributes. The evaluator shall verify that the operations are not permitted.</w:t>
      </w:r>
    </w:p>
    <w:p w14:paraId="611607DA" w14:textId="77777777" w:rsidR="000C1E45" w:rsidRDefault="004E7545">
      <w:pPr>
        <w:pStyle w:val="Heading3"/>
      </w:pPr>
      <w:bookmarkStart w:id="636" w:name="_Toc42830264"/>
      <w:bookmarkStart w:id="637" w:name="_Toc42831552"/>
      <w:bookmarkStart w:id="638" w:name="_Toc197072189"/>
      <w:r>
        <w:t>FMT_MSA.3 Static attribute initialization</w:t>
      </w:r>
      <w:bookmarkEnd w:id="636"/>
      <w:bookmarkEnd w:id="637"/>
      <w:bookmarkEnd w:id="638"/>
    </w:p>
    <w:p w14:paraId="253812E2" w14:textId="77777777" w:rsidR="000C1E45" w:rsidRDefault="004E7545">
      <w:pPr>
        <w:pStyle w:val="Heading4"/>
      </w:pPr>
      <w:bookmarkStart w:id="639" w:name="_Toc42830265"/>
      <w:r>
        <w:t>TSS</w:t>
      </w:r>
      <w:bookmarkEnd w:id="639"/>
    </w:p>
    <w:p w14:paraId="73393606" w14:textId="77777777" w:rsidR="000C1E45" w:rsidRDefault="004E7545">
      <w:r>
        <w:t>The evaluator shall verify that the TSS describes the mechanisms to generate top level security attributes and their default values.</w:t>
      </w:r>
    </w:p>
    <w:p w14:paraId="74DA80C8" w14:textId="77777777" w:rsidR="000C1E45" w:rsidRDefault="004E7545">
      <w:pPr>
        <w:pStyle w:val="Heading4"/>
        <w:rPr>
          <w:lang w:val="en-US"/>
        </w:rPr>
      </w:pPr>
      <w:bookmarkStart w:id="640" w:name="_Toc42830266"/>
      <w:r>
        <w:rPr>
          <w:lang w:val="en-US"/>
        </w:rPr>
        <w:t>Guidance Documentation</w:t>
      </w:r>
      <w:bookmarkEnd w:id="640"/>
    </w:p>
    <w:p w14:paraId="7D8B7B8D" w14:textId="77777777" w:rsidR="000C1E45" w:rsidRDefault="004E7545">
      <w:pPr>
        <w:rPr>
          <w:lang w:val="en-US"/>
        </w:rPr>
      </w:pPr>
      <w:r>
        <w:rPr>
          <w:lang w:val="en-US"/>
        </w:rPr>
        <w:t>The evaluator shall examine the guidance and verify that no ability to specify alternative initial values as an override to the default values is found.</w:t>
      </w:r>
    </w:p>
    <w:p w14:paraId="6B0FDD03" w14:textId="77777777" w:rsidR="000C1E45" w:rsidRDefault="004E7545">
      <w:pPr>
        <w:pStyle w:val="Heading4"/>
        <w:rPr>
          <w:lang w:val="en-US"/>
        </w:rPr>
      </w:pPr>
      <w:bookmarkStart w:id="641" w:name="_Toc42830267"/>
      <w:r>
        <w:rPr>
          <w:lang w:val="en-US"/>
        </w:rPr>
        <w:t>Tests</w:t>
      </w:r>
      <w:bookmarkEnd w:id="641"/>
    </w:p>
    <w:p w14:paraId="5A9EA19E" w14:textId="77777777" w:rsidR="000C1E45" w:rsidRDefault="004E7545">
      <w:r>
        <w:t>The evaluator shall create at least one new container object (</w:t>
      </w:r>
      <w:proofErr w:type="gramStart"/>
      <w:r>
        <w:t>e.g.</w:t>
      </w:r>
      <w:proofErr w:type="gramEnd"/>
      <w:r>
        <w:t xml:space="preserve"> a table) at the top-level. The evaluator shall check that the attributes of the container object </w:t>
      </w:r>
      <w:proofErr w:type="gramStart"/>
      <w:r>
        <w:t>has</w:t>
      </w:r>
      <w:proofErr w:type="gramEnd"/>
      <w:r>
        <w:t xml:space="preserve"> the default value(s) described in the TSS values.</w:t>
      </w:r>
    </w:p>
    <w:p w14:paraId="12AB0909" w14:textId="77777777" w:rsidR="000C1E45" w:rsidRDefault="004E7545">
      <w:pPr>
        <w:rPr>
          <w:lang w:val="en-US"/>
        </w:rPr>
      </w:pPr>
      <w:r>
        <w:t>The evaluator shall create new lower-level objects (</w:t>
      </w:r>
      <w:proofErr w:type="gramStart"/>
      <w:r>
        <w:t>e.g.</w:t>
      </w:r>
      <w:proofErr w:type="gramEnd"/>
      <w:r>
        <w:t xml:space="preserve"> rows, cells). The evaluator shall check that the attributes of the lower-level object(s) have the same default permissions as the higher-level object.</w:t>
      </w:r>
    </w:p>
    <w:p w14:paraId="4686618E" w14:textId="77777777" w:rsidR="000C1E45" w:rsidRDefault="004E7545">
      <w:pPr>
        <w:pStyle w:val="Heading3"/>
      </w:pPr>
      <w:bookmarkStart w:id="642" w:name="_Toc42831553"/>
      <w:bookmarkStart w:id="643" w:name="_Toc42830268"/>
      <w:bookmarkStart w:id="644" w:name="_Toc197072190"/>
      <w:r>
        <w:t>FMT_MTD.1 Management of TSF data</w:t>
      </w:r>
      <w:bookmarkEnd w:id="642"/>
      <w:bookmarkEnd w:id="643"/>
      <w:bookmarkEnd w:id="644"/>
    </w:p>
    <w:p w14:paraId="2C5962C6" w14:textId="77777777" w:rsidR="000C1E45" w:rsidRDefault="004E7545">
      <w:pPr>
        <w:pStyle w:val="Heading4"/>
        <w:rPr>
          <w:lang w:val="en-US"/>
        </w:rPr>
      </w:pPr>
      <w:bookmarkStart w:id="645" w:name="_Toc42830269"/>
      <w:r>
        <w:t>TSS</w:t>
      </w:r>
      <w:bookmarkEnd w:id="645"/>
      <w:r>
        <w:rPr>
          <w:lang w:val="en-US"/>
        </w:rPr>
        <w:t xml:space="preserve"> </w:t>
      </w:r>
    </w:p>
    <w:p w14:paraId="7C2F05C4" w14:textId="77777777" w:rsidR="000C1E45" w:rsidRDefault="004E7545">
      <w:pPr>
        <w:rPr>
          <w:lang w:val="en-US"/>
        </w:rPr>
      </w:pPr>
      <w:r>
        <w:t>This was performed in conjunction with FAU_SEL.1.</w:t>
      </w:r>
    </w:p>
    <w:p w14:paraId="32FD271E" w14:textId="77777777" w:rsidR="000C1E45" w:rsidRDefault="004E7545">
      <w:pPr>
        <w:pStyle w:val="Heading4"/>
        <w:rPr>
          <w:lang w:val="en-US"/>
        </w:rPr>
      </w:pPr>
      <w:bookmarkStart w:id="646" w:name="_Toc42830270"/>
      <w:r>
        <w:rPr>
          <w:lang w:val="en-US"/>
        </w:rPr>
        <w:t>Guidance Documentation</w:t>
      </w:r>
      <w:bookmarkEnd w:id="646"/>
    </w:p>
    <w:p w14:paraId="34D26791" w14:textId="77777777" w:rsidR="000C1E45" w:rsidRDefault="004E7545">
      <w:pPr>
        <w:rPr>
          <w:lang w:val="en-US"/>
        </w:rPr>
      </w:pPr>
      <w:r>
        <w:t>This was performed in conjunction with FAU_SEL.1.</w:t>
      </w:r>
    </w:p>
    <w:p w14:paraId="06DBEBF6" w14:textId="77777777" w:rsidR="000C1E45" w:rsidRDefault="004E7545">
      <w:pPr>
        <w:pStyle w:val="Heading4"/>
        <w:rPr>
          <w:lang w:val="en-US"/>
        </w:rPr>
      </w:pPr>
      <w:bookmarkStart w:id="647" w:name="_Toc42830271"/>
      <w:r>
        <w:rPr>
          <w:lang w:val="en-US"/>
        </w:rPr>
        <w:t>Tests</w:t>
      </w:r>
      <w:bookmarkEnd w:id="647"/>
    </w:p>
    <w:p w14:paraId="3DF7FE61" w14:textId="77777777" w:rsidR="000C1E45" w:rsidRDefault="004E7545">
      <w:pPr>
        <w:pStyle w:val="BodyText"/>
        <w:rPr>
          <w:lang w:val="en-US"/>
        </w:rPr>
      </w:pPr>
      <w:r>
        <w:rPr>
          <w:lang w:val="en-US"/>
        </w:rPr>
        <w:t>Testing is performed in conjunction with FAU_SEL.1.</w:t>
      </w:r>
    </w:p>
    <w:p w14:paraId="6DE6AA0D" w14:textId="77777777" w:rsidR="000C1E45" w:rsidRDefault="004E7545">
      <w:pPr>
        <w:pStyle w:val="Heading3"/>
      </w:pPr>
      <w:bookmarkStart w:id="648" w:name="_Toc42830272"/>
      <w:bookmarkStart w:id="649" w:name="_Toc42831554"/>
      <w:bookmarkStart w:id="650" w:name="_Toc197072191"/>
      <w:r>
        <w:lastRenderedPageBreak/>
        <w:t>FMT_REV.1(1) Revocation</w:t>
      </w:r>
      <w:bookmarkEnd w:id="648"/>
      <w:bookmarkEnd w:id="649"/>
      <w:bookmarkEnd w:id="650"/>
    </w:p>
    <w:p w14:paraId="45169442" w14:textId="77777777" w:rsidR="000C1E45" w:rsidRDefault="004E7545">
      <w:pPr>
        <w:pStyle w:val="Heading4"/>
      </w:pPr>
      <w:bookmarkStart w:id="651" w:name="_Toc42830273"/>
      <w:r>
        <w:t>TSS</w:t>
      </w:r>
      <w:bookmarkEnd w:id="651"/>
    </w:p>
    <w:p w14:paraId="0E42723C" w14:textId="77777777" w:rsidR="000C1E45" w:rsidRDefault="004E7545">
      <w:pPr>
        <w:pStyle w:val="BodyText"/>
      </w:pPr>
      <w:r>
        <w:t>The evaluator shall examine the TSS to verify that it defines the revocation rules associated with user security attributes and that the revocation rules are sufficiently described in informal language.</w:t>
      </w:r>
    </w:p>
    <w:p w14:paraId="26251B80" w14:textId="77777777" w:rsidR="000C1E45" w:rsidRDefault="004E7545">
      <w:pPr>
        <w:pStyle w:val="BodyText"/>
      </w:pPr>
      <w:r>
        <w:t>The evaluator shall examine the TSS to verify that the timing and/or conditions of revocation is specified.</w:t>
      </w:r>
    </w:p>
    <w:p w14:paraId="789CBDB6" w14:textId="77777777" w:rsidR="000C1E45" w:rsidRDefault="004E7545">
      <w:pPr>
        <w:pStyle w:val="Heading4"/>
        <w:rPr>
          <w:lang w:val="en-US"/>
        </w:rPr>
      </w:pPr>
      <w:bookmarkStart w:id="652" w:name="_Toc42830274"/>
      <w:r>
        <w:rPr>
          <w:lang w:val="en-US"/>
        </w:rPr>
        <w:t>Guidance Documentation</w:t>
      </w:r>
      <w:bookmarkEnd w:id="652"/>
    </w:p>
    <w:p w14:paraId="3026E282" w14:textId="77777777" w:rsidR="000C1E45" w:rsidRDefault="004E7545">
      <w:pPr>
        <w:pStyle w:val="BodyText"/>
        <w:rPr>
          <w:lang w:val="en-US"/>
        </w:rPr>
      </w:pPr>
      <w:r>
        <w:rPr>
          <w:lang w:val="en-US"/>
        </w:rPr>
        <w:t xml:space="preserve">The evaluator shall examine the guidance documentation to verify that the user security attribute revocation rules are adequately described to the authorized administrator. </w:t>
      </w:r>
    </w:p>
    <w:p w14:paraId="5ECC6493" w14:textId="77777777" w:rsidR="000C1E45" w:rsidRDefault="004E7545">
      <w:pPr>
        <w:pStyle w:val="Heading4"/>
        <w:rPr>
          <w:lang w:val="en-US"/>
        </w:rPr>
      </w:pPr>
      <w:bookmarkStart w:id="653" w:name="_Toc42830275"/>
      <w:r>
        <w:rPr>
          <w:lang w:val="en-US"/>
        </w:rPr>
        <w:t>Tests</w:t>
      </w:r>
      <w:bookmarkEnd w:id="653"/>
    </w:p>
    <w:p w14:paraId="623B42F4" w14:textId="77777777" w:rsidR="000C1E45" w:rsidRDefault="004E7545">
      <w:pPr>
        <w:pStyle w:val="BodyText"/>
        <w:numPr>
          <w:ilvl w:val="0"/>
          <w:numId w:val="17"/>
        </w:numPr>
        <w:rPr>
          <w:lang w:val="en-US"/>
        </w:rPr>
      </w:pPr>
      <w:r>
        <w:rPr>
          <w:lang w:val="en-US"/>
        </w:rPr>
        <w:t xml:space="preserve">The evaluator shall log on as a user and verify that the user is able to perform actions in accordance with the user security attributes, specified in FMT_REV.1.1(1). If revocation is effective at the next log on then the user shall log off. </w:t>
      </w:r>
    </w:p>
    <w:p w14:paraId="16846588" w14:textId="77777777" w:rsidR="000C1E45" w:rsidRDefault="004E7545">
      <w:pPr>
        <w:pStyle w:val="BodyText"/>
        <w:numPr>
          <w:ilvl w:val="0"/>
          <w:numId w:val="17"/>
        </w:numPr>
        <w:rPr>
          <w:lang w:val="en-US"/>
        </w:rPr>
      </w:pPr>
      <w:r>
        <w:rPr>
          <w:lang w:val="en-US"/>
        </w:rPr>
        <w:t>The evaluator shall log on as an authorized administrator and revoke user security attribute(s) in accordance with the guidance.</w:t>
      </w:r>
    </w:p>
    <w:p w14:paraId="7037D28B" w14:textId="77777777" w:rsidR="000C1E45" w:rsidRDefault="004E7545">
      <w:pPr>
        <w:pStyle w:val="BodyText"/>
        <w:numPr>
          <w:ilvl w:val="0"/>
          <w:numId w:val="17"/>
        </w:numPr>
        <w:rPr>
          <w:lang w:val="en-US"/>
        </w:rPr>
      </w:pPr>
      <w:r>
        <w:rPr>
          <w:lang w:val="en-US"/>
        </w:rPr>
        <w:t xml:space="preserve">The evaluator shall verify that the user is no longer able to perform actions in accordance with the revoked user security attributes. </w:t>
      </w:r>
      <w:r>
        <w:rPr>
          <w:lang w:val="en-US"/>
        </w:rPr>
        <w:br/>
        <w:t xml:space="preserve">NOTE: any consideration of the time for the revocation to be effective shall be considered appropriately by the evaluator before completing (iii). </w:t>
      </w:r>
    </w:p>
    <w:p w14:paraId="28950AEB" w14:textId="77777777" w:rsidR="000C1E45" w:rsidRDefault="004E7545">
      <w:pPr>
        <w:pStyle w:val="BodyText"/>
        <w:rPr>
          <w:lang w:val="en-US"/>
        </w:rPr>
      </w:pPr>
      <w:r>
        <w:rPr>
          <w:lang w:val="en-US"/>
        </w:rPr>
        <w:t>NOTE: In the steps above the term “user” implies the same user throughout the test.</w:t>
      </w:r>
    </w:p>
    <w:p w14:paraId="78D0ACEA" w14:textId="77777777" w:rsidR="000C1E45" w:rsidRDefault="004E7545">
      <w:pPr>
        <w:pStyle w:val="Heading3"/>
      </w:pPr>
      <w:bookmarkStart w:id="654" w:name="_Toc42830276"/>
      <w:bookmarkStart w:id="655" w:name="_Toc42831555"/>
      <w:bookmarkStart w:id="656" w:name="_Toc197072192"/>
      <w:r>
        <w:t>FMT_REV.1(2) Revocation (DAC)</w:t>
      </w:r>
      <w:bookmarkEnd w:id="654"/>
      <w:bookmarkEnd w:id="655"/>
      <w:bookmarkEnd w:id="656"/>
    </w:p>
    <w:p w14:paraId="78867B26" w14:textId="77777777" w:rsidR="000C1E45" w:rsidRDefault="004E7545">
      <w:pPr>
        <w:pStyle w:val="Heading4"/>
      </w:pPr>
      <w:bookmarkStart w:id="657" w:name="_Toc42830277"/>
      <w:r>
        <w:t>TSS</w:t>
      </w:r>
      <w:bookmarkEnd w:id="657"/>
    </w:p>
    <w:p w14:paraId="5A2F619B" w14:textId="77777777" w:rsidR="000C1E45" w:rsidRDefault="004E7545">
      <w:pPr>
        <w:pStyle w:val="BodyText"/>
      </w:pPr>
      <w:r>
        <w:t>The evaluator shall examine the TSS to verify that it defines the revocation rules associated with object security attributes and that the revocation rules are sufficiently described in informal language.</w:t>
      </w:r>
    </w:p>
    <w:p w14:paraId="66C05A70" w14:textId="77777777" w:rsidR="000C1E45" w:rsidRDefault="004E7545">
      <w:pPr>
        <w:pStyle w:val="BodyText"/>
      </w:pPr>
      <w:r>
        <w:t>The evaluator shall examine the TSS to verify that the timing and/or conditions of revocation is specified.</w:t>
      </w:r>
    </w:p>
    <w:p w14:paraId="7C5A6070" w14:textId="77777777" w:rsidR="000C1E45" w:rsidRDefault="004E7545">
      <w:pPr>
        <w:pStyle w:val="Heading4"/>
        <w:rPr>
          <w:lang w:val="en-US"/>
        </w:rPr>
      </w:pPr>
      <w:bookmarkStart w:id="658" w:name="_Toc42830278"/>
      <w:r>
        <w:rPr>
          <w:lang w:val="en-US"/>
        </w:rPr>
        <w:t>Guidance Documentation</w:t>
      </w:r>
      <w:bookmarkEnd w:id="658"/>
    </w:p>
    <w:p w14:paraId="32329C27" w14:textId="77777777" w:rsidR="000C1E45" w:rsidRDefault="004E7545">
      <w:pPr>
        <w:pStyle w:val="BodyText"/>
        <w:rPr>
          <w:lang w:val="en-US"/>
        </w:rPr>
      </w:pPr>
      <w:r>
        <w:rPr>
          <w:lang w:val="en-US"/>
        </w:rPr>
        <w:t>The evaluator shall examine the guidance documentation to verify that the object security attribute revocation rules are adequately described.</w:t>
      </w:r>
    </w:p>
    <w:p w14:paraId="5A9D5A8F" w14:textId="77777777" w:rsidR="000C1E45" w:rsidRDefault="004E7545">
      <w:pPr>
        <w:pStyle w:val="Heading4"/>
        <w:rPr>
          <w:lang w:val="en-US"/>
        </w:rPr>
      </w:pPr>
      <w:bookmarkStart w:id="659" w:name="_Toc42830279"/>
      <w:r>
        <w:rPr>
          <w:lang w:val="en-US"/>
        </w:rPr>
        <w:lastRenderedPageBreak/>
        <w:t>Tests</w:t>
      </w:r>
      <w:bookmarkEnd w:id="659"/>
    </w:p>
    <w:p w14:paraId="61A80A58" w14:textId="2D6E8AEC" w:rsidR="000C1E45" w:rsidDel="00CF7473" w:rsidRDefault="004E7545">
      <w:pPr>
        <w:pStyle w:val="BodyText"/>
        <w:numPr>
          <w:ilvl w:val="0"/>
          <w:numId w:val="18"/>
        </w:numPr>
        <w:rPr>
          <w:del w:id="660" w:author="Maureen Barry" w:date="2025-05-07T09:32:00Z"/>
          <w:lang w:val="en-US"/>
        </w:rPr>
      </w:pPr>
      <w:del w:id="661" w:author="Maureen Barry" w:date="2025-05-07T09:32:00Z">
        <w:r w:rsidDel="00CF7473">
          <w:rPr>
            <w:lang w:val="en-US"/>
          </w:rPr>
          <w:delText xml:space="preserve">The evaluator shall log on as a user with sufficient privileges to objects and verify that the user is able to perform actions on objects in accordance with the object security attributes, specified in FMT_REV.1.1(2). </w:delText>
        </w:r>
      </w:del>
    </w:p>
    <w:p w14:paraId="06A1CF7A" w14:textId="633B5E4B" w:rsidR="000C1E45" w:rsidDel="00CF7473" w:rsidRDefault="004E7545">
      <w:pPr>
        <w:pStyle w:val="BodyText"/>
        <w:numPr>
          <w:ilvl w:val="0"/>
          <w:numId w:val="18"/>
        </w:numPr>
        <w:rPr>
          <w:del w:id="662" w:author="Maureen Barry" w:date="2025-05-07T09:32:00Z"/>
          <w:lang w:val="en-US"/>
        </w:rPr>
      </w:pPr>
      <w:del w:id="663" w:author="Maureen Barry" w:date="2025-05-07T09:32:00Z">
        <w:r w:rsidDel="00CF7473">
          <w:rPr>
            <w:lang w:val="en-US"/>
          </w:rPr>
          <w:delText>The evaluator shall log on as a database user with sufficient privileges as allowed by the DAC policy and revoke object security attribute(s) in accordance with the guidance.</w:delText>
        </w:r>
      </w:del>
    </w:p>
    <w:p w14:paraId="5CA34545" w14:textId="20853716" w:rsidR="009C56C5" w:rsidDel="00CF7473" w:rsidRDefault="004E7545" w:rsidP="009C56C5">
      <w:pPr>
        <w:pStyle w:val="BodyText"/>
        <w:numPr>
          <w:ilvl w:val="0"/>
          <w:numId w:val="18"/>
        </w:numPr>
        <w:rPr>
          <w:ins w:id="664" w:author="Staaf Anders" w:date="2025-05-06T10:44:00Z"/>
          <w:del w:id="665" w:author="Maureen Barry" w:date="2025-05-07T09:32:00Z"/>
          <w:lang w:val="en-US"/>
        </w:rPr>
      </w:pPr>
      <w:del w:id="666" w:author="Maureen Barry" w:date="2025-05-07T09:32:00Z">
        <w:r w:rsidDel="00CF7473">
          <w:rPr>
            <w:lang w:val="en-US"/>
          </w:rPr>
          <w:delText xml:space="preserve">The evaluator shall verify that the user is no longer able to perform actions in accordance with the revoked object security attributes. </w:delText>
        </w:r>
      </w:del>
    </w:p>
    <w:p w14:paraId="22F78318" w14:textId="144BE644" w:rsidR="009C56C5" w:rsidDel="00CF7473" w:rsidRDefault="009C56C5" w:rsidP="009C56C5">
      <w:pPr>
        <w:pStyle w:val="BodyText"/>
        <w:rPr>
          <w:ins w:id="667" w:author="Staaf Anders" w:date="2025-05-06T10:44:00Z"/>
          <w:del w:id="668" w:author="Maureen Barry" w:date="2025-05-07T09:32:00Z"/>
          <w:lang w:val="en-US"/>
        </w:rPr>
      </w:pPr>
    </w:p>
    <w:p w14:paraId="53481C29" w14:textId="62BBF8B3" w:rsidR="009C56C5" w:rsidRDefault="009C56C5" w:rsidP="000D1276">
      <w:pPr>
        <w:pStyle w:val="ListParagraph"/>
        <w:numPr>
          <w:ilvl w:val="2"/>
          <w:numId w:val="18"/>
        </w:numPr>
        <w:ind w:left="709" w:hanging="464"/>
        <w:contextualSpacing w:val="0"/>
        <w:rPr>
          <w:ins w:id="669" w:author="Staaf Anders" w:date="2025-05-06T10:49:00Z"/>
          <w:rFonts w:eastAsia="Times New Roman"/>
          <w:lang w:eastAsia="en-GB"/>
        </w:rPr>
      </w:pPr>
      <w:ins w:id="670" w:author="Staaf Anders" w:date="2025-05-06T10:46:00Z">
        <w:r w:rsidRPr="009C56C5">
          <w:rPr>
            <w:rFonts w:eastAsia="Times New Roman"/>
            <w:lang w:eastAsia="en-GB"/>
          </w:rPr>
          <w:t xml:space="preserve">The evaluator shall log on as </w:t>
        </w:r>
      </w:ins>
      <w:ins w:id="671" w:author="Staaf Anders" w:date="2025-05-06T10:52:00Z">
        <w:r w:rsidR="000D1276" w:rsidRPr="009C56C5">
          <w:rPr>
            <w:rFonts w:eastAsia="Times New Roman"/>
            <w:lang w:eastAsia="en-GB"/>
          </w:rPr>
          <w:t>a</w:t>
        </w:r>
      </w:ins>
      <w:ins w:id="672" w:author="Staaf Anders" w:date="2025-05-06T10:46:00Z">
        <w:r w:rsidRPr="009C56C5">
          <w:rPr>
            <w:rFonts w:eastAsia="Times New Roman"/>
            <w:lang w:eastAsia="en-GB"/>
          </w:rPr>
          <w:t xml:space="preserve"> user</w:t>
        </w:r>
      </w:ins>
      <w:ins w:id="673" w:author="Staaf Anders" w:date="2025-05-06T10:48:00Z">
        <w:r>
          <w:rPr>
            <w:rFonts w:eastAsia="Times New Roman"/>
            <w:lang w:eastAsia="en-GB"/>
          </w:rPr>
          <w:t xml:space="preserve"> with sufficient</w:t>
        </w:r>
      </w:ins>
      <w:ins w:id="674" w:author="Staaf Anders" w:date="2025-05-06T10:49:00Z">
        <w:r>
          <w:rPr>
            <w:rFonts w:eastAsia="Times New Roman"/>
            <w:lang w:eastAsia="en-GB"/>
          </w:rPr>
          <w:t xml:space="preserve"> privileges to objects </w:t>
        </w:r>
        <w:r w:rsidR="000D1276">
          <w:rPr>
            <w:rFonts w:eastAsia="Times New Roman"/>
            <w:lang w:eastAsia="en-GB"/>
          </w:rPr>
          <w:t>according to the DAC policy</w:t>
        </w:r>
      </w:ins>
      <w:ins w:id="675" w:author="Staaf Anders" w:date="2025-05-06T10:46:00Z">
        <w:r w:rsidRPr="009C56C5">
          <w:rPr>
            <w:rFonts w:eastAsia="Times New Roman"/>
            <w:lang w:eastAsia="en-GB"/>
          </w:rPr>
          <w:t xml:space="preserve"> and verify that the user is able to perform actions on </w:t>
        </w:r>
      </w:ins>
      <w:ins w:id="676" w:author="Staaf Anders" w:date="2025-05-06T10:59:00Z">
        <w:r w:rsidR="00200C17">
          <w:rPr>
            <w:rFonts w:eastAsia="Times New Roman"/>
            <w:lang w:eastAsia="en-GB"/>
          </w:rPr>
          <w:t>these</w:t>
        </w:r>
      </w:ins>
      <w:ins w:id="677" w:author="Staaf Anders" w:date="2025-05-06T10:58:00Z">
        <w:r w:rsidR="000D1276">
          <w:rPr>
            <w:rFonts w:eastAsia="Times New Roman"/>
            <w:lang w:eastAsia="en-GB"/>
          </w:rPr>
          <w:t xml:space="preserve"> </w:t>
        </w:r>
      </w:ins>
      <w:ins w:id="678" w:author="Staaf Anders" w:date="2025-05-06T10:46:00Z">
        <w:r w:rsidRPr="009C56C5">
          <w:rPr>
            <w:rFonts w:eastAsia="Times New Roman"/>
            <w:lang w:eastAsia="en-GB"/>
          </w:rPr>
          <w:t>objects</w:t>
        </w:r>
      </w:ins>
      <w:ins w:id="679" w:author="Staaf Anders" w:date="2025-05-06T10:49:00Z">
        <w:r w:rsidR="000D1276">
          <w:rPr>
            <w:rFonts w:eastAsia="Times New Roman"/>
            <w:lang w:eastAsia="en-GB"/>
          </w:rPr>
          <w:t>.</w:t>
        </w:r>
      </w:ins>
    </w:p>
    <w:p w14:paraId="3739662F" w14:textId="51590D7C" w:rsidR="000D1276" w:rsidRDefault="000D1276" w:rsidP="000D1276">
      <w:pPr>
        <w:pStyle w:val="ListParagraph"/>
        <w:numPr>
          <w:ilvl w:val="2"/>
          <w:numId w:val="18"/>
        </w:numPr>
        <w:ind w:left="709" w:hanging="464"/>
        <w:contextualSpacing w:val="0"/>
        <w:rPr>
          <w:ins w:id="680" w:author="Staaf Anders" w:date="2025-05-06T10:52:00Z"/>
          <w:rFonts w:eastAsia="Times New Roman"/>
          <w:lang w:eastAsia="en-GB"/>
        </w:rPr>
      </w:pPr>
      <w:ins w:id="681" w:author="Staaf Anders" w:date="2025-05-06T10:50:00Z">
        <w:r w:rsidRPr="000D1276">
          <w:rPr>
            <w:rFonts w:eastAsia="Times New Roman"/>
            <w:lang w:eastAsia="en-GB"/>
          </w:rPr>
          <w:t xml:space="preserve">The evaluator shall log on as an authorized user and revoke object security attribute(s) in accordance with </w:t>
        </w:r>
      </w:ins>
      <w:ins w:id="682" w:author="Staaf Anders" w:date="2025-05-06T10:51:00Z">
        <w:r>
          <w:rPr>
            <w:rFonts w:eastAsia="Times New Roman"/>
            <w:lang w:eastAsia="en-GB"/>
          </w:rPr>
          <w:t>the ru</w:t>
        </w:r>
      </w:ins>
      <w:ins w:id="683" w:author="Staaf Anders" w:date="2025-05-06T10:52:00Z">
        <w:r>
          <w:rPr>
            <w:rFonts w:eastAsia="Times New Roman"/>
            <w:lang w:eastAsia="en-GB"/>
          </w:rPr>
          <w:t xml:space="preserve">les </w:t>
        </w:r>
        <w:r>
          <w:t>specified in FMT_REV.1.1(2)</w:t>
        </w:r>
      </w:ins>
      <w:ins w:id="684" w:author="Staaf Anders" w:date="2025-05-06T10:50:00Z">
        <w:r w:rsidRPr="000D1276">
          <w:rPr>
            <w:rFonts w:eastAsia="Times New Roman"/>
            <w:lang w:eastAsia="en-GB"/>
          </w:rPr>
          <w:t>.</w:t>
        </w:r>
      </w:ins>
    </w:p>
    <w:p w14:paraId="6067287C" w14:textId="52D5C43B" w:rsidR="000D1276" w:rsidRPr="009C56C5" w:rsidRDefault="000D1276" w:rsidP="000D1276">
      <w:pPr>
        <w:pStyle w:val="ListParagraph"/>
        <w:numPr>
          <w:ilvl w:val="2"/>
          <w:numId w:val="18"/>
        </w:numPr>
        <w:ind w:left="709" w:hanging="464"/>
        <w:contextualSpacing w:val="0"/>
        <w:rPr>
          <w:ins w:id="685" w:author="Staaf Anders" w:date="2025-05-06T10:46:00Z"/>
          <w:rFonts w:eastAsia="Times New Roman"/>
          <w:lang w:eastAsia="en-GB"/>
        </w:rPr>
      </w:pPr>
      <w:ins w:id="686" w:author="Staaf Anders" w:date="2025-05-06T10:53:00Z">
        <w:r>
          <w:t>The evaluator shall verify that the user is no longer able to perform actions in accordance with the revoked object security attributes.</w:t>
        </w:r>
      </w:ins>
    </w:p>
    <w:p w14:paraId="248DB694" w14:textId="77777777" w:rsidR="009C56C5" w:rsidRDefault="009C56C5" w:rsidP="009C56C5">
      <w:pPr>
        <w:pStyle w:val="BodyText"/>
        <w:rPr>
          <w:lang w:val="en-US"/>
        </w:rPr>
      </w:pPr>
    </w:p>
    <w:p w14:paraId="2BFA295C" w14:textId="77777777" w:rsidR="000C1E45" w:rsidRDefault="004E7545">
      <w:pPr>
        <w:pStyle w:val="BodyText"/>
        <w:rPr>
          <w:lang w:val="en-US"/>
        </w:rPr>
      </w:pPr>
      <w:r>
        <w:rPr>
          <w:lang w:val="en-US"/>
        </w:rPr>
        <w:t>NOTE: Any consideration of the time for the revocation to be effective shall be considered appropriately by the evaluator before completing (iii).</w:t>
      </w:r>
    </w:p>
    <w:p w14:paraId="37116F29" w14:textId="77777777" w:rsidR="000C1E45" w:rsidRDefault="004E7545">
      <w:pPr>
        <w:pStyle w:val="BodyText"/>
        <w:rPr>
          <w:lang w:val="en-US"/>
        </w:rPr>
      </w:pPr>
      <w:r>
        <w:rPr>
          <w:lang w:val="en-US"/>
        </w:rPr>
        <w:t>NOTE: In the steps above the term “user” implies the same user throughout the test.</w:t>
      </w:r>
    </w:p>
    <w:p w14:paraId="32E24F56" w14:textId="77777777" w:rsidR="000C1E45" w:rsidRDefault="004E7545">
      <w:pPr>
        <w:pStyle w:val="Heading3"/>
      </w:pPr>
      <w:bookmarkStart w:id="687" w:name="_Toc42831556"/>
      <w:bookmarkStart w:id="688" w:name="_Ref536538481"/>
      <w:bookmarkStart w:id="689" w:name="_Toc42830280"/>
      <w:bookmarkStart w:id="690" w:name="_Toc197072193"/>
      <w:r>
        <w:t>FMT_SMF.1 Specification of Management Functions</w:t>
      </w:r>
      <w:bookmarkEnd w:id="687"/>
      <w:bookmarkEnd w:id="688"/>
      <w:bookmarkEnd w:id="689"/>
      <w:bookmarkEnd w:id="690"/>
    </w:p>
    <w:p w14:paraId="2F0A6F1C" w14:textId="77777777" w:rsidR="000C1E45" w:rsidRDefault="004E7545">
      <w:pPr>
        <w:pStyle w:val="Heading4"/>
      </w:pPr>
      <w:bookmarkStart w:id="691" w:name="_Ref536538035"/>
      <w:bookmarkStart w:id="692" w:name="_Toc42830281"/>
      <w:r>
        <w:t>TSS</w:t>
      </w:r>
      <w:bookmarkEnd w:id="691"/>
      <w:bookmarkEnd w:id="692"/>
    </w:p>
    <w:p w14:paraId="3E5548FB" w14:textId="77777777" w:rsidR="000C1E45" w:rsidRDefault="004E7545">
      <w:r>
        <w:t xml:space="preserve">The evaluator shall examine the TSS and verify that the management functions listed in FMT_SMF.1 are described in informal language. </w:t>
      </w:r>
    </w:p>
    <w:p w14:paraId="68DDADC8" w14:textId="77777777" w:rsidR="000C1E45" w:rsidRDefault="004E7545">
      <w:pPr>
        <w:pStyle w:val="Heading4"/>
        <w:rPr>
          <w:lang w:val="en-US"/>
        </w:rPr>
      </w:pPr>
      <w:bookmarkStart w:id="693" w:name="_Toc42830282"/>
      <w:r>
        <w:rPr>
          <w:lang w:val="en-US"/>
        </w:rPr>
        <w:t>Guidance Documentation</w:t>
      </w:r>
      <w:bookmarkEnd w:id="693"/>
    </w:p>
    <w:p w14:paraId="1B60C160" w14:textId="77777777" w:rsidR="000C1E45" w:rsidRDefault="004E7545">
      <w:pPr>
        <w:rPr>
          <w:lang w:val="en-US"/>
        </w:rPr>
      </w:pPr>
      <w:r>
        <w:rPr>
          <w:lang w:val="en-US"/>
        </w:rPr>
        <w:t>The evaluator shall examine the guidance documentation to ensure that there is appropriate guidance for configuring and using all of the management functions listed in FMT_SMF.1.</w:t>
      </w:r>
    </w:p>
    <w:p w14:paraId="69E7530B" w14:textId="77777777" w:rsidR="000C1E45" w:rsidRDefault="004E7545">
      <w:pPr>
        <w:pStyle w:val="Heading4"/>
        <w:rPr>
          <w:lang w:val="en-US"/>
        </w:rPr>
      </w:pPr>
      <w:bookmarkStart w:id="694" w:name="_Toc42830283"/>
      <w:r>
        <w:rPr>
          <w:lang w:val="en-US"/>
        </w:rPr>
        <w:t>Tests</w:t>
      </w:r>
      <w:bookmarkEnd w:id="694"/>
    </w:p>
    <w:p w14:paraId="6A69BEA9" w14:textId="77777777" w:rsidR="000C1E45" w:rsidRDefault="004E7545">
      <w:pPr>
        <w:rPr>
          <w:lang w:val="en-US"/>
        </w:rPr>
      </w:pPr>
      <w:r>
        <w:rPr>
          <w:lang w:val="en-US"/>
        </w:rPr>
        <w:t>The evaluator shall devise and execute tests for each of the management functions listed in FMT_SMF.1.</w:t>
      </w:r>
    </w:p>
    <w:p w14:paraId="75C44849" w14:textId="77777777" w:rsidR="000C1E45" w:rsidRDefault="004E7545">
      <w:pPr>
        <w:rPr>
          <w:lang w:val="en-US"/>
        </w:rPr>
      </w:pPr>
      <w:r>
        <w:rPr>
          <w:lang w:val="en-US"/>
        </w:rPr>
        <w:t>NOTE: If management functions have already been tested in conjunction with other SFRs in the ST then it is not necessary to repeat the testing for this evaluation activity.</w:t>
      </w:r>
    </w:p>
    <w:p w14:paraId="06161222" w14:textId="77777777" w:rsidR="000C1E45" w:rsidRDefault="004E7545">
      <w:pPr>
        <w:pStyle w:val="Heading3"/>
      </w:pPr>
      <w:bookmarkStart w:id="695" w:name="_Toc42830284"/>
      <w:bookmarkStart w:id="696" w:name="_Toc42831557"/>
      <w:bookmarkStart w:id="697" w:name="_Toc197072194"/>
      <w:r>
        <w:t>FMT_SMR.1 Security roles</w:t>
      </w:r>
      <w:bookmarkEnd w:id="695"/>
      <w:bookmarkEnd w:id="696"/>
      <w:bookmarkEnd w:id="697"/>
    </w:p>
    <w:p w14:paraId="17C24E56" w14:textId="77777777" w:rsidR="000C1E45" w:rsidRDefault="004E7545">
      <w:pPr>
        <w:pStyle w:val="Heading4"/>
      </w:pPr>
      <w:bookmarkStart w:id="698" w:name="_Toc42830285"/>
      <w:r>
        <w:t>TSS</w:t>
      </w:r>
      <w:bookmarkEnd w:id="698"/>
    </w:p>
    <w:p w14:paraId="1444049F" w14:textId="77777777" w:rsidR="000C1E45" w:rsidRDefault="004E7545">
      <w:r>
        <w:t xml:space="preserve">The evaluator shall examine the TSS to verify that it provides a description of all of the roles listed in FMT_SMR.1.1 </w:t>
      </w:r>
    </w:p>
    <w:p w14:paraId="10721744" w14:textId="77777777" w:rsidR="000C1E45" w:rsidRDefault="004E7545">
      <w:pPr>
        <w:pStyle w:val="Heading4"/>
        <w:rPr>
          <w:lang w:val="en-US"/>
        </w:rPr>
      </w:pPr>
      <w:bookmarkStart w:id="699" w:name="_Toc42830286"/>
      <w:r>
        <w:rPr>
          <w:lang w:val="en-US"/>
        </w:rPr>
        <w:lastRenderedPageBreak/>
        <w:t>Guidance Documentation</w:t>
      </w:r>
      <w:bookmarkEnd w:id="699"/>
    </w:p>
    <w:p w14:paraId="03F33478" w14:textId="3AA07973" w:rsidR="000C1E45" w:rsidRDefault="004E7545">
      <w:pPr>
        <w:rPr>
          <w:lang w:val="en-US"/>
        </w:rPr>
      </w:pPr>
      <w:r>
        <w:t xml:space="preserve">The evaluator shall review the operational guidance </w:t>
      </w:r>
      <w:proofErr w:type="gramStart"/>
      <w:r>
        <w:t>in order to</w:t>
      </w:r>
      <w:proofErr w:type="gramEnd"/>
      <w:r>
        <w:t xml:space="preserve"> verify that it discusses the listed </w:t>
      </w:r>
      <w:del w:id="700" w:author="Maureen Barry" w:date="2025-05-02T10:38:00Z">
        <w:r w:rsidDel="00041787">
          <w:delText xml:space="preserve">administrative </w:delText>
        </w:r>
      </w:del>
      <w:r>
        <w:t>role(s), the privileges associated with each role, and how users are associated with each role.</w:t>
      </w:r>
    </w:p>
    <w:p w14:paraId="24308BE1" w14:textId="77777777" w:rsidR="000C1E45" w:rsidRDefault="004E7545">
      <w:pPr>
        <w:pStyle w:val="Heading4"/>
        <w:rPr>
          <w:lang w:val="en-US"/>
        </w:rPr>
      </w:pPr>
      <w:bookmarkStart w:id="701" w:name="_Toc42830287"/>
      <w:r>
        <w:rPr>
          <w:lang w:val="en-US"/>
        </w:rPr>
        <w:t>Tests</w:t>
      </w:r>
      <w:bookmarkEnd w:id="701"/>
    </w:p>
    <w:p w14:paraId="7572F7A0" w14:textId="77777777" w:rsidR="000C1E45" w:rsidRDefault="004E7545">
      <w:pPr>
        <w:pStyle w:val="BodyText"/>
        <w:rPr>
          <w:lang w:val="en-US"/>
        </w:rPr>
      </w:pPr>
      <w:r>
        <w:rPr>
          <w:lang w:val="en-US"/>
        </w:rPr>
        <w:t>The evaluator shall associate a user with each of the listed roles and verify that the user privileges are consistent with the descriptions in the TSS.</w:t>
      </w:r>
    </w:p>
    <w:p w14:paraId="56929A80" w14:textId="77777777" w:rsidR="000C1E45" w:rsidRDefault="004E7545">
      <w:pPr>
        <w:pStyle w:val="Heading2"/>
        <w:pPrChange w:id="702" w:author="Maureen Barry" w:date="2025-05-02T09:55:00Z">
          <w:pPr/>
        </w:pPrChange>
      </w:pPr>
      <w:bookmarkStart w:id="703" w:name="_Toc197072195"/>
      <w:r>
        <w:t>TOE Access (FTA)</w:t>
      </w:r>
      <w:bookmarkEnd w:id="703"/>
    </w:p>
    <w:p w14:paraId="513E178F" w14:textId="77777777" w:rsidR="000C1E45" w:rsidRDefault="004E7545">
      <w:pPr>
        <w:pStyle w:val="Heading3"/>
      </w:pPr>
      <w:bookmarkStart w:id="704" w:name="_Toc42830288"/>
      <w:bookmarkStart w:id="705" w:name="_Toc42831558"/>
      <w:bookmarkStart w:id="706" w:name="_Toc197072196"/>
      <w:r>
        <w:t>FTA_MCS.1 Basic limitation on multiple concurrent sessions</w:t>
      </w:r>
      <w:bookmarkEnd w:id="704"/>
      <w:bookmarkEnd w:id="705"/>
      <w:bookmarkEnd w:id="706"/>
    </w:p>
    <w:p w14:paraId="561ABAD7" w14:textId="77777777" w:rsidR="000C1E45" w:rsidRDefault="004E7545">
      <w:pPr>
        <w:pStyle w:val="Heading4"/>
      </w:pPr>
      <w:bookmarkStart w:id="707" w:name="_Toc42830289"/>
      <w:r>
        <w:t>TSS</w:t>
      </w:r>
      <w:bookmarkEnd w:id="707"/>
    </w:p>
    <w:p w14:paraId="5A7EA78A" w14:textId="77777777" w:rsidR="000C1E45" w:rsidRDefault="004E7545">
      <w:r>
        <w:t>The evaluator shall examine the TSS and verify that it states the default number of concurrent sessions per user for the evaluated configuration. If the default number of concurrent sessions can be changed then the evaluator should verify that the TSS states that the default can be changed.</w:t>
      </w:r>
    </w:p>
    <w:p w14:paraId="47EE4661" w14:textId="77777777" w:rsidR="000C1E45" w:rsidRDefault="004E7545">
      <w:pPr>
        <w:pStyle w:val="Heading4"/>
        <w:rPr>
          <w:lang w:val="en-US"/>
        </w:rPr>
      </w:pPr>
      <w:bookmarkStart w:id="708" w:name="_Toc42830290"/>
      <w:r>
        <w:rPr>
          <w:lang w:val="en-US"/>
        </w:rPr>
        <w:t>Guidance Documentation</w:t>
      </w:r>
      <w:bookmarkEnd w:id="708"/>
    </w:p>
    <w:p w14:paraId="1B0ECAA3" w14:textId="77777777" w:rsidR="000C1E45" w:rsidRDefault="004E7545">
      <w:pPr>
        <w:pStyle w:val="BodyText"/>
        <w:rPr>
          <w:lang w:val="en-US"/>
        </w:rPr>
      </w:pPr>
      <w:r>
        <w:rPr>
          <w:lang w:val="en-US"/>
        </w:rPr>
        <w:t>The evaluator shall examine the guidance documentation and verify that it states how the default number of sessions per user is set and, if applicable, how the default can be changed.</w:t>
      </w:r>
    </w:p>
    <w:p w14:paraId="21808910" w14:textId="77777777" w:rsidR="000C1E45" w:rsidRDefault="004E7545">
      <w:pPr>
        <w:pStyle w:val="Heading4"/>
        <w:rPr>
          <w:lang w:val="en-US"/>
        </w:rPr>
      </w:pPr>
      <w:bookmarkStart w:id="709" w:name="_Toc42830291"/>
      <w:r>
        <w:rPr>
          <w:lang w:val="en-US"/>
        </w:rPr>
        <w:t>Tests</w:t>
      </w:r>
      <w:bookmarkEnd w:id="709"/>
    </w:p>
    <w:p w14:paraId="5B16E6FB" w14:textId="77777777" w:rsidR="000C1E45" w:rsidRDefault="004E7545">
      <w:pPr>
        <w:pStyle w:val="BodyText"/>
        <w:rPr>
          <w:lang w:val="en-US"/>
        </w:rPr>
      </w:pPr>
      <w:r>
        <w:rPr>
          <w:lang w:val="en-US"/>
        </w:rPr>
        <w:t>The evaluator shall establish the maximum number of concurrent sessions and verify that this number of concurrent sessions is allowed. The evaluator shall attempt to establish a number of sessions greater than the maximum specified and verify that additional concurrent sessions cannot be established.</w:t>
      </w:r>
    </w:p>
    <w:p w14:paraId="18A7FF8E" w14:textId="77777777" w:rsidR="000C1E45" w:rsidRDefault="004E7545">
      <w:pPr>
        <w:pStyle w:val="BodyText"/>
        <w:rPr>
          <w:lang w:val="en-US"/>
        </w:rPr>
      </w:pPr>
      <w:r>
        <w:rPr>
          <w:lang w:val="en-US"/>
        </w:rPr>
        <w:t>If the default number of concurrent sessions can be changed then the evaluator shall change the default value and repeat the test.</w:t>
      </w:r>
    </w:p>
    <w:p w14:paraId="0003B24C" w14:textId="77777777" w:rsidR="000C1E45" w:rsidRDefault="004E7545">
      <w:pPr>
        <w:pStyle w:val="Heading3"/>
      </w:pPr>
      <w:bookmarkStart w:id="710" w:name="_Toc42830292"/>
      <w:bookmarkStart w:id="711" w:name="_Toc42831559"/>
      <w:bookmarkStart w:id="712" w:name="_Toc197072197"/>
      <w:r>
        <w:t>FTA_TSE.1 TOE session establishment</w:t>
      </w:r>
      <w:bookmarkEnd w:id="710"/>
      <w:bookmarkEnd w:id="711"/>
      <w:bookmarkEnd w:id="712"/>
    </w:p>
    <w:p w14:paraId="28DBBA91" w14:textId="77777777" w:rsidR="000C1E45" w:rsidRDefault="004E7545">
      <w:pPr>
        <w:pStyle w:val="Heading4"/>
      </w:pPr>
      <w:bookmarkStart w:id="713" w:name="_Toc42830293"/>
      <w:r>
        <w:t>TSS</w:t>
      </w:r>
      <w:bookmarkEnd w:id="713"/>
    </w:p>
    <w:p w14:paraId="109125EC" w14:textId="77777777" w:rsidR="000C1E45" w:rsidRDefault="004E7545">
      <w:pPr>
        <w:pStyle w:val="BodyText"/>
      </w:pPr>
      <w:r>
        <w:t>The evaluator shall examine the TSS and verify that the attributes that can be used to deny session establishment are listed and described.</w:t>
      </w:r>
    </w:p>
    <w:p w14:paraId="2B68767C" w14:textId="77777777" w:rsidR="000C1E45" w:rsidRDefault="004E7545">
      <w:pPr>
        <w:pStyle w:val="Heading4"/>
        <w:rPr>
          <w:lang w:val="en-US"/>
        </w:rPr>
      </w:pPr>
      <w:bookmarkStart w:id="714" w:name="_Toc42830294"/>
      <w:r>
        <w:rPr>
          <w:lang w:val="en-US"/>
        </w:rPr>
        <w:t>Guidance Documentation</w:t>
      </w:r>
      <w:bookmarkEnd w:id="714"/>
    </w:p>
    <w:p w14:paraId="61964787" w14:textId="77777777" w:rsidR="000C1E45" w:rsidRDefault="004E7545">
      <w:pPr>
        <w:pStyle w:val="BodyText"/>
        <w:rPr>
          <w:lang w:val="en-US"/>
        </w:rPr>
      </w:pPr>
      <w:r>
        <w:rPr>
          <w:lang w:val="en-US"/>
        </w:rPr>
        <w:t>The evaluator shall examine the guidance documentation and verify that a description of how denial of session establishment is configured is included.</w:t>
      </w:r>
    </w:p>
    <w:p w14:paraId="5D42EB62" w14:textId="77777777" w:rsidR="000C1E45" w:rsidRDefault="004E7545">
      <w:pPr>
        <w:pStyle w:val="Heading4"/>
        <w:rPr>
          <w:lang w:val="en-US"/>
        </w:rPr>
      </w:pPr>
      <w:bookmarkStart w:id="715" w:name="_Toc42830295"/>
      <w:r>
        <w:rPr>
          <w:lang w:val="en-US"/>
        </w:rPr>
        <w:lastRenderedPageBreak/>
        <w:t>Tests</w:t>
      </w:r>
      <w:bookmarkEnd w:id="715"/>
    </w:p>
    <w:p w14:paraId="6B4CEEF5" w14:textId="77777777" w:rsidR="000C1E45" w:rsidRDefault="004E7545">
      <w:pPr>
        <w:pStyle w:val="BodyText"/>
        <w:rPr>
          <w:lang w:val="en-US"/>
        </w:rPr>
      </w:pPr>
      <w:r>
        <w:rPr>
          <w:lang w:val="en-US"/>
        </w:rPr>
        <w:t>For each of the listed attributes used for denial of session establishment, the evaluator shall use the guidance documentation to configure the TSF to deny session establishment using that attribute. The evaluator shall verify that session establishment is denied appropriately in each case.</w:t>
      </w:r>
    </w:p>
    <w:p w14:paraId="01781D7A" w14:textId="77777777" w:rsidR="000C1E45" w:rsidRDefault="004E7545">
      <w:pPr>
        <w:spacing w:after="0"/>
        <w:rPr>
          <w:rFonts w:eastAsia="Calibri Light" w:cs="Arial"/>
          <w:b/>
          <w:color w:val="000000" w:themeColor="text1"/>
          <w:sz w:val="32"/>
          <w:szCs w:val="32"/>
          <w:lang w:val="en-US" w:eastAsia="en-US"/>
        </w:rPr>
      </w:pPr>
      <w:bookmarkStart w:id="716" w:name="_Toc481766979"/>
      <w:bookmarkStart w:id="717" w:name="_Toc473308297"/>
      <w:bookmarkStart w:id="718" w:name="_Ref427913269"/>
      <w:bookmarkStart w:id="719" w:name="_Ref19029340"/>
      <w:bookmarkStart w:id="720" w:name="_Toc42830296"/>
      <w:bookmarkStart w:id="721" w:name="_Toc42831560"/>
      <w:bookmarkStart w:id="722" w:name="_Toc445184302"/>
      <w:r>
        <w:br w:type="page" w:clear="all"/>
      </w:r>
    </w:p>
    <w:p w14:paraId="780F7728" w14:textId="77777777" w:rsidR="000C1E45" w:rsidRDefault="004E7545">
      <w:pPr>
        <w:pStyle w:val="Heading1"/>
      </w:pPr>
      <w:bookmarkStart w:id="723" w:name="_Toc197072198"/>
      <w:r>
        <w:lastRenderedPageBreak/>
        <w:t xml:space="preserve">Evaluation Activities for Optional </w:t>
      </w:r>
      <w:bookmarkEnd w:id="716"/>
      <w:bookmarkEnd w:id="717"/>
      <w:bookmarkEnd w:id="718"/>
      <w:r>
        <w:t>SFRs</w:t>
      </w:r>
      <w:bookmarkEnd w:id="719"/>
      <w:bookmarkEnd w:id="720"/>
      <w:bookmarkEnd w:id="721"/>
      <w:bookmarkEnd w:id="723"/>
      <w:r>
        <w:t xml:space="preserve"> </w:t>
      </w:r>
      <w:bookmarkEnd w:id="722"/>
    </w:p>
    <w:p w14:paraId="045B2F53" w14:textId="77777777" w:rsidR="000C1E45" w:rsidRDefault="004E7545">
      <w:r>
        <w:t>These activities are only required when the optional SFRs are claimed.</w:t>
      </w:r>
    </w:p>
    <w:p w14:paraId="3933307C" w14:textId="77777777" w:rsidR="000C1E45" w:rsidRDefault="004E7545">
      <w:pPr>
        <w:pStyle w:val="Heading2"/>
      </w:pPr>
      <w:bookmarkStart w:id="724" w:name="_Toc42831561"/>
      <w:bookmarkStart w:id="725" w:name="_Toc42830297"/>
      <w:bookmarkStart w:id="726" w:name="_Toc197072199"/>
      <w:r>
        <w:t>Class: Identification and Authentication (FIA)</w:t>
      </w:r>
      <w:bookmarkEnd w:id="724"/>
      <w:bookmarkEnd w:id="725"/>
      <w:bookmarkEnd w:id="726"/>
    </w:p>
    <w:p w14:paraId="7BD7DAC3" w14:textId="77777777" w:rsidR="000C1E45" w:rsidRDefault="004E7545">
      <w:pPr>
        <w:pStyle w:val="Heading3"/>
      </w:pPr>
      <w:bookmarkStart w:id="727" w:name="_Toc42831562"/>
      <w:bookmarkStart w:id="728" w:name="_Toc42830298"/>
      <w:bookmarkStart w:id="729" w:name="_Toc197072200"/>
      <w:r>
        <w:t>FIA_USB_EXT.2 Enhanced user-subject binding</w:t>
      </w:r>
      <w:bookmarkEnd w:id="727"/>
      <w:bookmarkEnd w:id="728"/>
      <w:bookmarkEnd w:id="729"/>
    </w:p>
    <w:p w14:paraId="22F06340" w14:textId="77777777" w:rsidR="000C1E45" w:rsidRDefault="004E7545">
      <w:pPr>
        <w:pStyle w:val="Heading4"/>
      </w:pPr>
      <w:bookmarkStart w:id="730" w:name="_Toc42830299"/>
      <w:r>
        <w:t>TSS</w:t>
      </w:r>
      <w:bookmarkEnd w:id="730"/>
    </w:p>
    <w:p w14:paraId="7B1C6431" w14:textId="77777777" w:rsidR="000C1E45" w:rsidRDefault="004E7545">
      <w:r>
        <w:t>The evaluator shall check to ensure that the TSS contains a description of rules for the assignment of security attributes associated with the users to the subjects, the rules for the initial association of attributes, and how the rules are enforced.</w:t>
      </w:r>
    </w:p>
    <w:p w14:paraId="0B3C92C1" w14:textId="77777777" w:rsidR="000C1E45" w:rsidRDefault="004E7545">
      <w:pPr>
        <w:pStyle w:val="Heading4"/>
        <w:rPr>
          <w:lang w:val="en-US"/>
        </w:rPr>
      </w:pPr>
      <w:bookmarkStart w:id="731" w:name="_Toc42830300"/>
      <w:r>
        <w:rPr>
          <w:lang w:val="en-US"/>
        </w:rPr>
        <w:t>Guidance Documentation</w:t>
      </w:r>
      <w:bookmarkEnd w:id="731"/>
    </w:p>
    <w:p w14:paraId="2DD6BFC5" w14:textId="77777777" w:rsidR="000C1E45" w:rsidRDefault="004E7545">
      <w:pPr>
        <w:rPr>
          <w:lang w:val="en-US"/>
        </w:rPr>
      </w:pPr>
      <w:r>
        <w:t xml:space="preserve">There are no AGD assurance activities for this requirement beyond what is necessary to satisfy the requirements in [CEM]. </w:t>
      </w:r>
    </w:p>
    <w:p w14:paraId="2287B140" w14:textId="77777777" w:rsidR="000C1E45" w:rsidRDefault="004E7545">
      <w:pPr>
        <w:pStyle w:val="Heading4"/>
        <w:rPr>
          <w:lang w:val="en-US"/>
        </w:rPr>
      </w:pPr>
      <w:bookmarkStart w:id="732" w:name="_Toc42830301"/>
      <w:r>
        <w:rPr>
          <w:lang w:val="en-US"/>
        </w:rPr>
        <w:t>Tests</w:t>
      </w:r>
      <w:bookmarkEnd w:id="732"/>
    </w:p>
    <w:p w14:paraId="4AA79F12" w14:textId="77777777" w:rsidR="000C1E45" w:rsidRDefault="004E7545">
      <w:r>
        <w:t>The evaluator shall verify the association of security attributes to subjects by establishing a user with a set of security attributes, changing the attributes and verifying that the new attributes result in the expected change. If there are any additional rules in FIA_USB_EXT.2.2, FIA_USB_EXT.2.3 or FIA_USB_EXT.2.4, the evaluator must perform a test to demonstrate that each rule holds true. Where practical and appropriate for the rule, the evaluator must also perform a negative test that demonstrates the rule being enforced.</w:t>
      </w:r>
    </w:p>
    <w:p w14:paraId="1B8E3F92" w14:textId="77777777" w:rsidR="000C1E45" w:rsidRDefault="004E7545">
      <w:pPr>
        <w:pStyle w:val="Heading2"/>
      </w:pPr>
      <w:bookmarkStart w:id="733" w:name="_Toc42830302"/>
      <w:bookmarkStart w:id="734" w:name="_Toc42831563"/>
      <w:bookmarkStart w:id="735" w:name="_Toc197072201"/>
      <w:r>
        <w:t>Class: Protection of the TSF (FPT)</w:t>
      </w:r>
      <w:bookmarkEnd w:id="733"/>
      <w:bookmarkEnd w:id="734"/>
      <w:bookmarkEnd w:id="735"/>
    </w:p>
    <w:p w14:paraId="3B298933" w14:textId="77777777" w:rsidR="000C1E45" w:rsidRDefault="004E7545">
      <w:pPr>
        <w:pStyle w:val="Heading3"/>
      </w:pPr>
      <w:bookmarkStart w:id="736" w:name="_Toc42831564"/>
      <w:bookmarkStart w:id="737" w:name="_Toc42830303"/>
      <w:bookmarkStart w:id="738" w:name="_Toc197072202"/>
      <w:r>
        <w:t>FPT_TRC.1 Internal TSF consistency</w:t>
      </w:r>
      <w:bookmarkEnd w:id="736"/>
      <w:bookmarkEnd w:id="737"/>
      <w:bookmarkEnd w:id="738"/>
    </w:p>
    <w:p w14:paraId="4381361B" w14:textId="77777777" w:rsidR="000C1E45" w:rsidRDefault="004E7545">
      <w:pPr>
        <w:pStyle w:val="Heading4"/>
      </w:pPr>
      <w:bookmarkStart w:id="739" w:name="_Toc42830304"/>
      <w:r>
        <w:t>TSS</w:t>
      </w:r>
      <w:bookmarkEnd w:id="739"/>
    </w:p>
    <w:p w14:paraId="4F0575B6" w14:textId="77777777" w:rsidR="000C1E45" w:rsidRDefault="004E7545">
      <w:pPr>
        <w:pStyle w:val="BodyText"/>
      </w:pPr>
      <w:r>
        <w:t xml:space="preserve">The evaluator shall examine the TSS and verify that it includes a description of how data is replicated between physically separated parts of the TOE and how consistency between the </w:t>
      </w:r>
      <w:r>
        <w:rPr>
          <w:lang w:eastAsia="en-US"/>
        </w:rPr>
        <w:t>TOE Security Functionality</w:t>
      </w:r>
      <w:r>
        <w:t xml:space="preserve"> (TSF) data in the parts is achieved. The description shall include how any TSF data inconsistencies are corrected without undue delay.</w:t>
      </w:r>
    </w:p>
    <w:p w14:paraId="1F81A109" w14:textId="77777777" w:rsidR="000C1E45" w:rsidRDefault="004E7545">
      <w:pPr>
        <w:pStyle w:val="Heading4"/>
        <w:rPr>
          <w:lang w:val="en-US"/>
        </w:rPr>
      </w:pPr>
      <w:bookmarkStart w:id="740" w:name="_Toc42830305"/>
      <w:r>
        <w:rPr>
          <w:lang w:val="en-US"/>
        </w:rPr>
        <w:t>Guidance Documentation.</w:t>
      </w:r>
      <w:bookmarkEnd w:id="740"/>
    </w:p>
    <w:p w14:paraId="4B0B888C" w14:textId="77777777" w:rsidR="000C1E45" w:rsidRDefault="004E7545">
      <w:pPr>
        <w:pStyle w:val="BodyText"/>
        <w:rPr>
          <w:lang w:val="en-US"/>
        </w:rPr>
      </w:pPr>
      <w:r>
        <w:rPr>
          <w:lang w:val="en-US"/>
        </w:rPr>
        <w:t>The evaluator shall examine the guidance documentation and verify that necessary instructions on how to properly configure the TOE for replication are included.</w:t>
      </w:r>
    </w:p>
    <w:p w14:paraId="14823821" w14:textId="77777777" w:rsidR="000C1E45" w:rsidRDefault="004E7545">
      <w:pPr>
        <w:pStyle w:val="Heading4"/>
        <w:rPr>
          <w:lang w:val="en-US"/>
        </w:rPr>
      </w:pPr>
      <w:bookmarkStart w:id="741" w:name="_Toc42830306"/>
      <w:r>
        <w:rPr>
          <w:lang w:val="en-US"/>
        </w:rPr>
        <w:t>Tests</w:t>
      </w:r>
      <w:bookmarkEnd w:id="741"/>
    </w:p>
    <w:p w14:paraId="62B01896" w14:textId="77777777" w:rsidR="000C1E45" w:rsidRDefault="004E7545">
      <w:pPr>
        <w:pStyle w:val="BodyText"/>
        <w:rPr>
          <w:lang w:val="en-US"/>
        </w:rPr>
      </w:pPr>
      <w:r>
        <w:rPr>
          <w:lang w:val="en-US"/>
        </w:rPr>
        <w:t>The evaluator shall configure the replication of a TOE with physically separated parts. The evaluator shall compare the TSF data in each part of the TOE and verify that they are consistent. The evaluator shall take into consideration any expected differences that are described in the TSS.</w:t>
      </w:r>
    </w:p>
    <w:p w14:paraId="18AC2117" w14:textId="77777777" w:rsidR="000C1E45" w:rsidRDefault="004E7545">
      <w:pPr>
        <w:pStyle w:val="BodyText"/>
        <w:rPr>
          <w:lang w:val="en-US"/>
        </w:rPr>
      </w:pPr>
      <w:r>
        <w:rPr>
          <w:lang w:val="en-US"/>
        </w:rPr>
        <w:lastRenderedPageBreak/>
        <w:t xml:space="preserve">NOTE: This could be achieved through appropriate sampling of the TSF data on each part of the TOE. </w:t>
      </w:r>
    </w:p>
    <w:p w14:paraId="1E7E26BB" w14:textId="77777777" w:rsidR="000C1E45" w:rsidRDefault="004E7545">
      <w:pPr>
        <w:pStyle w:val="Heading2"/>
      </w:pPr>
      <w:bookmarkStart w:id="742" w:name="_Toc42831565"/>
      <w:bookmarkStart w:id="743" w:name="_Toc42830307"/>
      <w:bookmarkStart w:id="744" w:name="_Toc197072203"/>
      <w:r>
        <w:t>Class: TOE access (FTA)</w:t>
      </w:r>
      <w:bookmarkEnd w:id="742"/>
      <w:bookmarkEnd w:id="743"/>
      <w:bookmarkEnd w:id="744"/>
    </w:p>
    <w:p w14:paraId="68A09053" w14:textId="77777777" w:rsidR="000C1E45" w:rsidRDefault="004E7545">
      <w:pPr>
        <w:pStyle w:val="Heading3"/>
      </w:pPr>
      <w:bookmarkStart w:id="745" w:name="_Toc42831566"/>
      <w:bookmarkStart w:id="746" w:name="_Toc42830308"/>
      <w:bookmarkStart w:id="747" w:name="_Toc197072204"/>
      <w:r>
        <w:t>FTA_TAH_EXT.1 TOE access information</w:t>
      </w:r>
      <w:bookmarkEnd w:id="745"/>
      <w:bookmarkEnd w:id="746"/>
      <w:bookmarkEnd w:id="747"/>
    </w:p>
    <w:p w14:paraId="72CDA96C" w14:textId="77777777" w:rsidR="000C1E45" w:rsidRDefault="004E7545">
      <w:pPr>
        <w:pStyle w:val="Heading4"/>
      </w:pPr>
      <w:bookmarkStart w:id="748" w:name="_Toc42830309"/>
      <w:r>
        <w:t>TSS</w:t>
      </w:r>
      <w:bookmarkEnd w:id="748"/>
    </w:p>
    <w:p w14:paraId="56E99C4E" w14:textId="77777777" w:rsidR="000C1E45" w:rsidRDefault="004E7545">
      <w:pPr>
        <w:rPr>
          <w:lang w:val="en-US"/>
        </w:rPr>
      </w:pPr>
      <w:r>
        <w:t>The</w:t>
      </w:r>
      <w:r>
        <w:rPr>
          <w:lang w:val="en-US"/>
        </w:rPr>
        <w:t xml:space="preserve"> evaluator shall examine the guidance documentation to verify that a statement is included in regard to whether configuration of this function is needed.</w:t>
      </w:r>
    </w:p>
    <w:p w14:paraId="5B1E30C7" w14:textId="77777777" w:rsidR="000C1E45" w:rsidRDefault="004E7545">
      <w:pPr>
        <w:pStyle w:val="Heading4"/>
        <w:rPr>
          <w:lang w:val="en-US"/>
        </w:rPr>
      </w:pPr>
      <w:bookmarkStart w:id="749" w:name="_Toc42830310"/>
      <w:r>
        <w:rPr>
          <w:lang w:val="en-US"/>
        </w:rPr>
        <w:t>Guidance Documentation</w:t>
      </w:r>
      <w:bookmarkEnd w:id="749"/>
    </w:p>
    <w:p w14:paraId="30423755" w14:textId="77777777" w:rsidR="000C1E45" w:rsidRDefault="004E7545">
      <w:pPr>
        <w:pStyle w:val="BodyText"/>
        <w:rPr>
          <w:lang w:val="en-US"/>
        </w:rPr>
      </w:pPr>
      <w:r>
        <w:rPr>
          <w:lang w:val="en-US"/>
        </w:rPr>
        <w:t>The evaluator shall examine the guidance documentation to verify that configuration information is included if indicated in the TSS.</w:t>
      </w:r>
    </w:p>
    <w:p w14:paraId="77518713" w14:textId="77777777" w:rsidR="000C1E45" w:rsidRDefault="004E7545">
      <w:pPr>
        <w:pStyle w:val="BodyText"/>
        <w:rPr>
          <w:lang w:val="en-US"/>
        </w:rPr>
      </w:pPr>
      <w:r>
        <w:rPr>
          <w:lang w:val="en-US"/>
        </w:rPr>
        <w:t>The evaluator shall verify that the guidance documentation includes information in regard to how a user retrieves the information required in the FTA_TAH_EXT.1.</w:t>
      </w:r>
    </w:p>
    <w:p w14:paraId="0DB7E3E2" w14:textId="77777777" w:rsidR="000C1E45" w:rsidRDefault="004E7545">
      <w:pPr>
        <w:pStyle w:val="Heading4"/>
        <w:rPr>
          <w:lang w:val="en-US"/>
        </w:rPr>
      </w:pPr>
      <w:bookmarkStart w:id="750" w:name="_Toc42830311"/>
      <w:r>
        <w:rPr>
          <w:lang w:val="en-US"/>
        </w:rPr>
        <w:t>Tests</w:t>
      </w:r>
      <w:bookmarkEnd w:id="750"/>
    </w:p>
    <w:p w14:paraId="62AE11DE" w14:textId="77777777" w:rsidR="000C1E45" w:rsidRDefault="004E7545">
      <w:pPr>
        <w:pStyle w:val="BodyText"/>
        <w:rPr>
          <w:lang w:val="en-US"/>
        </w:rPr>
      </w:pPr>
      <w:r>
        <w:rPr>
          <w:lang w:val="en-US"/>
        </w:rPr>
        <w:t xml:space="preserve">Test 1: The evaluator shall follow the guidance documentation instructions for retrieving: </w:t>
      </w:r>
    </w:p>
    <w:p w14:paraId="4AF05767" w14:textId="77777777" w:rsidR="000C1E45" w:rsidRDefault="004E7545">
      <w:pPr>
        <w:pStyle w:val="ListParagraph"/>
        <w:numPr>
          <w:ilvl w:val="0"/>
          <w:numId w:val="19"/>
        </w:numPr>
      </w:pPr>
      <w:r>
        <w:t>The date and time of the session establishment attempt of the user, and</w:t>
      </w:r>
    </w:p>
    <w:p w14:paraId="0155D786" w14:textId="77777777" w:rsidR="000C1E45" w:rsidRDefault="004E7545">
      <w:pPr>
        <w:pStyle w:val="ListParagraph"/>
        <w:numPr>
          <w:ilvl w:val="0"/>
          <w:numId w:val="19"/>
        </w:numPr>
      </w:pPr>
      <w:r>
        <w:t>The incremental count of successive unsuccessful session establishment,</w:t>
      </w:r>
    </w:p>
    <w:p w14:paraId="5539DFA2" w14:textId="77777777" w:rsidR="000C1E45" w:rsidRDefault="004E7545">
      <w:pPr>
        <w:pStyle w:val="BodyText"/>
        <w:rPr>
          <w:lang w:val="en-US"/>
        </w:rPr>
      </w:pPr>
      <w:r>
        <w:rPr>
          <w:lang w:val="en-US"/>
        </w:rPr>
        <w:t>and verify that it can be retrieved and that the information is correct.</w:t>
      </w:r>
    </w:p>
    <w:p w14:paraId="28452D49" w14:textId="77777777" w:rsidR="000C1E45" w:rsidRDefault="004E7545">
      <w:pPr>
        <w:pStyle w:val="BodyText"/>
        <w:rPr>
          <w:lang w:val="en-US"/>
        </w:rPr>
      </w:pPr>
      <w:r>
        <w:rPr>
          <w:lang w:val="en-US"/>
        </w:rPr>
        <w:t>Test 2: The evaluator shall assume a user role and verify that the following information can be retrieved by following the instructions given in the guidance documentation.</w:t>
      </w:r>
    </w:p>
    <w:p w14:paraId="00E709E3" w14:textId="77777777" w:rsidR="000C1E45" w:rsidRDefault="004E7545">
      <w:pPr>
        <w:pStyle w:val="ListParagraph"/>
        <w:numPr>
          <w:ilvl w:val="0"/>
          <w:numId w:val="20"/>
        </w:numPr>
      </w:pPr>
      <w:r>
        <w:t>The previous last successful session establishment, and</w:t>
      </w:r>
    </w:p>
    <w:p w14:paraId="3A72FE11" w14:textId="77777777" w:rsidR="000C1E45" w:rsidRDefault="004E7545">
      <w:pPr>
        <w:pStyle w:val="ListParagraph"/>
        <w:numPr>
          <w:ilvl w:val="0"/>
          <w:numId w:val="20"/>
        </w:numPr>
      </w:pPr>
      <w:r>
        <w:t>The last unsuccessful attempt to session establishment and the number of unsuccessful attempts since the previous last successful session establishment.</w:t>
      </w:r>
    </w:p>
    <w:p w14:paraId="68899948" w14:textId="77777777" w:rsidR="000C1E45" w:rsidRDefault="004E7545">
      <w:r>
        <w:t>The evaluator shall verify that users can only access their own information.</w:t>
      </w:r>
    </w:p>
    <w:p w14:paraId="01CA52ED" w14:textId="77777777" w:rsidR="000C1E45" w:rsidRDefault="004E7545">
      <w:pPr>
        <w:spacing w:after="0"/>
        <w:rPr>
          <w:rFonts w:eastAsia="Calibri Light" w:cs="Arial"/>
          <w:b/>
          <w:color w:val="000000" w:themeColor="text1"/>
          <w:sz w:val="32"/>
          <w:szCs w:val="32"/>
          <w:lang w:val="en-US" w:eastAsia="en-US"/>
        </w:rPr>
      </w:pPr>
      <w:bookmarkStart w:id="751" w:name="_Toc33760239"/>
      <w:bookmarkStart w:id="752" w:name="_Toc42831567"/>
      <w:bookmarkStart w:id="753" w:name="_Toc42830312"/>
      <w:bookmarkEnd w:id="751"/>
      <w:r>
        <w:br w:type="page" w:clear="all"/>
      </w:r>
    </w:p>
    <w:p w14:paraId="49DBF390" w14:textId="77777777" w:rsidR="000C1E45" w:rsidRDefault="004E7545">
      <w:pPr>
        <w:pStyle w:val="Heading1"/>
      </w:pPr>
      <w:bookmarkStart w:id="754" w:name="_Toc197072205"/>
      <w:r>
        <w:lastRenderedPageBreak/>
        <w:t xml:space="preserve">Evaluation Activities for </w:t>
      </w:r>
      <w:bookmarkEnd w:id="522"/>
      <w:bookmarkEnd w:id="523"/>
      <w:bookmarkEnd w:id="524"/>
      <w:r>
        <w:t>SARs</w:t>
      </w:r>
      <w:bookmarkEnd w:id="752"/>
      <w:bookmarkEnd w:id="753"/>
      <w:bookmarkEnd w:id="754"/>
    </w:p>
    <w:p w14:paraId="161BAE43" w14:textId="77777777" w:rsidR="000C1E45" w:rsidRDefault="004E7545">
      <w:pPr>
        <w:pStyle w:val="BodyText"/>
        <w:rPr>
          <w:lang w:val="en-US" w:eastAsia="en-US"/>
        </w:rPr>
      </w:pPr>
      <w:r>
        <w:rPr>
          <w:lang w:val="en-US" w:eastAsia="en-US"/>
        </w:rPr>
        <w:t xml:space="preserve">In order to meet the goals of the evaluation, some of the </w:t>
      </w:r>
      <w:r>
        <w:t>[CEM] work units have been refined. Otherwise, the evaluator shall perform the CEM activity as specified.</w:t>
      </w:r>
    </w:p>
    <w:p w14:paraId="3EF90DBE" w14:textId="77777777" w:rsidR="000C1E45" w:rsidRDefault="004E7545">
      <w:pPr>
        <w:pStyle w:val="Heading2"/>
      </w:pPr>
      <w:bookmarkStart w:id="755" w:name="_Toc238727389"/>
      <w:bookmarkStart w:id="756" w:name="_Toc237563499"/>
      <w:bookmarkStart w:id="757" w:name="_Toc42831568"/>
      <w:bookmarkStart w:id="758" w:name="_Toc42830313"/>
      <w:bookmarkStart w:id="759" w:name="_Toc360632826"/>
      <w:bookmarkStart w:id="760" w:name="_Toc197072206"/>
      <w:r>
        <w:t>ADV: Development</w:t>
      </w:r>
      <w:bookmarkEnd w:id="755"/>
      <w:bookmarkEnd w:id="756"/>
      <w:bookmarkEnd w:id="757"/>
      <w:bookmarkEnd w:id="758"/>
      <w:bookmarkEnd w:id="759"/>
      <w:bookmarkEnd w:id="760"/>
    </w:p>
    <w:p w14:paraId="7390FDD9" w14:textId="77777777" w:rsidR="000C1E45" w:rsidRDefault="004E7545">
      <w:pPr>
        <w:pStyle w:val="Heading3"/>
        <w:rPr>
          <w:lang w:val="en-US" w:eastAsia="en-US"/>
        </w:rPr>
      </w:pPr>
      <w:bookmarkStart w:id="761" w:name="_Toc42831569"/>
      <w:bookmarkStart w:id="762" w:name="_Toc42830314"/>
      <w:bookmarkStart w:id="763" w:name="_Toc197072207"/>
      <w:r>
        <w:rPr>
          <w:lang w:val="en-US" w:eastAsia="en-US"/>
        </w:rPr>
        <w:t>Security architecture description (ADV_ARC.1)</w:t>
      </w:r>
      <w:bookmarkEnd w:id="761"/>
      <w:bookmarkEnd w:id="762"/>
      <w:bookmarkEnd w:id="763"/>
    </w:p>
    <w:p w14:paraId="1C676725" w14:textId="77777777" w:rsidR="000C1E45" w:rsidRDefault="004E7545">
      <w:r>
        <w:t xml:space="preserve">In order to meet these goals some refinement of the ADV_ARC.1 [CEM] work units </w:t>
      </w:r>
      <w:proofErr w:type="gramStart"/>
      <w:r>
        <w:t>is</w:t>
      </w:r>
      <w:proofErr w:type="gramEnd"/>
      <w:r>
        <w:t xml:space="preserve"> needed. The following table indicates, for each work unit in ADV_ARC.1, whether the [CEM] work unit is to be performed as written, or if it has been clarified by an Evaluation Activity. If clarification has been provided, a reference to this clarification is provided in the table.  </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4410"/>
      </w:tblGrid>
      <w:tr w:rsidR="000C1E45" w14:paraId="0E6E0104" w14:textId="77777777">
        <w:trPr>
          <w:trHeight w:val="161"/>
          <w:tblHeade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45ECACEA" w14:textId="77777777" w:rsidR="000C1E45" w:rsidRDefault="004E7545">
            <w:r>
              <w:t>[CEM] ADV_ARC.</w:t>
            </w:r>
            <w:proofErr w:type="gramStart"/>
            <w:r>
              <w:t>1  Work</w:t>
            </w:r>
            <w:proofErr w:type="gramEnd"/>
            <w:r>
              <w:t xml:space="preserve"> Units</w:t>
            </w:r>
          </w:p>
        </w:tc>
        <w:tc>
          <w:tcPr>
            <w:tcW w:w="441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23B268DF" w14:textId="77777777" w:rsidR="000C1E45" w:rsidRDefault="004E7545">
            <w:r>
              <w:t>Evaluation Activities</w:t>
            </w:r>
          </w:p>
        </w:tc>
      </w:tr>
      <w:tr w:rsidR="000C1E45" w14:paraId="10539660"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9AD4D" w14:textId="77777777" w:rsidR="000C1E45" w:rsidRDefault="004E7545">
            <w:r>
              <w:t xml:space="preserve">ADV_ARC.1-1 The evaluator </w:t>
            </w:r>
            <w:r>
              <w:rPr>
                <w:b/>
                <w:bCs/>
                <w:i/>
                <w:iCs/>
              </w:rPr>
              <w:t xml:space="preserve">shall examine </w:t>
            </w:r>
            <w:r>
              <w:t>the security architecture description to determine that the information provided in the evidence is presented at a level of detail commensurate with the descriptions of the SFR-enforcing abstractions contained in the functional specification and TOE design document.</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EA3B50" w14:textId="77777777" w:rsidR="000C1E45" w:rsidRDefault="004E7545">
            <w:pPr>
              <w:rPr>
                <w:bCs/>
              </w:rPr>
            </w:pPr>
            <w:r>
              <w:rPr>
                <w:bCs/>
              </w:rPr>
              <w:t>The evaluator shall perform the [CEM] activity as specified.</w:t>
            </w:r>
          </w:p>
          <w:p w14:paraId="5EF24BD2" w14:textId="77777777" w:rsidR="000C1E45" w:rsidRDefault="000C1E45">
            <w:pPr>
              <w:rPr>
                <w:bCs/>
                <w:i/>
              </w:rPr>
            </w:pPr>
          </w:p>
        </w:tc>
      </w:tr>
      <w:tr w:rsidR="000C1E45" w14:paraId="0241C784"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BCA79B" w14:textId="77777777" w:rsidR="000C1E45" w:rsidRDefault="004E7545">
            <w:r>
              <w:t xml:space="preserve">ADV_ARC.1-2 The evaluator </w:t>
            </w:r>
            <w:r>
              <w:rPr>
                <w:b/>
                <w:bCs/>
                <w:i/>
                <w:iCs/>
              </w:rPr>
              <w:t xml:space="preserve">shall examine </w:t>
            </w:r>
            <w:r>
              <w:t>the security architecture description to determine that it describes the security domains maintained by the TSF.</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6D121" w14:textId="77777777" w:rsidR="000C1E45" w:rsidRDefault="004E7545">
            <w:pPr>
              <w:rPr>
                <w:bCs/>
              </w:rPr>
            </w:pPr>
            <w:r>
              <w:rPr>
                <w:bCs/>
              </w:rPr>
              <w:t>The evaluator shall perform the [CEM] activity as specified.</w:t>
            </w:r>
          </w:p>
        </w:tc>
      </w:tr>
      <w:tr w:rsidR="000C1E45" w14:paraId="754B6060"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8FD56A" w14:textId="77777777" w:rsidR="000C1E45" w:rsidRDefault="004E7545">
            <w:r>
              <w:t xml:space="preserve">ADV_ARC.1-3 The evaluator </w:t>
            </w:r>
            <w:r>
              <w:rPr>
                <w:b/>
                <w:bCs/>
                <w:i/>
                <w:iCs/>
              </w:rPr>
              <w:t xml:space="preserve">shall examine </w:t>
            </w:r>
            <w:r>
              <w:t>the security architecture description to determine that the initialisation process preserves security.</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FB21C6" w14:textId="77777777" w:rsidR="000C1E45" w:rsidRDefault="004E7545">
            <w:pPr>
              <w:rPr>
                <w:bCs/>
              </w:rPr>
            </w:pPr>
            <w:r>
              <w:rPr>
                <w:bCs/>
              </w:rPr>
              <w:t>The evaluator shall perform the [CEM] activity as specified.</w:t>
            </w:r>
          </w:p>
        </w:tc>
      </w:tr>
      <w:tr w:rsidR="000C1E45" w14:paraId="395EC440"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BD2C99" w14:textId="77777777" w:rsidR="000C1E45" w:rsidRDefault="004E7545">
            <w:r>
              <w:t xml:space="preserve">ADV_ARC.1-4 The evaluator </w:t>
            </w:r>
            <w:r>
              <w:rPr>
                <w:b/>
                <w:bCs/>
                <w:i/>
                <w:iCs/>
              </w:rPr>
              <w:t xml:space="preserve">shall examine </w:t>
            </w:r>
            <w:r>
              <w:t xml:space="preserve">the security architecture description to determine that it contains information sufficient to support a determination that the TSF is able to protect itself from </w:t>
            </w:r>
            <w:r>
              <w:lastRenderedPageBreak/>
              <w:t>tampering by untrusted active entities.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64CECF" w14:textId="77777777" w:rsidR="000C1E45" w:rsidRDefault="004E7545">
            <w:r>
              <w:rPr>
                <w:bCs/>
              </w:rPr>
              <w:lastRenderedPageBreak/>
              <w:t>The evaluator shall perform the [CEM] activity as specified.</w:t>
            </w:r>
          </w:p>
        </w:tc>
      </w:tr>
      <w:tr w:rsidR="000C1E45" w14:paraId="3F382DF5"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9B980E" w14:textId="77777777" w:rsidR="000C1E45" w:rsidRDefault="004E7545">
            <w:r>
              <w:t xml:space="preserve">ADV_ARC.1-5 The evaluator </w:t>
            </w:r>
            <w:r>
              <w:rPr>
                <w:b/>
                <w:bCs/>
                <w:i/>
                <w:iCs/>
              </w:rPr>
              <w:t xml:space="preserve">shall examine </w:t>
            </w:r>
            <w:r>
              <w:t>the security architecture description to determine that it presents an analysis that adequately describes how the SFR-enforcing mechanisms cannot be bypassed.</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250B89" w14:textId="77777777" w:rsidR="000C1E45" w:rsidRDefault="004E7545">
            <w:r>
              <w:rPr>
                <w:bCs/>
              </w:rPr>
              <w:t>The evaluator shall verify that the evidence indicates whether or not the TOE dynamically creates Structured Query Language (SQL) code, or another query language code for databases that do not use SQL, using supplied input. If dynamic code is used, the evaluator shall verify that the evidence describes the mechanisms that have been implemented to prevent or to mitigate the possibility of SQL injection using dynamic code. (</w:t>
            </w:r>
            <w:proofErr w:type="gramStart"/>
            <w:r>
              <w:rPr>
                <w:bCs/>
              </w:rPr>
              <w:t>e.g.</w:t>
            </w:r>
            <w:proofErr w:type="gramEnd"/>
            <w:r>
              <w:rPr>
                <w:bCs/>
              </w:rPr>
              <w:t xml:space="preserve"> prepared statements, filtering mechanisms, privilege reduction). </w:t>
            </w:r>
          </w:p>
        </w:tc>
      </w:tr>
    </w:tbl>
    <w:p w14:paraId="6947E9C5" w14:textId="77777777" w:rsidR="000C1E45" w:rsidRDefault="004E7545">
      <w:pPr>
        <w:pStyle w:val="Caption"/>
        <w:rPr>
          <w:lang w:val="en-US" w:eastAsia="en-US"/>
        </w:rPr>
      </w:pPr>
      <w:bookmarkStart w:id="764" w:name="_Toc42831742"/>
      <w:r>
        <w:t xml:space="preserve">Table </w:t>
      </w:r>
      <w:r>
        <w:fldChar w:fldCharType="begin"/>
      </w:r>
      <w:r>
        <w:instrText xml:space="preserve"> SEQ Table \* ARABIC </w:instrText>
      </w:r>
      <w:r>
        <w:fldChar w:fldCharType="separate"/>
      </w:r>
      <w:r>
        <w:t>1</w:t>
      </w:r>
      <w:r>
        <w:fldChar w:fldCharType="end"/>
      </w:r>
      <w:r>
        <w:t>: Mapping of ADV_ARC.1 [CEM] Work Units to Evaluation Activities</w:t>
      </w:r>
      <w:bookmarkEnd w:id="764"/>
    </w:p>
    <w:p w14:paraId="06E00C47" w14:textId="77777777" w:rsidR="000C1E45" w:rsidRDefault="004E7545">
      <w:pPr>
        <w:pStyle w:val="Heading3"/>
        <w:rPr>
          <w:lang w:val="en-US" w:eastAsia="en-US"/>
        </w:rPr>
      </w:pPr>
      <w:bookmarkStart w:id="765" w:name="_Toc42831570"/>
      <w:bookmarkStart w:id="766" w:name="_Toc42830315"/>
      <w:bookmarkStart w:id="767" w:name="_Toc197072208"/>
      <w:r>
        <w:rPr>
          <w:lang w:val="en-US" w:eastAsia="en-US"/>
        </w:rPr>
        <w:t>Security-enforcing functional specification (ADV_FSP.2)</w:t>
      </w:r>
      <w:bookmarkEnd w:id="765"/>
      <w:bookmarkEnd w:id="766"/>
      <w:bookmarkEnd w:id="767"/>
    </w:p>
    <w:p w14:paraId="5C43ADDF" w14:textId="77777777" w:rsidR="000C1E45" w:rsidRDefault="004E7545">
      <w:r>
        <w:rPr>
          <w:bCs/>
        </w:rPr>
        <w:t xml:space="preserve">The evaluator shall perform the [CEM] activity as specified for </w:t>
      </w:r>
      <w:r>
        <w:t>ADV_FSP.2</w:t>
      </w:r>
      <w:r>
        <w:rPr>
          <w:bCs/>
        </w:rPr>
        <w:t>.</w:t>
      </w:r>
    </w:p>
    <w:p w14:paraId="2B72390D" w14:textId="77777777" w:rsidR="000C1E45" w:rsidRDefault="004E7545">
      <w:pPr>
        <w:pStyle w:val="Heading3"/>
        <w:rPr>
          <w:lang w:val="en-US" w:eastAsia="en-US"/>
        </w:rPr>
      </w:pPr>
      <w:bookmarkStart w:id="768" w:name="_Toc42831571"/>
      <w:bookmarkStart w:id="769" w:name="_Toc42830316"/>
      <w:bookmarkStart w:id="770" w:name="_Toc197072209"/>
      <w:r>
        <w:rPr>
          <w:lang w:val="en-US" w:eastAsia="en-US"/>
        </w:rPr>
        <w:t>Basic Design (ADV_TDS.1)</w:t>
      </w:r>
      <w:bookmarkEnd w:id="768"/>
      <w:bookmarkEnd w:id="769"/>
      <w:bookmarkEnd w:id="770"/>
    </w:p>
    <w:p w14:paraId="580376EC" w14:textId="77777777" w:rsidR="000C1E45" w:rsidRDefault="004E7545">
      <w:r>
        <w:rPr>
          <w:bCs/>
        </w:rPr>
        <w:t xml:space="preserve">The evaluator shall perform the [CEM] activity as specified for </w:t>
      </w:r>
      <w:r>
        <w:t>ADV_TDS.1</w:t>
      </w:r>
      <w:r>
        <w:rPr>
          <w:bCs/>
        </w:rPr>
        <w:t>.</w:t>
      </w:r>
    </w:p>
    <w:p w14:paraId="17F6155A" w14:textId="77777777" w:rsidR="000C1E45" w:rsidRDefault="004E7545">
      <w:pPr>
        <w:pStyle w:val="Heading2"/>
      </w:pPr>
      <w:bookmarkStart w:id="771" w:name="_Toc33760246"/>
      <w:bookmarkStart w:id="772" w:name="_Toc33760245"/>
      <w:bookmarkStart w:id="773" w:name="_Toc360632828"/>
      <w:bookmarkStart w:id="774" w:name="_Toc237563501"/>
      <w:bookmarkStart w:id="775" w:name="_Toc238727391"/>
      <w:bookmarkStart w:id="776" w:name="_Toc42831572"/>
      <w:bookmarkStart w:id="777" w:name="_Toc42830317"/>
      <w:bookmarkStart w:id="778" w:name="_Toc197072210"/>
      <w:bookmarkEnd w:id="771"/>
      <w:bookmarkEnd w:id="772"/>
      <w:r>
        <w:t>AGD</w:t>
      </w:r>
      <w:bookmarkEnd w:id="773"/>
      <w:bookmarkEnd w:id="774"/>
      <w:r>
        <w:t>: Guidance Documentation</w:t>
      </w:r>
      <w:bookmarkEnd w:id="775"/>
      <w:bookmarkEnd w:id="776"/>
      <w:bookmarkEnd w:id="777"/>
      <w:bookmarkEnd w:id="778"/>
    </w:p>
    <w:p w14:paraId="569DDA76" w14:textId="77777777" w:rsidR="000C1E45" w:rsidRDefault="004E7545">
      <w:pPr>
        <w:pStyle w:val="Heading3"/>
        <w:rPr>
          <w:lang w:val="en-US" w:eastAsia="en-US"/>
        </w:rPr>
      </w:pPr>
      <w:bookmarkStart w:id="779" w:name="_Toc42830318"/>
      <w:bookmarkStart w:id="780" w:name="_Toc42831573"/>
      <w:bookmarkStart w:id="781" w:name="_Toc197072211"/>
      <w:r>
        <w:rPr>
          <w:lang w:val="en-US" w:eastAsia="en-US"/>
        </w:rPr>
        <w:t>Operational User Guidance (AGD_OPE.1)</w:t>
      </w:r>
      <w:bookmarkEnd w:id="779"/>
      <w:bookmarkEnd w:id="780"/>
      <w:bookmarkEnd w:id="781"/>
    </w:p>
    <w:p w14:paraId="00D2C6A0" w14:textId="77777777" w:rsidR="000C1E45" w:rsidRDefault="004E7545">
      <w:r>
        <w:t xml:space="preserve">Specific requirements and checks on the user guidance documentation are identified (where relevant) in the individual Evaluation Activities for each SFR. Additionally, the evaluator is expected to ensure that the [CEM] requirements of AGD_OPE.1 [CEM] are met. </w:t>
      </w:r>
    </w:p>
    <w:p w14:paraId="311A8EDD" w14:textId="77777777" w:rsidR="000C1E45" w:rsidRDefault="004E7545">
      <w:pPr>
        <w:pStyle w:val="Heading3"/>
        <w:rPr>
          <w:lang w:val="en-US" w:eastAsia="en-US"/>
        </w:rPr>
      </w:pPr>
      <w:bookmarkStart w:id="782" w:name="_Toc42831574"/>
      <w:bookmarkStart w:id="783" w:name="_Toc42830319"/>
      <w:bookmarkStart w:id="784" w:name="_Toc197072212"/>
      <w:r>
        <w:rPr>
          <w:lang w:val="en-US" w:eastAsia="en-US"/>
        </w:rPr>
        <w:t>Preparative Procedures (AGD_PRE.1)</w:t>
      </w:r>
      <w:bookmarkEnd w:id="782"/>
      <w:bookmarkEnd w:id="783"/>
      <w:bookmarkEnd w:id="784"/>
    </w:p>
    <w:p w14:paraId="62E78A9A" w14:textId="77777777" w:rsidR="000C1E45" w:rsidRDefault="004E7545">
      <w:r>
        <w:t xml:space="preserve">Specific requirements and checks on the user guidance documentation are identified (where relevant) in the individual Evaluation Activities for each SFR. Additionally, the evaluator is expected to ensure that the [CEM] requirements of AGD_OPE.1 [CEM] are met. </w:t>
      </w:r>
    </w:p>
    <w:p w14:paraId="67BD24E0" w14:textId="77777777" w:rsidR="000C1E45" w:rsidRDefault="004E7545">
      <w:pPr>
        <w:pStyle w:val="Heading2"/>
      </w:pPr>
      <w:bookmarkStart w:id="785" w:name="_Toc33760250"/>
      <w:bookmarkStart w:id="786" w:name="_Toc33760251"/>
      <w:bookmarkStart w:id="787" w:name="_Toc360632831"/>
      <w:bookmarkStart w:id="788" w:name="_Toc237563504"/>
      <w:bookmarkStart w:id="789" w:name="_Toc42831575"/>
      <w:bookmarkStart w:id="790" w:name="_Toc42830320"/>
      <w:bookmarkStart w:id="791" w:name="_Toc238727394"/>
      <w:bookmarkStart w:id="792" w:name="_Toc197072213"/>
      <w:bookmarkEnd w:id="785"/>
      <w:bookmarkEnd w:id="786"/>
      <w:r>
        <w:lastRenderedPageBreak/>
        <w:t>C</w:t>
      </w:r>
      <w:bookmarkStart w:id="793" w:name="_Toc326926444"/>
      <w:bookmarkEnd w:id="787"/>
      <w:bookmarkEnd w:id="788"/>
      <w:r>
        <w:t>lass ALC: Life-cycle Support</w:t>
      </w:r>
      <w:bookmarkEnd w:id="789"/>
      <w:bookmarkEnd w:id="790"/>
      <w:bookmarkEnd w:id="791"/>
      <w:bookmarkEnd w:id="793"/>
      <w:bookmarkEnd w:id="792"/>
    </w:p>
    <w:p w14:paraId="5E3C8F52" w14:textId="77777777" w:rsidR="000C1E45" w:rsidRDefault="004E7545">
      <w:pPr>
        <w:pStyle w:val="Heading3"/>
      </w:pPr>
      <w:bookmarkStart w:id="794" w:name="_Toc42830321"/>
      <w:bookmarkStart w:id="795" w:name="_Toc42831576"/>
      <w:bookmarkStart w:id="796" w:name="_Toc197072214"/>
      <w:r>
        <w:t>Use of a CM System (ALC_CMC.2)</w:t>
      </w:r>
      <w:bookmarkEnd w:id="794"/>
      <w:bookmarkEnd w:id="795"/>
      <w:bookmarkEnd w:id="796"/>
    </w:p>
    <w:p w14:paraId="545336D9" w14:textId="77777777" w:rsidR="000C1E45" w:rsidRDefault="004E7545">
      <w:r>
        <w:rPr>
          <w:bCs/>
        </w:rPr>
        <w:t xml:space="preserve">The evaluator shall perform the [CEM] activity as specified for </w:t>
      </w:r>
      <w:r>
        <w:t>ALC_CMC.2</w:t>
      </w:r>
      <w:r>
        <w:rPr>
          <w:bCs/>
        </w:rPr>
        <w:t>.</w:t>
      </w:r>
      <w:bookmarkStart w:id="797" w:name="_Toc326926442"/>
      <w:bookmarkStart w:id="798" w:name="_Toc238727397"/>
    </w:p>
    <w:p w14:paraId="176BF88E" w14:textId="77777777" w:rsidR="000C1E45" w:rsidRDefault="004E7545">
      <w:pPr>
        <w:pStyle w:val="Heading3"/>
      </w:pPr>
      <w:bookmarkStart w:id="799" w:name="_Toc42830322"/>
      <w:bookmarkStart w:id="800" w:name="_Toc42831577"/>
      <w:bookmarkStart w:id="801" w:name="_Toc197072215"/>
      <w:r>
        <w:t>Parts of the TOE CM Coverage (ALC_CMS.2)</w:t>
      </w:r>
      <w:bookmarkEnd w:id="799"/>
      <w:bookmarkEnd w:id="800"/>
      <w:bookmarkEnd w:id="801"/>
    </w:p>
    <w:p w14:paraId="242B0B45" w14:textId="77777777" w:rsidR="000C1E45" w:rsidRDefault="004E7545">
      <w:r>
        <w:rPr>
          <w:bCs/>
        </w:rPr>
        <w:t xml:space="preserve">The evaluator shall perform the [CEM] activity as specified for </w:t>
      </w:r>
      <w:r>
        <w:t>ALC_CMS.2</w:t>
      </w:r>
      <w:r>
        <w:rPr>
          <w:bCs/>
        </w:rPr>
        <w:t>.</w:t>
      </w:r>
    </w:p>
    <w:p w14:paraId="225C2BF0" w14:textId="77777777" w:rsidR="000C1E45" w:rsidRDefault="004E7545">
      <w:pPr>
        <w:pStyle w:val="Heading3"/>
      </w:pPr>
      <w:bookmarkStart w:id="802" w:name="_Toc42830323"/>
      <w:bookmarkStart w:id="803" w:name="_Toc42831578"/>
      <w:bookmarkStart w:id="804" w:name="_Toc197072216"/>
      <w:r>
        <w:t>Delivery Procedures (ALC_DEL.1)</w:t>
      </w:r>
      <w:bookmarkEnd w:id="802"/>
      <w:bookmarkEnd w:id="803"/>
      <w:bookmarkEnd w:id="804"/>
    </w:p>
    <w:p w14:paraId="450E4FCF" w14:textId="77777777" w:rsidR="000C1E45" w:rsidRDefault="004E7545">
      <w:r>
        <w:rPr>
          <w:bCs/>
        </w:rPr>
        <w:t xml:space="preserve">The evaluator shall perform the [CEM] activity as specified for </w:t>
      </w:r>
      <w:r>
        <w:t>ALC_DEL.2</w:t>
      </w:r>
      <w:r>
        <w:rPr>
          <w:bCs/>
        </w:rPr>
        <w:t>.</w:t>
      </w:r>
    </w:p>
    <w:p w14:paraId="511885D3" w14:textId="77777777" w:rsidR="000C1E45" w:rsidRDefault="004E7545">
      <w:pPr>
        <w:pStyle w:val="Heading3"/>
      </w:pPr>
      <w:bookmarkStart w:id="805" w:name="_Toc42830324"/>
      <w:bookmarkStart w:id="806" w:name="_Toc42831579"/>
      <w:bookmarkStart w:id="807" w:name="_Toc197072217"/>
      <w:r>
        <w:t>Systematic Flaw Remediation (ALC_FLR.3)</w:t>
      </w:r>
      <w:bookmarkEnd w:id="805"/>
      <w:bookmarkEnd w:id="806"/>
      <w:bookmarkEnd w:id="807"/>
    </w:p>
    <w:p w14:paraId="34D2D063" w14:textId="77777777" w:rsidR="000C1E45" w:rsidRDefault="004E7545">
      <w:pPr>
        <w:pStyle w:val="BodyText"/>
      </w:pPr>
      <w:r>
        <w:t xml:space="preserve">A DBMS is often a key component in a larger infrastructure. Therefore, the response to potential security flaws must be clearly established, and comprehensive. There must be a means of providing information and solutions to users in a timely manner, using automated means. ALC_FLR.3 has been mandated to meet these requirements. </w:t>
      </w:r>
    </w:p>
    <w:p w14:paraId="16912C8D" w14:textId="77777777" w:rsidR="000C1E45" w:rsidRDefault="004E7545">
      <w:pPr>
        <w:pStyle w:val="BodyText"/>
      </w:pPr>
      <w:r>
        <w:t>The following table indicates, for each work unit in ALC_FLR.3, whether the [CEM] work unit is to be performed as written, or if it has been clarified by an Evaluation Activity. If clarification has been provided, a reference to this clarification is provided in the table.</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4410"/>
      </w:tblGrid>
      <w:tr w:rsidR="000C1E45" w14:paraId="3009E684" w14:textId="77777777">
        <w:trPr>
          <w:trHeight w:val="161"/>
          <w:tblHeade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5A66D4BE" w14:textId="77777777" w:rsidR="000C1E45" w:rsidRDefault="004E7545">
            <w:r>
              <w:t>[CEM] ALC_FLR.</w:t>
            </w:r>
            <w:proofErr w:type="gramStart"/>
            <w:r>
              <w:t>3  Work</w:t>
            </w:r>
            <w:proofErr w:type="gramEnd"/>
            <w:r>
              <w:t xml:space="preserve"> Units</w:t>
            </w:r>
          </w:p>
        </w:tc>
        <w:tc>
          <w:tcPr>
            <w:tcW w:w="441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35FC6DB7" w14:textId="77777777" w:rsidR="000C1E45" w:rsidRDefault="004E7545">
            <w:r>
              <w:t>Evaluation Activities</w:t>
            </w:r>
          </w:p>
        </w:tc>
      </w:tr>
      <w:tr w:rsidR="000C1E45" w14:paraId="220ABBAB"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DD120D" w14:textId="77777777" w:rsidR="000C1E45" w:rsidRDefault="004E7545">
            <w:r>
              <w:t xml:space="preserve">ALC_FLR.3-1 The evaluator </w:t>
            </w:r>
            <w:r>
              <w:rPr>
                <w:b/>
                <w:i/>
              </w:rPr>
              <w:t>shall examine</w:t>
            </w:r>
            <w:r>
              <w:t xml:space="preserve"> the flaw remediation procedures documentation to determine that it describes the procedures used to track all reported security flaws in each release of the TOE.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A23C2" w14:textId="77777777" w:rsidR="000C1E45" w:rsidRDefault="004E7545">
            <w:pPr>
              <w:rPr>
                <w:bCs/>
                <w:i/>
              </w:rPr>
            </w:pPr>
            <w:r>
              <w:rPr>
                <w:bCs/>
              </w:rPr>
              <w:t>The evaluator shall perform the [CEM] activity as specified.</w:t>
            </w:r>
          </w:p>
        </w:tc>
      </w:tr>
      <w:tr w:rsidR="000C1E45" w14:paraId="679E8614"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CE6212" w14:textId="77777777" w:rsidR="000C1E45" w:rsidRDefault="004E7545">
            <w:r>
              <w:t xml:space="preserve">ALC_FLR.3-2 The evaluator </w:t>
            </w:r>
            <w:r>
              <w:rPr>
                <w:b/>
                <w:i/>
              </w:rPr>
              <w:t>shall examine</w:t>
            </w:r>
            <w:r>
              <w:t xml:space="preserve"> the flaw remediation procedures to determine that the application of these procedures would produce a description of each security flaw in terms of its nature and effects.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502F0" w14:textId="77777777" w:rsidR="000C1E45" w:rsidRDefault="004E7545">
            <w:pPr>
              <w:rPr>
                <w:bCs/>
              </w:rPr>
            </w:pPr>
            <w:r>
              <w:rPr>
                <w:bCs/>
              </w:rPr>
              <w:t>The evaluator shall perform the [CEM] activity as specified.</w:t>
            </w:r>
          </w:p>
        </w:tc>
      </w:tr>
      <w:tr w:rsidR="000C1E45" w14:paraId="49FBBD5B"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AA5C0" w14:textId="77777777" w:rsidR="000C1E45" w:rsidRDefault="004E7545">
            <w:r>
              <w:t xml:space="preserve">ALC_FLR.3-3 The evaluator </w:t>
            </w:r>
            <w:r>
              <w:rPr>
                <w:b/>
                <w:i/>
              </w:rPr>
              <w:t>shall examine</w:t>
            </w:r>
            <w:r>
              <w:t xml:space="preserve"> the flaw remediation procedures to </w:t>
            </w:r>
            <w:r>
              <w:lastRenderedPageBreak/>
              <w:t>determine that the application of these procedures would identify the status of finding a correction to each security flaw.</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59396" w14:textId="77777777" w:rsidR="000C1E45" w:rsidRDefault="004E7545">
            <w:pPr>
              <w:rPr>
                <w:bCs/>
              </w:rPr>
            </w:pPr>
            <w:r>
              <w:rPr>
                <w:bCs/>
              </w:rPr>
              <w:lastRenderedPageBreak/>
              <w:t>The evaluator shall perform the [CEM] activity as specified.</w:t>
            </w:r>
          </w:p>
        </w:tc>
      </w:tr>
      <w:tr w:rsidR="000C1E45" w14:paraId="2E8DC1BD"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9C1A0F" w14:textId="77777777" w:rsidR="000C1E45" w:rsidRDefault="004E7545">
            <w:r>
              <w:t xml:space="preserve">ALC_FLR.3-4 The evaluator </w:t>
            </w:r>
            <w:r>
              <w:rPr>
                <w:b/>
                <w:i/>
              </w:rPr>
              <w:t>shall check</w:t>
            </w:r>
            <w:r>
              <w:t xml:space="preserve"> the flaw remediation procedures to determine that the application of these procedures would identify the corrective action for each security flaw.</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A08EA9" w14:textId="77777777" w:rsidR="000C1E45" w:rsidRDefault="004E7545">
            <w:r>
              <w:rPr>
                <w:bCs/>
              </w:rPr>
              <w:t>The evaluator shall perform the [CEM] activity as specified.</w:t>
            </w:r>
          </w:p>
        </w:tc>
      </w:tr>
      <w:tr w:rsidR="000C1E45" w14:paraId="77F6A7B7"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4E290F" w14:textId="77777777" w:rsidR="000C1E45" w:rsidRDefault="004E7545">
            <w:r>
              <w:t xml:space="preserve">ALC_FLR.3-5 The evaluator </w:t>
            </w:r>
            <w:r>
              <w:rPr>
                <w:b/>
                <w:i/>
              </w:rPr>
              <w:t>shall examine</w:t>
            </w:r>
            <w:r>
              <w:t xml:space="preserve"> the flaw remediation procedures documentation to determine that it describes a means of providing the TOE users with the necessary information on each security flaw.</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89DD2C" w14:textId="77777777" w:rsidR="000C1E45" w:rsidRDefault="004E7545">
            <w:r>
              <w:rPr>
                <w:bCs/>
              </w:rPr>
              <w:t>The evaluator shall perform the [CEM] activity as specified.</w:t>
            </w:r>
          </w:p>
        </w:tc>
      </w:tr>
      <w:tr w:rsidR="000C1E45" w14:paraId="06DBB5E4"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8D034D" w14:textId="77777777" w:rsidR="000C1E45" w:rsidRDefault="004E7545">
            <w:r>
              <w:t xml:space="preserve">ALC_FLR.3-6 The evaluator </w:t>
            </w:r>
            <w:r>
              <w:rPr>
                <w:b/>
                <w:i/>
              </w:rPr>
              <w:t>shall examine</w:t>
            </w:r>
            <w:r>
              <w:t xml:space="preserve"> the flaw remediation procedures to determine that the application of these procedures would result in a means for the developer to receive from TOE user reports of suspected security flaws or requests for corrections to such flaws.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4897F" w14:textId="77777777" w:rsidR="000C1E45" w:rsidRDefault="004E7545">
            <w:r>
              <w:rPr>
                <w:bCs/>
              </w:rPr>
              <w:t>The evaluator shall perform the [CEM] activity as specified.</w:t>
            </w:r>
          </w:p>
        </w:tc>
      </w:tr>
      <w:tr w:rsidR="000C1E45" w14:paraId="7B4B26D5"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D9CC2" w14:textId="77777777" w:rsidR="000C1E45" w:rsidRDefault="004E7545">
            <w:r>
              <w:t xml:space="preserve">ALC_FLR.3-7 The evaluator </w:t>
            </w:r>
            <w:r>
              <w:rPr>
                <w:b/>
                <w:i/>
              </w:rPr>
              <w:t>shall examine</w:t>
            </w:r>
            <w:r>
              <w:t xml:space="preserve"> the flaw remediation procedures to determine that the application of these procedures would result in a timely means of providing the registered TOE users who might be affected with reports about, and associated corrections to, each security flaw.</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D38968" w14:textId="77777777" w:rsidR="000C1E45" w:rsidRDefault="004E7545">
            <w:r>
              <w:rPr>
                <w:bCs/>
              </w:rPr>
              <w:t xml:space="preserve">The evaluator shall perform the [CEM] activity as specified. </w:t>
            </w:r>
            <w:r>
              <w:t xml:space="preserve">The evaluator must ensure that the vendor has a defined set of timeframes for response to vulnerabilities. The evaluator must ensure that the vendor has rationale for those timeframes. </w:t>
            </w:r>
          </w:p>
        </w:tc>
      </w:tr>
      <w:tr w:rsidR="000C1E45" w14:paraId="73FA9523"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DA13C" w14:textId="77777777" w:rsidR="000C1E45" w:rsidRDefault="004E7545">
            <w:r>
              <w:t xml:space="preserve">ALC_FLR.3-8 The evaluator </w:t>
            </w:r>
            <w:r>
              <w:rPr>
                <w:b/>
                <w:i/>
              </w:rPr>
              <w:t>shall examine</w:t>
            </w:r>
            <w:r>
              <w:t xml:space="preserve"> the flaw remediation procedures to </w:t>
            </w:r>
            <w:r>
              <w:lastRenderedPageBreak/>
              <w:t>determine that the application of these procedures would result in automatic distribution of the reports and associated corrections to the registered TOE users who might be affected.</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BF24FB" w14:textId="77777777" w:rsidR="000C1E45" w:rsidRDefault="004E7545">
            <w:r>
              <w:rPr>
                <w:bCs/>
              </w:rPr>
              <w:lastRenderedPageBreak/>
              <w:t>The evaluator shall perform the [CEM] activity as specified.</w:t>
            </w:r>
          </w:p>
        </w:tc>
      </w:tr>
      <w:tr w:rsidR="000C1E45" w14:paraId="71E1CE09"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384564" w14:textId="77777777" w:rsidR="000C1E45" w:rsidRDefault="004E7545">
            <w:r>
              <w:t xml:space="preserve">ALC_FLR.3-9 The evaluator </w:t>
            </w:r>
            <w:r>
              <w:rPr>
                <w:b/>
                <w:i/>
              </w:rPr>
              <w:t>shall examine</w:t>
            </w:r>
            <w:r>
              <w:t xml:space="preserve"> the flaw remediation procedures to determine that the application of these procedures would help to ensure that every reported flaw is corrected.</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AF9E6" w14:textId="77777777" w:rsidR="000C1E45" w:rsidRDefault="004E7545">
            <w:r>
              <w:rPr>
                <w:bCs/>
              </w:rPr>
              <w:t>The evaluator shall perform the [CEM] activity as specified.</w:t>
            </w:r>
          </w:p>
        </w:tc>
      </w:tr>
      <w:tr w:rsidR="000C1E45" w14:paraId="043BF855"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AA152B" w14:textId="77777777" w:rsidR="000C1E45" w:rsidRDefault="004E7545">
            <w:r>
              <w:t xml:space="preserve">ALC_FLR.3-10 The evaluator </w:t>
            </w:r>
            <w:r>
              <w:rPr>
                <w:b/>
                <w:i/>
              </w:rPr>
              <w:t>shall examine</w:t>
            </w:r>
            <w:r>
              <w:t xml:space="preserve"> the flaw remediation procedures to determine that the application of these procedures would help to ensure that the TOE users are issued remediation procedures for each security flaw.</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FB1405" w14:textId="77777777" w:rsidR="000C1E45" w:rsidRDefault="004E7545">
            <w:r>
              <w:rPr>
                <w:bCs/>
              </w:rPr>
              <w:t>The evaluator shall perform the [CEM] activity as specified.</w:t>
            </w:r>
          </w:p>
        </w:tc>
      </w:tr>
      <w:tr w:rsidR="000C1E45" w14:paraId="581B5811"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299AB" w14:textId="77777777" w:rsidR="000C1E45" w:rsidRDefault="004E7545">
            <w:r>
              <w:t xml:space="preserve">ALC_FLR.3-11 The evaluator </w:t>
            </w:r>
            <w:r>
              <w:rPr>
                <w:b/>
                <w:i/>
              </w:rPr>
              <w:t>shall examine</w:t>
            </w:r>
            <w:r>
              <w:t xml:space="preserve"> the flaw remediation procedures to determine that the application of these procedures would result in safeguards that the potential correction contains no adverse effects.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BDDEDB" w14:textId="77777777" w:rsidR="000C1E45" w:rsidRDefault="004E7545">
            <w:r>
              <w:rPr>
                <w:bCs/>
              </w:rPr>
              <w:t>The evaluator shall perform the [CEM] activity as specified.</w:t>
            </w:r>
          </w:p>
        </w:tc>
      </w:tr>
      <w:tr w:rsidR="000C1E45" w14:paraId="6AE764A3"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0E5C38" w14:textId="77777777" w:rsidR="000C1E45" w:rsidRDefault="004E7545">
            <w:r>
              <w:t xml:space="preserve">ALC_FLR.3-12 The evaluator </w:t>
            </w:r>
            <w:r>
              <w:rPr>
                <w:b/>
                <w:i/>
              </w:rPr>
              <w:t>shall examine</w:t>
            </w:r>
            <w:r>
              <w:t xml:space="preserve"> the flaw remediation guidance to determine that the application of these procedures would result in a means for the TOE user to provide reports of suspected security flaws or requests for corrections to such flaws.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F4943B" w14:textId="77777777" w:rsidR="000C1E45" w:rsidRDefault="004E7545">
            <w:r>
              <w:rPr>
                <w:bCs/>
              </w:rPr>
              <w:t>The evaluator shall perform the [CEM] activity as specified.</w:t>
            </w:r>
          </w:p>
        </w:tc>
      </w:tr>
      <w:tr w:rsidR="000C1E45" w14:paraId="54D5A8F4"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0CACD0" w14:textId="77777777" w:rsidR="000C1E45" w:rsidRDefault="004E7545">
            <w:r>
              <w:t xml:space="preserve">ALC_FLR.3-13 The evaluator </w:t>
            </w:r>
            <w:r>
              <w:rPr>
                <w:b/>
                <w:i/>
              </w:rPr>
              <w:t>shall examine</w:t>
            </w:r>
            <w:r>
              <w:t xml:space="preserve"> the flaw remediation guidance to </w:t>
            </w:r>
            <w:r>
              <w:lastRenderedPageBreak/>
              <w:t>determine that it describes a means of enabling the TOE users to register with the developer.</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E7B1B" w14:textId="77777777" w:rsidR="000C1E45" w:rsidRDefault="004E7545">
            <w:r>
              <w:rPr>
                <w:bCs/>
              </w:rPr>
              <w:lastRenderedPageBreak/>
              <w:t>The evaluator shall perform the [CEM] activity as specified.</w:t>
            </w:r>
          </w:p>
        </w:tc>
      </w:tr>
      <w:tr w:rsidR="000C1E45" w14:paraId="2515B9CB"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BF72EE" w14:textId="77777777" w:rsidR="000C1E45" w:rsidRDefault="004E7545">
            <w:r>
              <w:t xml:space="preserve">ALC_FLR.3-14 The evaluator </w:t>
            </w:r>
            <w:r>
              <w:rPr>
                <w:b/>
                <w:i/>
              </w:rPr>
              <w:t>shall examine</w:t>
            </w:r>
            <w:r>
              <w:t xml:space="preserve"> the flaw remediation guidance to determine that it identifies specific points of contact for user reports and enquiries about security issues involving the TOE.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8E995" w14:textId="77777777" w:rsidR="000C1E45" w:rsidRDefault="004E7545">
            <w:r>
              <w:rPr>
                <w:bCs/>
              </w:rPr>
              <w:t>The evaluator shall perform the [CEM] activity as specified.</w:t>
            </w:r>
          </w:p>
        </w:tc>
      </w:tr>
    </w:tbl>
    <w:p w14:paraId="4D857139" w14:textId="77777777" w:rsidR="000C1E45" w:rsidRDefault="004E7545">
      <w:pPr>
        <w:pStyle w:val="Caption"/>
      </w:pPr>
      <w:bookmarkStart w:id="808" w:name="_Toc42831743"/>
      <w:r>
        <w:t xml:space="preserve">Table </w:t>
      </w:r>
      <w:r>
        <w:fldChar w:fldCharType="begin"/>
      </w:r>
      <w:r>
        <w:instrText xml:space="preserve"> SEQ Table \* ARABIC </w:instrText>
      </w:r>
      <w:r>
        <w:fldChar w:fldCharType="separate"/>
      </w:r>
      <w:r>
        <w:t>2</w:t>
      </w:r>
      <w:r>
        <w:fldChar w:fldCharType="end"/>
      </w:r>
      <w:r>
        <w:t>: Mapping of ALC_FLR.3 [CEM] Work Units to Evaluation Activities</w:t>
      </w:r>
      <w:bookmarkEnd w:id="808"/>
    </w:p>
    <w:p w14:paraId="13556556" w14:textId="77777777" w:rsidR="000C1E45" w:rsidRDefault="004E7545">
      <w:pPr>
        <w:pStyle w:val="Heading2"/>
      </w:pPr>
      <w:bookmarkStart w:id="809" w:name="_Toc42830325"/>
      <w:bookmarkStart w:id="810" w:name="_Toc42831580"/>
      <w:bookmarkStart w:id="811" w:name="_Toc197072218"/>
      <w:r>
        <w:t>Class ASE: Security Target Evaluation</w:t>
      </w:r>
      <w:bookmarkEnd w:id="809"/>
      <w:bookmarkEnd w:id="810"/>
      <w:bookmarkEnd w:id="811"/>
    </w:p>
    <w:p w14:paraId="4E1D4E9C" w14:textId="77777777" w:rsidR="000C1E45" w:rsidRDefault="004E7545">
      <w:pPr>
        <w:pStyle w:val="BodyText"/>
      </w:pPr>
      <w:r>
        <w:rPr>
          <w:lang w:val="en-US" w:eastAsia="en-US"/>
        </w:rPr>
        <w:t xml:space="preserve">When evaluating a Security Target, the evaluator performs the work units as presented in the CEM. In addition, the evaluator ensures the content of the TSS in the ST satisfies the EAs specified in Section </w:t>
      </w:r>
      <w:r>
        <w:rPr>
          <w:lang w:val="en-US" w:eastAsia="en-US"/>
        </w:rPr>
        <w:fldChar w:fldCharType="begin"/>
      </w:r>
      <w:r>
        <w:rPr>
          <w:lang w:val="en-US" w:eastAsia="en-US"/>
        </w:rPr>
        <w:instrText xml:space="preserve"> REF _Ref19029314 \r \h </w:instrText>
      </w:r>
      <w:r>
        <w:rPr>
          <w:lang w:val="en-US" w:eastAsia="en-US"/>
        </w:rPr>
      </w:r>
      <w:r>
        <w:rPr>
          <w:lang w:val="en-US" w:eastAsia="en-US"/>
        </w:rPr>
        <w:fldChar w:fldCharType="separate"/>
      </w:r>
      <w:r>
        <w:rPr>
          <w:lang w:val="en-US" w:eastAsia="en-US"/>
        </w:rPr>
        <w:t>2</w:t>
      </w:r>
      <w:r>
        <w:rPr>
          <w:lang w:val="en-US" w:eastAsia="en-US"/>
        </w:rPr>
        <w:fldChar w:fldCharType="end"/>
      </w:r>
      <w:r>
        <w:rPr>
          <w:lang w:val="en-US" w:eastAsia="en-US"/>
        </w:rPr>
        <w:t xml:space="preserve"> (Evaluation Activities for SFRs) and Section </w:t>
      </w:r>
      <w:r>
        <w:rPr>
          <w:lang w:val="en-US" w:eastAsia="en-US"/>
        </w:rPr>
        <w:fldChar w:fldCharType="begin"/>
      </w:r>
      <w:r>
        <w:rPr>
          <w:lang w:val="en-US" w:eastAsia="en-US"/>
        </w:rPr>
        <w:instrText xml:space="preserve"> REF _Ref19029340 \r \h </w:instrText>
      </w:r>
      <w:r>
        <w:rPr>
          <w:lang w:val="en-US" w:eastAsia="en-US"/>
        </w:rPr>
      </w:r>
      <w:r>
        <w:rPr>
          <w:lang w:val="en-US" w:eastAsia="en-US"/>
        </w:rPr>
        <w:fldChar w:fldCharType="separate"/>
      </w:r>
      <w:r>
        <w:rPr>
          <w:lang w:val="en-US" w:eastAsia="en-US"/>
        </w:rPr>
        <w:t>3</w:t>
      </w:r>
      <w:r>
        <w:rPr>
          <w:lang w:val="en-US" w:eastAsia="en-US"/>
        </w:rPr>
        <w:fldChar w:fldCharType="end"/>
      </w:r>
      <w:r>
        <w:rPr>
          <w:lang w:val="en-US" w:eastAsia="en-US"/>
        </w:rPr>
        <w:t xml:space="preserve"> (Evaluation Activities for Optional SFRs).</w:t>
      </w:r>
    </w:p>
    <w:p w14:paraId="555DA39E" w14:textId="77777777" w:rsidR="000C1E45" w:rsidRDefault="004E7545">
      <w:pPr>
        <w:pStyle w:val="Heading2"/>
      </w:pPr>
      <w:bookmarkStart w:id="812" w:name="_Toc42831581"/>
      <w:bookmarkStart w:id="813" w:name="_Toc42830326"/>
      <w:bookmarkStart w:id="814" w:name="_Toc197072219"/>
      <w:r>
        <w:t>Class ATE: Tests</w:t>
      </w:r>
      <w:bookmarkEnd w:id="797"/>
      <w:bookmarkEnd w:id="798"/>
      <w:bookmarkEnd w:id="812"/>
      <w:bookmarkEnd w:id="813"/>
      <w:bookmarkEnd w:id="814"/>
    </w:p>
    <w:p w14:paraId="045AC24A" w14:textId="77777777" w:rsidR="000C1E45" w:rsidRDefault="004E7545">
      <w:pPr>
        <w:pStyle w:val="Heading3"/>
      </w:pPr>
      <w:bookmarkStart w:id="815" w:name="_Toc42831582"/>
      <w:bookmarkStart w:id="816" w:name="_Toc42830327"/>
      <w:bookmarkStart w:id="817" w:name="_Toc197072220"/>
      <w:r>
        <w:t>Evidence of Coverage (ATE_COV.1)</w:t>
      </w:r>
      <w:bookmarkEnd w:id="815"/>
      <w:bookmarkEnd w:id="816"/>
      <w:bookmarkEnd w:id="817"/>
    </w:p>
    <w:p w14:paraId="28DC34DA" w14:textId="77777777" w:rsidR="000C1E45" w:rsidRDefault="004E7545">
      <w:pPr>
        <w:pStyle w:val="BodyText"/>
      </w:pPr>
      <w:r>
        <w:t>The developer is expected to provide evidence of functional testing of the DBMS, at a level consistent with ATE_COV.1.</w:t>
      </w:r>
    </w:p>
    <w:p w14:paraId="22E449DE" w14:textId="77777777" w:rsidR="000C1E45" w:rsidRDefault="004E7545">
      <w:pPr>
        <w:pStyle w:val="Heading3"/>
      </w:pPr>
      <w:bookmarkStart w:id="818" w:name="_Toc42831583"/>
      <w:bookmarkStart w:id="819" w:name="_Toc42830328"/>
      <w:bookmarkStart w:id="820" w:name="_Toc197072221"/>
      <w:r>
        <w:t>Functional Testing (ATE_FUN.1)</w:t>
      </w:r>
      <w:bookmarkEnd w:id="818"/>
      <w:bookmarkEnd w:id="819"/>
      <w:bookmarkEnd w:id="820"/>
    </w:p>
    <w:p w14:paraId="2AF285BE" w14:textId="77777777" w:rsidR="000C1E45" w:rsidRDefault="004E7545">
      <w:pPr>
        <w:pStyle w:val="BodyText"/>
      </w:pPr>
      <w:r>
        <w:t>The developer is expected to provide evidence of functional testing of the DBMS, at a level consistent with ATE_FUN.1. Automated testing may be used in whole or in part to satisfy the developer test requirements.</w:t>
      </w:r>
    </w:p>
    <w:p w14:paraId="3501976D" w14:textId="77777777" w:rsidR="000C1E45" w:rsidRDefault="004E7545">
      <w:pPr>
        <w:pStyle w:val="Heading3"/>
      </w:pPr>
      <w:bookmarkStart w:id="821" w:name="_Toc42830329"/>
      <w:bookmarkStart w:id="822" w:name="_Toc42831584"/>
      <w:bookmarkStart w:id="823" w:name="_Toc197072222"/>
      <w:r>
        <w:t>Independent Testing (ATE_IND.2)</w:t>
      </w:r>
      <w:bookmarkEnd w:id="821"/>
      <w:bookmarkEnd w:id="822"/>
      <w:bookmarkEnd w:id="823"/>
    </w:p>
    <w:p w14:paraId="191AFC6E" w14:textId="77777777" w:rsidR="000C1E45" w:rsidRDefault="004E7545">
      <w:pPr>
        <w:pStyle w:val="BodyText"/>
      </w:pPr>
      <w:r>
        <w:t>Testing is performed to confirm the functionality described in the TSS, and that this functionality can be exercised in accordance with the guidance documentation. The focus of the testing is to confirm that the requirements specified in the SFRs are being met. The Evaluation Activities within this document identify the specific testing activities necessary to verify compliance with the SFRs. The evaluator must produce a test report documenting the plan for and results of testing. The test report must also ensure that all the requirements of ATE_IND.2 have been met, as noted below.</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4410"/>
      </w:tblGrid>
      <w:tr w:rsidR="000C1E45" w14:paraId="656D59DE" w14:textId="77777777">
        <w:trPr>
          <w:trHeight w:val="161"/>
          <w:tblHeade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3B52B48B" w14:textId="77777777" w:rsidR="000C1E45" w:rsidRDefault="004E7545">
            <w:r>
              <w:lastRenderedPageBreak/>
              <w:t>[CEM] ATE_IND.</w:t>
            </w:r>
            <w:proofErr w:type="gramStart"/>
            <w:r>
              <w:t>2  Work</w:t>
            </w:r>
            <w:proofErr w:type="gramEnd"/>
            <w:r>
              <w:t xml:space="preserve"> Units</w:t>
            </w:r>
          </w:p>
        </w:tc>
        <w:tc>
          <w:tcPr>
            <w:tcW w:w="441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6EE51541" w14:textId="77777777" w:rsidR="000C1E45" w:rsidRDefault="004E7545">
            <w:r>
              <w:t>Evaluation Activities</w:t>
            </w:r>
          </w:p>
        </w:tc>
      </w:tr>
      <w:tr w:rsidR="000C1E45" w14:paraId="4A401A31"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1D9236" w14:textId="77777777" w:rsidR="000C1E45" w:rsidRDefault="004E7545">
            <w:r>
              <w:t xml:space="preserve">ATE_IND.2-1 The evaluator </w:t>
            </w:r>
            <w:r>
              <w:rPr>
                <w:b/>
                <w:i/>
              </w:rPr>
              <w:t>shall examine</w:t>
            </w:r>
            <w:r>
              <w:t xml:space="preserve"> the TOE to determine that the test configuration is consistent with the configuration under evaluation as specified in the ST.</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EDF10" w14:textId="77777777" w:rsidR="000C1E45" w:rsidRDefault="004E7545">
            <w:pPr>
              <w:rPr>
                <w:bCs/>
                <w:i/>
              </w:rPr>
            </w:pPr>
            <w:r>
              <w:rPr>
                <w:bCs/>
              </w:rPr>
              <w:t>The evaluator shall perform the [CEM] activity as specified.</w:t>
            </w:r>
          </w:p>
        </w:tc>
      </w:tr>
      <w:tr w:rsidR="000C1E45" w14:paraId="4C2CD35E"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39982E" w14:textId="77777777" w:rsidR="000C1E45" w:rsidRDefault="004E7545">
            <w:r>
              <w:t xml:space="preserve">ATE_IND.2-2 The evaluator </w:t>
            </w:r>
            <w:r>
              <w:rPr>
                <w:b/>
                <w:i/>
              </w:rPr>
              <w:t>shall examine</w:t>
            </w:r>
            <w:r>
              <w:t xml:space="preserve"> the TOE to determine that it has been installed properly and is in a known state.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8FD009" w14:textId="77777777" w:rsidR="000C1E45" w:rsidRDefault="004E7545">
            <w:pPr>
              <w:rPr>
                <w:bCs/>
              </w:rPr>
            </w:pPr>
            <w:r>
              <w:rPr>
                <w:bCs/>
              </w:rPr>
              <w:t>The evaluator shall perform the [CEM] activity as specified.</w:t>
            </w:r>
          </w:p>
        </w:tc>
      </w:tr>
      <w:tr w:rsidR="000C1E45" w14:paraId="373EE74C"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59EC7" w14:textId="77777777" w:rsidR="000C1E45" w:rsidRDefault="004E7545">
            <w:r>
              <w:t xml:space="preserve">ATE_IND.2-3 The evaluator </w:t>
            </w:r>
            <w:r>
              <w:rPr>
                <w:b/>
                <w:i/>
              </w:rPr>
              <w:t>shall examine</w:t>
            </w:r>
            <w:r>
              <w:t xml:space="preserve"> the set of resources provided by the developer to determine that they are equivalent to the set of resources used by the developer to functionally test the TSF.</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92C22" w14:textId="77777777" w:rsidR="000C1E45" w:rsidRDefault="004E7545">
            <w:pPr>
              <w:rPr>
                <w:bCs/>
              </w:rPr>
            </w:pPr>
            <w:r>
              <w:rPr>
                <w:bCs/>
              </w:rPr>
              <w:t>The evaluator shall perform the [CEM] activity as specified.</w:t>
            </w:r>
          </w:p>
        </w:tc>
      </w:tr>
      <w:tr w:rsidR="000C1E45" w14:paraId="037457E9"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3C2B60" w14:textId="77777777" w:rsidR="000C1E45" w:rsidRDefault="004E7545">
            <w:r>
              <w:t xml:space="preserve">ATE_IND.2-4 The evaluator </w:t>
            </w:r>
            <w:r>
              <w:rPr>
                <w:b/>
                <w:i/>
              </w:rPr>
              <w:t>shall conduct</w:t>
            </w:r>
            <w:r>
              <w:t xml:space="preserve"> testing using a sample of tests found in the developer test plan and procedures.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58B068" w14:textId="77777777" w:rsidR="000C1E45" w:rsidRDefault="004E7545">
            <w:pPr>
              <w:rPr>
                <w:bCs/>
              </w:rPr>
            </w:pPr>
            <w:r>
              <w:rPr>
                <w:bCs/>
              </w:rPr>
              <w:t>The evaluator shall perform the [CEM] activity as specified. Each of the TSFIs must be exercised.</w:t>
            </w:r>
          </w:p>
        </w:tc>
      </w:tr>
      <w:tr w:rsidR="000C1E45" w14:paraId="00F10942"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D2CC2" w14:textId="77777777" w:rsidR="000C1E45" w:rsidRDefault="004E7545">
            <w:r>
              <w:t xml:space="preserve">ATE_IND.2-5 The evaluator </w:t>
            </w:r>
            <w:r>
              <w:rPr>
                <w:b/>
                <w:i/>
              </w:rPr>
              <w:t>shall check</w:t>
            </w:r>
            <w:r>
              <w:t xml:space="preserve"> that all the actual test results are consistent with the expected test results.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8AE147" w14:textId="77777777" w:rsidR="000C1E45" w:rsidRDefault="004E7545">
            <w:pPr>
              <w:rPr>
                <w:bCs/>
              </w:rPr>
            </w:pPr>
            <w:r>
              <w:rPr>
                <w:bCs/>
              </w:rPr>
              <w:t>The evaluator shall perform the [CEM] activity as specified.</w:t>
            </w:r>
          </w:p>
        </w:tc>
      </w:tr>
      <w:tr w:rsidR="000C1E45" w14:paraId="3EC5869B"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FCDFC0" w14:textId="77777777" w:rsidR="000C1E45" w:rsidRDefault="004E7545">
            <w:r>
              <w:t xml:space="preserve">ATE_IND.2-6 The evaluator </w:t>
            </w:r>
            <w:r>
              <w:rPr>
                <w:b/>
                <w:i/>
              </w:rPr>
              <w:t>shall devise</w:t>
            </w:r>
            <w:r>
              <w:t xml:space="preserve"> a test subset.</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09A20" w14:textId="77777777" w:rsidR="000C1E45" w:rsidRDefault="004E7545">
            <w:pPr>
              <w:rPr>
                <w:bCs/>
              </w:rPr>
            </w:pPr>
            <w:r>
              <w:rPr>
                <w:bCs/>
              </w:rPr>
              <w:t>The test subset shall be comprised of a sample of the developer test cases plus all of the Test EAs noted within this document. This does not preclude the evaluators from adding their own tests.</w:t>
            </w:r>
          </w:p>
        </w:tc>
      </w:tr>
      <w:tr w:rsidR="000C1E45" w14:paraId="7360AB4D"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C9BF00" w14:textId="77777777" w:rsidR="000C1E45" w:rsidRDefault="004E7545">
            <w:r>
              <w:t xml:space="preserve">ATE_IND.2-7 The evaluator </w:t>
            </w:r>
            <w:r>
              <w:rPr>
                <w:b/>
                <w:i/>
              </w:rPr>
              <w:t>shall produce</w:t>
            </w:r>
            <w:r>
              <w:t xml:space="preserve"> test documentation for the test subset that is sufficiently </w:t>
            </w:r>
            <w:r>
              <w:lastRenderedPageBreak/>
              <w:t>detailed to enable the tests to be reproducible.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142E8" w14:textId="77777777" w:rsidR="000C1E45" w:rsidRDefault="004E7545">
            <w:pPr>
              <w:rPr>
                <w:bCs/>
              </w:rPr>
            </w:pPr>
            <w:r>
              <w:rPr>
                <w:bCs/>
              </w:rPr>
              <w:lastRenderedPageBreak/>
              <w:t>The evaluator shall perform the [CEM] activity as specified.</w:t>
            </w:r>
          </w:p>
        </w:tc>
      </w:tr>
      <w:tr w:rsidR="000C1E45" w14:paraId="2FCB5FDB"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988DD3" w14:textId="77777777" w:rsidR="000C1E45" w:rsidRDefault="004E7545">
            <w:r>
              <w:t xml:space="preserve">ATE_IND.2-8 The evaluator </w:t>
            </w:r>
            <w:r>
              <w:rPr>
                <w:b/>
                <w:i/>
              </w:rPr>
              <w:t>shall conduct</w:t>
            </w:r>
            <w:r>
              <w:t xml:space="preserve"> testing.</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85C460" w14:textId="77777777" w:rsidR="000C1E45" w:rsidRDefault="004E7545">
            <w:pPr>
              <w:rPr>
                <w:bCs/>
              </w:rPr>
            </w:pPr>
            <w:r>
              <w:rPr>
                <w:bCs/>
              </w:rPr>
              <w:t>The evaluator shall perform the [CEM] activity as specified.</w:t>
            </w:r>
          </w:p>
        </w:tc>
      </w:tr>
      <w:tr w:rsidR="000C1E45" w14:paraId="74B58A69"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92B41" w14:textId="77777777" w:rsidR="000C1E45" w:rsidRDefault="004E7545">
            <w:r>
              <w:t xml:space="preserve">ATE_IND.2-9 The evaluator </w:t>
            </w:r>
            <w:r>
              <w:rPr>
                <w:b/>
                <w:i/>
              </w:rPr>
              <w:t>shall record</w:t>
            </w:r>
            <w:r>
              <w:t xml:space="preserve"> the following information about the tests that compose the test subset:</w:t>
            </w:r>
          </w:p>
          <w:p w14:paraId="4E6D1628" w14:textId="77777777" w:rsidR="000C1E45" w:rsidRDefault="004E7545">
            <w:r>
              <w:t>a) identification of the interface behaviour to be tested;</w:t>
            </w:r>
          </w:p>
          <w:p w14:paraId="49F7E98D" w14:textId="77777777" w:rsidR="000C1E45" w:rsidRDefault="004E7545">
            <w:r>
              <w:t>b) instructions to connect and setup all required test equipment as required to conduct the test;</w:t>
            </w:r>
          </w:p>
          <w:p w14:paraId="46C7AB13" w14:textId="77777777" w:rsidR="000C1E45" w:rsidRDefault="004E7545">
            <w:r>
              <w:t>c) instructions to establish all prerequisite test conditions;</w:t>
            </w:r>
          </w:p>
          <w:p w14:paraId="74FAE478" w14:textId="77777777" w:rsidR="000C1E45" w:rsidRDefault="004E7545">
            <w:r>
              <w:t>d) instructions to stimulate the interface;</w:t>
            </w:r>
          </w:p>
          <w:p w14:paraId="581BD75D" w14:textId="77777777" w:rsidR="000C1E45" w:rsidRDefault="004E7545">
            <w:r>
              <w:t>e) instructions for observing the interface;</w:t>
            </w:r>
          </w:p>
          <w:p w14:paraId="3F21E9B8" w14:textId="77777777" w:rsidR="000C1E45" w:rsidRDefault="004E7545">
            <w:r>
              <w:t>f) descriptions of all expected results and the necessary analysis to be performed on the observed behaviour for comparison against expected results;</w:t>
            </w:r>
          </w:p>
          <w:p w14:paraId="13101701" w14:textId="77777777" w:rsidR="000C1E45" w:rsidRDefault="004E7545">
            <w:r>
              <w:t>g) instructions to conclude the test and establish the necessary post-test state for the TOE;</w:t>
            </w:r>
          </w:p>
          <w:p w14:paraId="6B4F4F10" w14:textId="77777777" w:rsidR="000C1E45" w:rsidRDefault="004E7545">
            <w:r>
              <w:t>h) actual test results.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990083" w14:textId="77777777" w:rsidR="000C1E45" w:rsidRDefault="004E7545">
            <w:pPr>
              <w:rPr>
                <w:bCs/>
              </w:rPr>
            </w:pPr>
            <w:r>
              <w:rPr>
                <w:bCs/>
              </w:rPr>
              <w:t>The evaluator shall perform the [CEM] activity as specified.</w:t>
            </w:r>
          </w:p>
        </w:tc>
      </w:tr>
      <w:tr w:rsidR="000C1E45" w14:paraId="5D74FD1E"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8BE2C4" w14:textId="77777777" w:rsidR="000C1E45" w:rsidRDefault="004E7545">
            <w:r>
              <w:t xml:space="preserve">ATE_IND.2-10 The evaluator </w:t>
            </w:r>
            <w:r>
              <w:rPr>
                <w:b/>
                <w:i/>
              </w:rPr>
              <w:t>shall check</w:t>
            </w:r>
            <w:r>
              <w:t xml:space="preserve"> that all actual test results are consistent with the expected test results.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76686" w14:textId="77777777" w:rsidR="000C1E45" w:rsidRDefault="004E7545">
            <w:pPr>
              <w:rPr>
                <w:bCs/>
              </w:rPr>
            </w:pPr>
            <w:r>
              <w:rPr>
                <w:bCs/>
              </w:rPr>
              <w:t>The evaluator shall perform the [CEM] activity as specified.</w:t>
            </w:r>
          </w:p>
        </w:tc>
      </w:tr>
      <w:tr w:rsidR="000C1E45" w14:paraId="06BF93E6"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1F4AF4" w14:textId="77777777" w:rsidR="000C1E45" w:rsidRDefault="004E7545">
            <w:r>
              <w:lastRenderedPageBreak/>
              <w:t xml:space="preserve">ATE_IND.2-11 The evaluator </w:t>
            </w:r>
            <w:r>
              <w:rPr>
                <w:b/>
                <w:i/>
              </w:rPr>
              <w:t>shall report</w:t>
            </w:r>
            <w:r>
              <w:t xml:space="preserve"> in the ETR</w:t>
            </w:r>
            <w:r>
              <w:rPr>
                <w:rStyle w:val="FootnoteReference"/>
              </w:rPr>
              <w:footnoteReference w:id="1"/>
            </w:r>
            <w:r>
              <w:t xml:space="preserve"> the evaluator testing effort, outlining the testing approach, configuration, depth and results.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B516E" w14:textId="77777777" w:rsidR="000C1E45" w:rsidRDefault="004E7545">
            <w:pPr>
              <w:rPr>
                <w:bCs/>
              </w:rPr>
            </w:pPr>
            <w:r>
              <w:rPr>
                <w:bCs/>
              </w:rPr>
              <w:t>The evaluator shall perform the [CEM] activity as specified.</w:t>
            </w:r>
          </w:p>
        </w:tc>
      </w:tr>
    </w:tbl>
    <w:p w14:paraId="7E999519" w14:textId="77777777" w:rsidR="000C1E45" w:rsidRDefault="004E7545">
      <w:pPr>
        <w:pStyle w:val="Caption"/>
      </w:pPr>
      <w:bookmarkStart w:id="824" w:name="_Toc42831744"/>
      <w:r>
        <w:t xml:space="preserve">Table </w:t>
      </w:r>
      <w:r>
        <w:fldChar w:fldCharType="begin"/>
      </w:r>
      <w:r>
        <w:instrText xml:space="preserve"> SEQ Table \* ARABIC </w:instrText>
      </w:r>
      <w:r>
        <w:fldChar w:fldCharType="separate"/>
      </w:r>
      <w:r>
        <w:t>3</w:t>
      </w:r>
      <w:r>
        <w:fldChar w:fldCharType="end"/>
      </w:r>
      <w:r>
        <w:t>: Mapping of ATE_IND.2 [CEM] Work Units to Evaluation Activities</w:t>
      </w:r>
      <w:bookmarkEnd w:id="824"/>
    </w:p>
    <w:p w14:paraId="64F9E946" w14:textId="77777777" w:rsidR="000C1E45" w:rsidRDefault="004E7545">
      <w:pPr>
        <w:pStyle w:val="Heading2"/>
      </w:pPr>
      <w:bookmarkStart w:id="825" w:name="_Toc35232788"/>
      <w:bookmarkStart w:id="826" w:name="_Toc42831585"/>
      <w:bookmarkStart w:id="827" w:name="_Toc42830330"/>
      <w:bookmarkStart w:id="828" w:name="_Toc197072223"/>
      <w:bookmarkEnd w:id="825"/>
      <w:r>
        <w:t>Class AVA: Vulnerability Assessment</w:t>
      </w:r>
      <w:bookmarkEnd w:id="826"/>
      <w:bookmarkEnd w:id="827"/>
      <w:bookmarkEnd w:id="828"/>
    </w:p>
    <w:p w14:paraId="627712BF" w14:textId="77777777" w:rsidR="000C1E45" w:rsidRDefault="004E7545">
      <w:pPr>
        <w:pStyle w:val="Heading3"/>
      </w:pPr>
      <w:bookmarkStart w:id="829" w:name="_Toc238727400"/>
      <w:bookmarkStart w:id="830" w:name="_Toc42831586"/>
      <w:bookmarkStart w:id="831" w:name="_Toc42830331"/>
      <w:bookmarkStart w:id="832" w:name="_Toc197072224"/>
      <w:r>
        <w:t>Vulnerability Analysis (AVA_VAN.</w:t>
      </w:r>
      <w:bookmarkEnd w:id="829"/>
      <w:r>
        <w:t>2)</w:t>
      </w:r>
      <w:bookmarkEnd w:id="830"/>
      <w:bookmarkEnd w:id="831"/>
      <w:bookmarkEnd w:id="832"/>
    </w:p>
    <w:p w14:paraId="0D170DF2" w14:textId="77777777" w:rsidR="000C1E45" w:rsidRDefault="004E7545">
      <w:bookmarkStart w:id="833" w:name="_Ref394356761"/>
      <w:r>
        <w:t>While vulnerability analysis is inherently a subjective activity, a minimum level of analysis can be defined and some measure of objectivity and repeatability (or at least comparability) can be imposed on the vulnerability analysis process. In order to achieve such objectivity and repeatability it is important that the evaluator follows a set of well-defined activities, and documents the findings so others can follow these arguments and come to the same conclusions as the evaluator. While this does not guarantee that different evaluation facilities will identify exactly the same type of vulnerabilities or come to exactly the same conclusions, the approach defines the minimum level of analysis and the scope of that analysis, and provides CBs a measure of assurance that the minimum level of analysis is being performed by the evaluation facilities.</w:t>
      </w:r>
    </w:p>
    <w:p w14:paraId="487EA740" w14:textId="77777777" w:rsidR="000C1E45" w:rsidRDefault="004E7545">
      <w:r>
        <w:t xml:space="preserve">In order to meet these goals some refinement of the AVA_VAN.2 [CEM] work units </w:t>
      </w:r>
      <w:proofErr w:type="gramStart"/>
      <w:r>
        <w:t>is</w:t>
      </w:r>
      <w:proofErr w:type="gramEnd"/>
      <w:r>
        <w:t xml:space="preserve"> needed. The following table indicates, for each work unit in AVA_VAN.2, whether the [CEM] work unit is to be performed as written, or if it has been clarified by an Evaluation Activity. If clarification has been provided, a reference to this clarification is provided in the table.  </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4410"/>
      </w:tblGrid>
      <w:tr w:rsidR="000C1E45" w14:paraId="3A8294D1" w14:textId="77777777">
        <w:trPr>
          <w:trHeight w:val="161"/>
          <w:tblHeade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3DE30DC7" w14:textId="77777777" w:rsidR="000C1E45" w:rsidRDefault="004E7545">
            <w:r>
              <w:t>[CEM] AVA_VAN.2 Work Units</w:t>
            </w:r>
          </w:p>
        </w:tc>
        <w:tc>
          <w:tcPr>
            <w:tcW w:w="4410"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4A9468BA" w14:textId="77777777" w:rsidR="000C1E45" w:rsidRDefault="004E7545">
            <w:r>
              <w:t>Evaluation Activities</w:t>
            </w:r>
          </w:p>
        </w:tc>
      </w:tr>
      <w:tr w:rsidR="000C1E45" w14:paraId="554B18FD"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93E952" w14:textId="77777777" w:rsidR="000C1E45" w:rsidRDefault="004E7545">
            <w:r>
              <w:t xml:space="preserve">AVA_VAN.2-1 The evaluator </w:t>
            </w:r>
            <w:r>
              <w:rPr>
                <w:b/>
                <w:bCs/>
                <w:i/>
                <w:iCs/>
              </w:rPr>
              <w:t xml:space="preserve">shall examine </w:t>
            </w:r>
            <w:r>
              <w:t>the TOE to determine that the test configuration is consistent with the configuration under evaluation as specified in the ST.</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6ACEFF" w14:textId="77777777" w:rsidR="000C1E45" w:rsidRDefault="004E7545">
            <w:pPr>
              <w:rPr>
                <w:bCs/>
              </w:rPr>
            </w:pPr>
            <w:r>
              <w:rPr>
                <w:bCs/>
              </w:rPr>
              <w:t>The evaluator shall perform the [CEM] activity as specified.</w:t>
            </w:r>
          </w:p>
          <w:p w14:paraId="5B93EF2B" w14:textId="77777777" w:rsidR="000C1E45" w:rsidRDefault="000C1E45">
            <w:pPr>
              <w:rPr>
                <w:bCs/>
                <w:i/>
              </w:rPr>
            </w:pPr>
          </w:p>
        </w:tc>
      </w:tr>
      <w:tr w:rsidR="000C1E45" w14:paraId="31CC3D19"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0A8FFB" w14:textId="77777777" w:rsidR="000C1E45" w:rsidRDefault="004E7545">
            <w:r>
              <w:t xml:space="preserve">AVA_VAN.2-2 The evaluator </w:t>
            </w:r>
            <w:r>
              <w:rPr>
                <w:b/>
                <w:bCs/>
                <w:i/>
                <w:iCs/>
              </w:rPr>
              <w:t xml:space="preserve">shall examine </w:t>
            </w:r>
            <w:r>
              <w:t xml:space="preserve">the TOE to determine that it has been </w:t>
            </w:r>
            <w:r>
              <w:lastRenderedPageBreak/>
              <w:t>installed properly and is in a known state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426381" w14:textId="77777777" w:rsidR="000C1E45" w:rsidRDefault="004E7545">
            <w:pPr>
              <w:rPr>
                <w:bCs/>
              </w:rPr>
            </w:pPr>
            <w:r>
              <w:rPr>
                <w:bCs/>
              </w:rPr>
              <w:lastRenderedPageBreak/>
              <w:t>The evaluator shall perform the [CEM] activity as specified.</w:t>
            </w:r>
          </w:p>
          <w:p w14:paraId="62F0251A" w14:textId="77777777" w:rsidR="000C1E45" w:rsidRDefault="000C1E45">
            <w:pPr>
              <w:rPr>
                <w:bCs/>
              </w:rPr>
            </w:pPr>
          </w:p>
        </w:tc>
      </w:tr>
      <w:tr w:rsidR="000C1E45" w14:paraId="4107C7B4"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50BC15" w14:textId="77777777" w:rsidR="000C1E45" w:rsidRDefault="004E7545">
            <w:r>
              <w:t xml:space="preserve">AVA_VAN.2-3 The evaluator </w:t>
            </w:r>
            <w:r>
              <w:rPr>
                <w:b/>
                <w:bCs/>
                <w:i/>
                <w:iCs/>
              </w:rPr>
              <w:t xml:space="preserve">shall examine </w:t>
            </w:r>
            <w:r>
              <w:t>sources of information publicly available to identify potential vulnerabilities in the TOE.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C167E" w14:textId="77777777" w:rsidR="000C1E45" w:rsidRDefault="004E7545">
            <w:pPr>
              <w:rPr>
                <w:bCs/>
              </w:rPr>
            </w:pPr>
            <w:r>
              <w:rPr>
                <w:bCs/>
              </w:rPr>
              <w:t>Replace [CEM] work unit with activities outlined in Appendix</w:t>
            </w:r>
            <w:r>
              <w:t xml:space="preserve"> </w:t>
            </w:r>
            <w:r>
              <w:rPr>
                <w:bCs/>
              </w:rPr>
              <w:t xml:space="preserve"> </w:t>
            </w:r>
            <w:r>
              <w:rPr>
                <w:bCs/>
              </w:rPr>
              <w:fldChar w:fldCharType="begin"/>
            </w:r>
            <w:r>
              <w:rPr>
                <w:bCs/>
              </w:rPr>
              <w:instrText xml:space="preserve"> REF _Ref14082646 \w \h  \* MERGEFORMAT </w:instrText>
            </w:r>
            <w:r>
              <w:rPr>
                <w:bCs/>
              </w:rPr>
            </w:r>
            <w:r>
              <w:rPr>
                <w:bCs/>
              </w:rPr>
              <w:fldChar w:fldCharType="separate"/>
            </w:r>
            <w:r>
              <w:rPr>
                <w:bCs/>
              </w:rPr>
              <w:t>A.2</w:t>
            </w:r>
            <w:r>
              <w:rPr>
                <w:bCs/>
              </w:rPr>
              <w:fldChar w:fldCharType="end"/>
            </w:r>
            <w:r>
              <w:rPr>
                <w:bCs/>
              </w:rPr>
              <w:t>.</w:t>
            </w:r>
          </w:p>
        </w:tc>
      </w:tr>
      <w:tr w:rsidR="000C1E45" w14:paraId="27396639"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850C65" w14:textId="77777777" w:rsidR="000C1E45" w:rsidRDefault="004E7545">
            <w:r>
              <w:t xml:space="preserve">AVA_VAN.2-4 The evaluator </w:t>
            </w:r>
            <w:r>
              <w:rPr>
                <w:b/>
                <w:bCs/>
                <w:i/>
                <w:iCs/>
              </w:rPr>
              <w:t xml:space="preserve">shall conduct </w:t>
            </w:r>
            <w:r>
              <w:rPr>
                <w:bCs/>
                <w:iCs/>
              </w:rPr>
              <w:t>a search of the ST, guidance documentation, functional specification, TOE design and security architecture description evidence to identify possible potential vulnerabilities in the TOE.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396DE3" w14:textId="77777777" w:rsidR="000C1E45" w:rsidRDefault="004E7545">
            <w:r>
              <w:t>The evaluator shall perform the [CEM] activity as specified.</w:t>
            </w:r>
          </w:p>
        </w:tc>
      </w:tr>
      <w:tr w:rsidR="000C1E45" w14:paraId="0CD411E5"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35A7E" w14:textId="77777777" w:rsidR="000C1E45" w:rsidRDefault="004E7545">
            <w:r>
              <w:t xml:space="preserve">AVA_VAN.2-5 The evaluator </w:t>
            </w:r>
            <w:r>
              <w:rPr>
                <w:b/>
                <w:i/>
              </w:rPr>
              <w:t>shall record</w:t>
            </w:r>
            <w:r>
              <w:t xml:space="preserve"> in the ETR</w:t>
            </w:r>
            <w:r>
              <w:rPr>
                <w:rStyle w:val="FootnoteReference"/>
              </w:rPr>
              <w:footnoteReference w:id="2"/>
            </w:r>
            <w:r>
              <w:t xml:space="preserve"> the identified potential vulnerabilities that are candidates for testing and applicable to the TOE in its operational environment.</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83800B" w14:textId="77777777" w:rsidR="000C1E45" w:rsidRDefault="004E7545">
            <w:r>
              <w:t xml:space="preserve">Replace the [CEM] work unit with the analysis activities on the list of potential vulnerabilities in </w:t>
            </w:r>
            <w:r>
              <w:rPr>
                <w:bCs/>
              </w:rPr>
              <w:t>Appendix</w:t>
            </w:r>
            <w:r>
              <w:t xml:space="preserve"> </w:t>
            </w:r>
            <w:r>
              <w:fldChar w:fldCharType="begin"/>
            </w:r>
            <w:r>
              <w:instrText xml:space="preserve"> REF _Ref14082938 \w \h  \* MERGEFORMAT </w:instrText>
            </w:r>
            <w:r>
              <w:fldChar w:fldCharType="separate"/>
            </w:r>
            <w:r>
              <w:t>A.1</w:t>
            </w:r>
            <w:r>
              <w:fldChar w:fldCharType="end"/>
            </w:r>
            <w:r>
              <w:t xml:space="preserve"> through </w:t>
            </w:r>
            <w:r>
              <w:fldChar w:fldCharType="begin"/>
            </w:r>
            <w:r>
              <w:instrText xml:space="preserve"> REF _Ref14083079 \w \h  \* MERGEFORMAT </w:instrText>
            </w:r>
            <w:r>
              <w:fldChar w:fldCharType="separate"/>
            </w:r>
            <w:r>
              <w:t>A.6</w:t>
            </w:r>
            <w:r>
              <w:fldChar w:fldCharType="end"/>
            </w:r>
            <w:r>
              <w:t xml:space="preserve"> and documentation as specified in </w:t>
            </w:r>
            <w:r>
              <w:rPr>
                <w:bCs/>
              </w:rPr>
              <w:t>Appendix</w:t>
            </w:r>
            <w:r>
              <w:t xml:space="preserve"> </w:t>
            </w:r>
            <w:r>
              <w:fldChar w:fldCharType="begin"/>
            </w:r>
            <w:r>
              <w:instrText xml:space="preserve"> REF _Ref14082965 \w \h  \* MERGEFORMAT </w:instrText>
            </w:r>
            <w:r>
              <w:fldChar w:fldCharType="separate"/>
            </w:r>
            <w:r>
              <w:t>A.7</w:t>
            </w:r>
            <w:r>
              <w:fldChar w:fldCharType="end"/>
            </w:r>
            <w:r>
              <w:t>.</w:t>
            </w:r>
          </w:p>
        </w:tc>
      </w:tr>
      <w:tr w:rsidR="000C1E45" w14:paraId="3669EBA6"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BF473F" w14:textId="77777777" w:rsidR="000C1E45" w:rsidRDefault="004E7545">
            <w:r>
              <w:t xml:space="preserve">AVA_VAN.2-6 The evaluator </w:t>
            </w:r>
            <w:r>
              <w:rPr>
                <w:b/>
                <w:bCs/>
                <w:i/>
                <w:iCs/>
              </w:rPr>
              <w:t xml:space="preserve">shall devise </w:t>
            </w:r>
            <w:r>
              <w:t>penetration tests, based on the independent search for potential vulnerabilities.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1D198C" w14:textId="77777777" w:rsidR="000C1E45" w:rsidRDefault="004E7545">
            <w:pPr>
              <w:rPr>
                <w:bCs/>
              </w:rPr>
            </w:pPr>
            <w:r>
              <w:rPr>
                <w:bCs/>
              </w:rPr>
              <w:t>Replace the [CEM] work unit with the activities specified in Appendix</w:t>
            </w:r>
            <w:r>
              <w:t xml:space="preserve"> </w:t>
            </w:r>
            <w:r>
              <w:rPr>
                <w:bCs/>
              </w:rPr>
              <w:fldChar w:fldCharType="begin"/>
            </w:r>
            <w:r>
              <w:rPr>
                <w:bCs/>
              </w:rPr>
              <w:instrText xml:space="preserve"> REF _Ref14083129 \w \h  \* MERGEFORMAT </w:instrText>
            </w:r>
            <w:r>
              <w:rPr>
                <w:bCs/>
              </w:rPr>
            </w:r>
            <w:r>
              <w:rPr>
                <w:bCs/>
              </w:rPr>
              <w:fldChar w:fldCharType="separate"/>
            </w:r>
            <w:r>
              <w:rPr>
                <w:bCs/>
              </w:rPr>
              <w:t>A.6</w:t>
            </w:r>
            <w:r>
              <w:rPr>
                <w:bCs/>
              </w:rPr>
              <w:fldChar w:fldCharType="end"/>
            </w:r>
            <w:r>
              <w:rPr>
                <w:bCs/>
              </w:rPr>
              <w:t>.</w:t>
            </w:r>
          </w:p>
        </w:tc>
      </w:tr>
      <w:tr w:rsidR="000C1E45" w14:paraId="31CE5B66"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820657" w14:textId="77777777" w:rsidR="000C1E45" w:rsidRDefault="004E7545">
            <w:r>
              <w:t xml:space="preserve">AVA_VAN.2-7 The evaluator </w:t>
            </w:r>
            <w:r>
              <w:rPr>
                <w:b/>
                <w:bCs/>
                <w:i/>
                <w:iCs/>
              </w:rPr>
              <w:t xml:space="preserve">shall produce </w:t>
            </w:r>
            <w:r>
              <w:t>penetration test documentation for the tests based on the list of potential vulnerabilities in sufficient detail to enable the tests to be repeatable. The test documentation shall include:</w:t>
            </w:r>
          </w:p>
          <w:p w14:paraId="4F39F293" w14:textId="77777777" w:rsidR="000C1E45" w:rsidRDefault="004E7545">
            <w:r>
              <w:t>a) identification of the potential vulnerability the TOE is being tested for;</w:t>
            </w:r>
          </w:p>
          <w:p w14:paraId="7D1BC95D" w14:textId="77777777" w:rsidR="000C1E45" w:rsidRDefault="004E7545">
            <w:r>
              <w:lastRenderedPageBreak/>
              <w:t>b) instructions to connect and setup all required test equipment as required to conduct the penetration test;</w:t>
            </w:r>
          </w:p>
          <w:p w14:paraId="2E08FE6E" w14:textId="77777777" w:rsidR="000C1E45" w:rsidRDefault="004E7545">
            <w:r>
              <w:t>c) instructions to establish all penetration test prerequisite initial conditions;</w:t>
            </w:r>
          </w:p>
          <w:p w14:paraId="2A158F5D" w14:textId="77777777" w:rsidR="000C1E45" w:rsidRDefault="004E7545">
            <w:r>
              <w:t>d) instructions to stimulate the TSF;</w:t>
            </w:r>
          </w:p>
          <w:p w14:paraId="1829AE9E" w14:textId="77777777" w:rsidR="000C1E45" w:rsidRDefault="004E7545">
            <w:r>
              <w:t>e) instructions for observing the behaviour of the TSF;</w:t>
            </w:r>
          </w:p>
          <w:p w14:paraId="121C8FFC" w14:textId="77777777" w:rsidR="000C1E45" w:rsidRDefault="004E7545">
            <w:r>
              <w:t>f) descriptions of all expected results and the necessary analysis to be performed on the observed behaviour for comparison against expected results;</w:t>
            </w:r>
          </w:p>
          <w:p w14:paraId="6CCC6CF1" w14:textId="77777777" w:rsidR="000C1E45" w:rsidRDefault="004E7545">
            <w:r>
              <w:t>g) instructions to conclude the test and establish the necessary post-test state for the TOE.</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C54CE" w14:textId="77777777" w:rsidR="000C1E45" w:rsidRDefault="004E7545">
            <w:pPr>
              <w:rPr>
                <w:bCs/>
              </w:rPr>
            </w:pPr>
            <w:r>
              <w:rPr>
                <w:bCs/>
              </w:rPr>
              <w:lastRenderedPageBreak/>
              <w:t xml:space="preserve">The [CEM] work unit is captured in Appendix </w:t>
            </w:r>
            <w:r>
              <w:rPr>
                <w:bCs/>
              </w:rPr>
              <w:fldChar w:fldCharType="begin"/>
            </w:r>
            <w:r>
              <w:rPr>
                <w:bCs/>
              </w:rPr>
              <w:instrText xml:space="preserve"> REF _Ref14083156 \w \h  \* MERGEFORMAT </w:instrText>
            </w:r>
            <w:r>
              <w:rPr>
                <w:bCs/>
              </w:rPr>
            </w:r>
            <w:r>
              <w:rPr>
                <w:bCs/>
              </w:rPr>
              <w:fldChar w:fldCharType="separate"/>
            </w:r>
            <w:r>
              <w:rPr>
                <w:bCs/>
              </w:rPr>
              <w:t>A.7</w:t>
            </w:r>
            <w:r>
              <w:rPr>
                <w:bCs/>
              </w:rPr>
              <w:fldChar w:fldCharType="end"/>
            </w:r>
            <w:r>
              <w:rPr>
                <w:bCs/>
              </w:rPr>
              <w:t>; there are no substantive differences.</w:t>
            </w:r>
          </w:p>
        </w:tc>
      </w:tr>
      <w:tr w:rsidR="000C1E45" w14:paraId="43B17001"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951592" w14:textId="77777777" w:rsidR="000C1E45" w:rsidRDefault="004E7545">
            <w:r>
              <w:t xml:space="preserve">AVA_VAN.2-8 The evaluator </w:t>
            </w:r>
            <w:r>
              <w:rPr>
                <w:b/>
                <w:bCs/>
                <w:i/>
                <w:iCs/>
              </w:rPr>
              <w:t xml:space="preserve">shall conduct </w:t>
            </w:r>
            <w:r>
              <w:t>penetration testing.</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6960BF" w14:textId="77777777" w:rsidR="000C1E45" w:rsidRDefault="004E7545">
            <w:pPr>
              <w:rPr>
                <w:bCs/>
              </w:rPr>
            </w:pPr>
            <w:r>
              <w:rPr>
                <w:bCs/>
              </w:rPr>
              <w:t xml:space="preserve">The evaluator shall perform the [CEM] activity as specified.  See Appendix </w:t>
            </w:r>
            <w:r>
              <w:rPr>
                <w:bCs/>
              </w:rPr>
              <w:fldChar w:fldCharType="begin"/>
            </w:r>
            <w:r>
              <w:rPr>
                <w:bCs/>
              </w:rPr>
              <w:instrText xml:space="preserve"> REF _Ref14083208 \w \h  \* MERGEFORMAT </w:instrText>
            </w:r>
            <w:r>
              <w:rPr>
                <w:bCs/>
              </w:rPr>
            </w:r>
            <w:r>
              <w:rPr>
                <w:bCs/>
              </w:rPr>
              <w:fldChar w:fldCharType="separate"/>
            </w:r>
            <w:r>
              <w:rPr>
                <w:bCs/>
              </w:rPr>
              <w:t>A.6</w:t>
            </w:r>
            <w:r>
              <w:rPr>
                <w:bCs/>
              </w:rPr>
              <w:fldChar w:fldCharType="end"/>
            </w:r>
            <w:r>
              <w:rPr>
                <w:bCs/>
              </w:rPr>
              <w:t xml:space="preserve"> for guidance related to attack potential for confirmed flaws.</w:t>
            </w:r>
          </w:p>
        </w:tc>
      </w:tr>
      <w:tr w:rsidR="000C1E45" w14:paraId="520CF144"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2B081" w14:textId="77777777" w:rsidR="000C1E45" w:rsidRDefault="004E7545">
            <w:r>
              <w:t xml:space="preserve">AVA_VAN.2-9 The evaluator </w:t>
            </w:r>
            <w:r>
              <w:rPr>
                <w:b/>
                <w:bCs/>
                <w:i/>
                <w:iCs/>
              </w:rPr>
              <w:t xml:space="preserve">shall record </w:t>
            </w:r>
            <w:r>
              <w:t>the actual results of the penetration tests.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DA0C0C" w14:textId="77777777" w:rsidR="000C1E45" w:rsidRDefault="004E7545">
            <w:pPr>
              <w:rPr>
                <w:bCs/>
              </w:rPr>
            </w:pPr>
            <w:r>
              <w:rPr>
                <w:bCs/>
              </w:rPr>
              <w:t>The evaluator shall perform the [CEM] activity as specified.</w:t>
            </w:r>
          </w:p>
        </w:tc>
      </w:tr>
      <w:tr w:rsidR="000C1E45" w14:paraId="64D050C5"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908D6D" w14:textId="77777777" w:rsidR="000C1E45" w:rsidRDefault="004E7545">
            <w:r>
              <w:t xml:space="preserve">AVA_VAN.2-10 The evaluator </w:t>
            </w:r>
            <w:r>
              <w:rPr>
                <w:b/>
                <w:bCs/>
                <w:i/>
                <w:iCs/>
              </w:rPr>
              <w:t xml:space="preserve">shall report </w:t>
            </w:r>
            <w:r>
              <w:t>in the ETR the evaluator penetration testing effort, outlining the testing approach, configuration, depth and results.</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8E72A1" w14:textId="77777777" w:rsidR="000C1E45" w:rsidRDefault="004E7545">
            <w:pPr>
              <w:rPr>
                <w:bCs/>
              </w:rPr>
            </w:pPr>
            <w:r>
              <w:rPr>
                <w:bCs/>
              </w:rPr>
              <w:t xml:space="preserve">Replace the [CEM] work unit with the reporting called for in Appendix </w:t>
            </w:r>
            <w:r>
              <w:rPr>
                <w:bCs/>
              </w:rPr>
              <w:fldChar w:fldCharType="begin"/>
            </w:r>
            <w:r>
              <w:rPr>
                <w:bCs/>
              </w:rPr>
              <w:instrText xml:space="preserve"> REF _Ref14083246 \w \h  \* MERGEFORMAT </w:instrText>
            </w:r>
            <w:r>
              <w:rPr>
                <w:bCs/>
              </w:rPr>
            </w:r>
            <w:r>
              <w:rPr>
                <w:bCs/>
              </w:rPr>
              <w:fldChar w:fldCharType="separate"/>
            </w:r>
            <w:r>
              <w:rPr>
                <w:bCs/>
              </w:rPr>
              <w:t>A.7</w:t>
            </w:r>
            <w:r>
              <w:rPr>
                <w:bCs/>
              </w:rPr>
              <w:fldChar w:fldCharType="end"/>
            </w:r>
            <w:r>
              <w:rPr>
                <w:bCs/>
              </w:rPr>
              <w:t>.</w:t>
            </w:r>
          </w:p>
        </w:tc>
      </w:tr>
      <w:tr w:rsidR="000C1E45" w14:paraId="610F0C51"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77DF2" w14:textId="77777777" w:rsidR="000C1E45" w:rsidRDefault="004E7545">
            <w:r>
              <w:t xml:space="preserve">AVA_VAN.2-11 The evaluator </w:t>
            </w:r>
            <w:r>
              <w:rPr>
                <w:b/>
                <w:bCs/>
                <w:i/>
                <w:iCs/>
              </w:rPr>
              <w:t xml:space="preserve">shall examine </w:t>
            </w:r>
            <w:r>
              <w:t xml:space="preserve">the results of all penetration testing to determine that the TOE, in its operational environment, is resistant to an </w:t>
            </w:r>
            <w:r>
              <w:lastRenderedPageBreak/>
              <w:t>attacker possessing a Basic attack potential.</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7615D" w14:textId="77777777" w:rsidR="000C1E45" w:rsidRDefault="004E7545">
            <w:pPr>
              <w:rPr>
                <w:bCs/>
              </w:rPr>
            </w:pPr>
            <w:r>
              <w:rPr>
                <w:bCs/>
              </w:rPr>
              <w:lastRenderedPageBreak/>
              <w:t xml:space="preserve">This work unit is replaced by the activities defined in Appendix </w:t>
            </w:r>
            <w:r>
              <w:rPr>
                <w:bCs/>
              </w:rPr>
              <w:fldChar w:fldCharType="begin"/>
            </w:r>
            <w:r>
              <w:rPr>
                <w:bCs/>
              </w:rPr>
              <w:instrText xml:space="preserve"> REF _Ref14082447 \w \h </w:instrText>
            </w:r>
            <w:r>
              <w:rPr>
                <w:bCs/>
              </w:rPr>
            </w:r>
            <w:r>
              <w:rPr>
                <w:bCs/>
              </w:rPr>
              <w:fldChar w:fldCharType="separate"/>
            </w:r>
            <w:r>
              <w:rPr>
                <w:bCs/>
              </w:rPr>
              <w:t>A.6</w:t>
            </w:r>
            <w:r>
              <w:rPr>
                <w:bCs/>
              </w:rPr>
              <w:fldChar w:fldCharType="end"/>
            </w:r>
            <w:r>
              <w:rPr>
                <w:bCs/>
              </w:rPr>
              <w:t xml:space="preserve"> and </w:t>
            </w:r>
            <w:r>
              <w:rPr>
                <w:bCs/>
              </w:rPr>
              <w:fldChar w:fldCharType="begin"/>
            </w:r>
            <w:r>
              <w:rPr>
                <w:bCs/>
              </w:rPr>
              <w:instrText xml:space="preserve"> REF _Ref14082119 \w \h </w:instrText>
            </w:r>
            <w:r>
              <w:rPr>
                <w:bCs/>
              </w:rPr>
            </w:r>
            <w:r>
              <w:rPr>
                <w:bCs/>
              </w:rPr>
              <w:fldChar w:fldCharType="separate"/>
            </w:r>
            <w:r>
              <w:rPr>
                <w:bCs/>
              </w:rPr>
              <w:t>A.7</w:t>
            </w:r>
            <w:r>
              <w:rPr>
                <w:bCs/>
              </w:rPr>
              <w:fldChar w:fldCharType="end"/>
            </w:r>
            <w:r>
              <w:rPr>
                <w:bCs/>
              </w:rPr>
              <w:t>.</w:t>
            </w:r>
          </w:p>
        </w:tc>
      </w:tr>
      <w:tr w:rsidR="000C1E45" w14:paraId="0F4927B0" w14:textId="77777777">
        <w:trPr>
          <w:jc w:val="center"/>
        </w:trPr>
        <w:tc>
          <w:tcPr>
            <w:tcW w:w="36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586FF9" w14:textId="77777777" w:rsidR="000C1E45" w:rsidRDefault="004E7545">
            <w:r>
              <w:t xml:space="preserve">AVA_VAN.2-12 The evaluator </w:t>
            </w:r>
            <w:r>
              <w:rPr>
                <w:b/>
                <w:bCs/>
                <w:i/>
                <w:iCs/>
              </w:rPr>
              <w:t xml:space="preserve">shall report </w:t>
            </w:r>
            <w:r>
              <w:t>in the ETR all exploitable vulnerabilities and residual vulnerabilities, detailing for each:</w:t>
            </w:r>
          </w:p>
          <w:p w14:paraId="70CC5030" w14:textId="77777777" w:rsidR="000C1E45" w:rsidRDefault="004E7545">
            <w:r>
              <w:t>a) its source (e.g. [CEM] activity being undertaken when it was conceived, known to the evaluator, read in a publication);</w:t>
            </w:r>
          </w:p>
          <w:p w14:paraId="692D2C22" w14:textId="77777777" w:rsidR="000C1E45" w:rsidRDefault="004E7545">
            <w:r>
              <w:t>b) the SFR(s) not met;</w:t>
            </w:r>
          </w:p>
          <w:p w14:paraId="0503075F" w14:textId="77777777" w:rsidR="000C1E45" w:rsidRDefault="004E7545">
            <w:r>
              <w:t>c) a description;</w:t>
            </w:r>
          </w:p>
          <w:p w14:paraId="603E7404" w14:textId="77777777" w:rsidR="000C1E45" w:rsidRDefault="004E7545">
            <w:r>
              <w:t>d) whether it is exploitable in its operational environment or not (</w:t>
            </w:r>
            <w:proofErr w:type="gramStart"/>
            <w:r>
              <w:t>i.e.</w:t>
            </w:r>
            <w:proofErr w:type="gramEnd"/>
            <w:r>
              <w:t xml:space="preserve"> exploitable or residual).</w:t>
            </w:r>
          </w:p>
          <w:p w14:paraId="56F5B99C" w14:textId="77777777" w:rsidR="000C1E45" w:rsidRDefault="004E7545">
            <w:r>
              <w:t>e) the amount of time, level of expertise, level of knowledge of the TOE, level of opportunity and the equipment required to perform the identified vulnerabilities, and the corresponding values using the tables 3 and 4 of Annex B.4.</w:t>
            </w:r>
          </w:p>
        </w:tc>
        <w:tc>
          <w:tcPr>
            <w:tcW w:w="4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E6EB0" w14:textId="77777777" w:rsidR="000C1E45" w:rsidRDefault="004E7545">
            <w:pPr>
              <w:keepNext/>
              <w:rPr>
                <w:bCs/>
              </w:rPr>
            </w:pPr>
            <w:r>
              <w:rPr>
                <w:bCs/>
              </w:rPr>
              <w:t xml:space="preserve">Replace the [CEM] work unit with the reporting called for in Appendix </w:t>
            </w:r>
            <w:r>
              <w:rPr>
                <w:bCs/>
              </w:rPr>
              <w:fldChar w:fldCharType="begin"/>
            </w:r>
            <w:r>
              <w:rPr>
                <w:bCs/>
              </w:rPr>
              <w:instrText xml:space="preserve"> REF _Ref14083433 \w \h  \* MERGEFORMAT </w:instrText>
            </w:r>
            <w:r>
              <w:rPr>
                <w:bCs/>
              </w:rPr>
            </w:r>
            <w:r>
              <w:rPr>
                <w:bCs/>
              </w:rPr>
              <w:fldChar w:fldCharType="separate"/>
            </w:r>
            <w:r>
              <w:rPr>
                <w:bCs/>
              </w:rPr>
              <w:t>A.7</w:t>
            </w:r>
            <w:r>
              <w:rPr>
                <w:bCs/>
              </w:rPr>
              <w:fldChar w:fldCharType="end"/>
            </w:r>
            <w:r>
              <w:rPr>
                <w:bCs/>
              </w:rPr>
              <w:t>.</w:t>
            </w:r>
          </w:p>
        </w:tc>
      </w:tr>
    </w:tbl>
    <w:p w14:paraId="048444F0" w14:textId="77777777" w:rsidR="000C1E45" w:rsidRDefault="004E7545">
      <w:pPr>
        <w:pStyle w:val="Caption"/>
      </w:pPr>
      <w:bookmarkStart w:id="834" w:name="_Ref14165188"/>
      <w:bookmarkStart w:id="835" w:name="_Toc42831745"/>
      <w:r>
        <w:t xml:space="preserve">Table </w:t>
      </w:r>
      <w:r>
        <w:fldChar w:fldCharType="begin"/>
      </w:r>
      <w:r>
        <w:instrText xml:space="preserve"> SEQ Table \* ARABIC </w:instrText>
      </w:r>
      <w:r>
        <w:fldChar w:fldCharType="separate"/>
      </w:r>
      <w:r>
        <w:t>4</w:t>
      </w:r>
      <w:r>
        <w:fldChar w:fldCharType="end"/>
      </w:r>
      <w:bookmarkEnd w:id="834"/>
      <w:r>
        <w:t>: Mapping of AVA_VAN.2 [CEM] Work Units to Evaluation Activities</w:t>
      </w:r>
      <w:bookmarkEnd w:id="835"/>
    </w:p>
    <w:p w14:paraId="61554EED" w14:textId="77777777" w:rsidR="000C1E45" w:rsidRDefault="004E7545">
      <w:r>
        <w:t xml:space="preserve">Because of the level of detail required for the evaluation activities, the bulk of the instructions are contained in </w:t>
      </w:r>
      <w:r>
        <w:fldChar w:fldCharType="begin"/>
      </w:r>
      <w:r>
        <w:instrText xml:space="preserve"> REF _Ref14097253 \w \h  \* MERGEFORMAT </w:instrText>
      </w:r>
      <w:r>
        <w:fldChar w:fldCharType="separate"/>
      </w:r>
      <w:r>
        <w:t>Appendix A</w:t>
      </w:r>
      <w:r>
        <w:fldChar w:fldCharType="end"/>
      </w:r>
      <w:r>
        <w:t>, while an “outline” of the evaluation activity is provided below.</w:t>
      </w:r>
    </w:p>
    <w:p w14:paraId="20C1CC97" w14:textId="77777777" w:rsidR="000C1E45" w:rsidRDefault="004E7545">
      <w:r>
        <w:t xml:space="preserve">The evaluator formulates flaw hypotheses in accordance with process defined in </w:t>
      </w:r>
      <w:r>
        <w:fldChar w:fldCharType="begin"/>
      </w:r>
      <w:r>
        <w:instrText xml:space="preserve"> REF _Ref14082447 \w \h  \* MERGEFORMAT </w:instrText>
      </w:r>
      <w:r>
        <w:fldChar w:fldCharType="separate"/>
      </w:r>
      <w:r>
        <w:t>A.6</w:t>
      </w:r>
      <w:r>
        <w:fldChar w:fldCharType="end"/>
      </w:r>
      <w:r>
        <w:t xml:space="preserve">. The evaluator documents the flaw hypotheses generated for the TOE in the report in accordance with the guidelines in Appendix </w:t>
      </w:r>
      <w:r>
        <w:fldChar w:fldCharType="begin"/>
      </w:r>
      <w:r>
        <w:instrText xml:space="preserve"> REF _Ref14082119 \r \h </w:instrText>
      </w:r>
      <w:r>
        <w:fldChar w:fldCharType="separate"/>
      </w:r>
      <w:r>
        <w:t>A.7</w:t>
      </w:r>
      <w:r>
        <w:fldChar w:fldCharType="end"/>
      </w:r>
      <w:r>
        <w:t xml:space="preserve">. The evaluator shall perform vulnerability analysis in accordance with Appendix </w:t>
      </w:r>
      <w:r>
        <w:fldChar w:fldCharType="begin"/>
      </w:r>
      <w:r>
        <w:instrText xml:space="preserve"> REF _Ref14082447 \r \h </w:instrText>
      </w:r>
      <w:r>
        <w:fldChar w:fldCharType="separate"/>
      </w:r>
      <w:r>
        <w:t>A.6</w:t>
      </w:r>
      <w:r>
        <w:fldChar w:fldCharType="end"/>
      </w:r>
      <w:r>
        <w:t xml:space="preserve">. The results of the analysis shall be documented in the report according to Appendix </w:t>
      </w:r>
      <w:r>
        <w:fldChar w:fldCharType="begin"/>
      </w:r>
      <w:r>
        <w:instrText xml:space="preserve"> REF _Ref14082119 \r \h </w:instrText>
      </w:r>
      <w:r>
        <w:fldChar w:fldCharType="separate"/>
      </w:r>
      <w:r>
        <w:t>A.7</w:t>
      </w:r>
      <w:r>
        <w:fldChar w:fldCharType="end"/>
      </w:r>
      <w:r>
        <w:t xml:space="preserve">. </w:t>
      </w:r>
      <w:r>
        <w:br w:type="page" w:clear="all"/>
      </w:r>
      <w:bookmarkEnd w:id="833"/>
    </w:p>
    <w:p w14:paraId="45D28550" w14:textId="77777777" w:rsidR="000C1E45" w:rsidRDefault="004E7545">
      <w:pPr>
        <w:pStyle w:val="Heading1"/>
      </w:pPr>
      <w:bookmarkStart w:id="836" w:name="_Toc42830333"/>
      <w:bookmarkStart w:id="837" w:name="_Toc42831587"/>
      <w:bookmarkStart w:id="838" w:name="_Toc197072225"/>
      <w:r>
        <w:lastRenderedPageBreak/>
        <w:t>References</w:t>
      </w:r>
      <w:bookmarkEnd w:id="836"/>
      <w:bookmarkEnd w:id="837"/>
      <w:bookmarkEnd w:id="838"/>
    </w:p>
    <w:p w14:paraId="38511A57" w14:textId="77777777" w:rsidR="000C1E45" w:rsidRDefault="004E7545">
      <w:pPr>
        <w:spacing w:before="240"/>
        <w:ind w:left="2160" w:hanging="1800"/>
      </w:pPr>
      <w:r>
        <w:t>[CC1]</w:t>
      </w:r>
      <w:r>
        <w:tab/>
        <w:t>Common Criteria for Information Technology Security Evaluation, Part 1: Introduction and General Model</w:t>
      </w:r>
      <w:r>
        <w:br/>
        <w:t>CCMB-2017-04-001, Version 3.1 Revision 5, April 2017</w:t>
      </w:r>
    </w:p>
    <w:p w14:paraId="1A6C5200" w14:textId="77777777" w:rsidR="000C1E45" w:rsidRDefault="004E7545">
      <w:pPr>
        <w:spacing w:before="240"/>
        <w:ind w:left="2160" w:hanging="1800"/>
      </w:pPr>
      <w:r>
        <w:t>[CC2]</w:t>
      </w:r>
      <w:r>
        <w:tab/>
      </w:r>
      <w:r>
        <w:rPr>
          <w:lang w:val="en-US"/>
        </w:rPr>
        <w:t xml:space="preserve">Common Criteria for Information Technology Security Evaluation, </w:t>
      </w:r>
      <w:r>
        <w:rPr>
          <w:lang w:val="en-US"/>
        </w:rPr>
        <w:br/>
        <w:t xml:space="preserve">Part 2: Security Functional Components, </w:t>
      </w:r>
      <w:r>
        <w:rPr>
          <w:lang w:val="en-US"/>
        </w:rPr>
        <w:br/>
        <w:t xml:space="preserve">CCMB-2017-049-002, Version 3.1 Revision 5, </w:t>
      </w:r>
      <w:r>
        <w:t>April 2017</w:t>
      </w:r>
    </w:p>
    <w:p w14:paraId="48928E09" w14:textId="77777777" w:rsidR="000C1E45" w:rsidRDefault="004E7545">
      <w:pPr>
        <w:spacing w:before="240"/>
        <w:ind w:left="2160" w:hanging="1800"/>
      </w:pPr>
      <w:r>
        <w:t>[CC3]</w:t>
      </w:r>
      <w:r>
        <w:tab/>
      </w:r>
      <w:r>
        <w:rPr>
          <w:lang w:val="en-US"/>
        </w:rPr>
        <w:t xml:space="preserve">Common Criteria for Information Technology Security Evaluation, </w:t>
      </w:r>
      <w:r>
        <w:rPr>
          <w:lang w:val="en-US"/>
        </w:rPr>
        <w:br/>
        <w:t xml:space="preserve">Part 3: Security Assurance Components, </w:t>
      </w:r>
      <w:r>
        <w:rPr>
          <w:lang w:val="en-US"/>
        </w:rPr>
        <w:br/>
        <w:t xml:space="preserve">CCMB-2017-04-003, Version 3.1 Revision 5, </w:t>
      </w:r>
      <w:r>
        <w:t>April 2017</w:t>
      </w:r>
    </w:p>
    <w:p w14:paraId="395FC669" w14:textId="77777777" w:rsidR="000C1E45" w:rsidRDefault="004E7545">
      <w:pPr>
        <w:spacing w:before="240"/>
        <w:ind w:left="2160" w:hanging="1800"/>
      </w:pPr>
      <w:r>
        <w:t>[CEM]</w:t>
      </w:r>
      <w:r>
        <w:tab/>
      </w:r>
      <w:r>
        <w:rPr>
          <w:lang w:val="en-US"/>
        </w:rPr>
        <w:t xml:space="preserve">Common Methodology for Information Technology Security Evaluation, </w:t>
      </w:r>
      <w:r>
        <w:rPr>
          <w:lang w:val="en-US"/>
        </w:rPr>
        <w:br/>
        <w:t xml:space="preserve">Evaluation Methodology, </w:t>
      </w:r>
      <w:r>
        <w:rPr>
          <w:lang w:val="en-US"/>
        </w:rPr>
        <w:br/>
        <w:t xml:space="preserve">CCMB-2017-04-004, Version 3.1, Revision 5, </w:t>
      </w:r>
      <w:r>
        <w:t>April 2017</w:t>
      </w:r>
    </w:p>
    <w:p w14:paraId="2A4B8D80" w14:textId="77777777" w:rsidR="000C1E45" w:rsidRDefault="004E7545">
      <w:pPr>
        <w:spacing w:before="240"/>
        <w:ind w:left="2160" w:hanging="1800"/>
      </w:pPr>
      <w:r>
        <w:t>[CCADD]</w:t>
      </w:r>
      <w:r>
        <w:tab/>
        <w:t>CC and CEM Addenda,</w:t>
      </w:r>
      <w:r>
        <w:br/>
        <w:t>Exact Conformance, Selection-Based SFRs, Optional SFRs</w:t>
      </w:r>
      <w:r>
        <w:br/>
        <w:t>CCMB-2017-05-XXX, Version 0.5, May 2017</w:t>
      </w:r>
    </w:p>
    <w:p w14:paraId="2F803BCC" w14:textId="7C96D6CB" w:rsidR="000C1E45" w:rsidRDefault="004E7545">
      <w:pPr>
        <w:spacing w:before="240"/>
        <w:ind w:left="2160" w:hanging="1800"/>
        <w:rPr>
          <w:lang w:val="en-US"/>
        </w:rPr>
      </w:pPr>
      <w:r>
        <w:t>[</w:t>
      </w:r>
      <w:proofErr w:type="spellStart"/>
      <w:r>
        <w:t>DBMScPP</w:t>
      </w:r>
      <w:proofErr w:type="spellEnd"/>
      <w:r>
        <w:t>]</w:t>
      </w:r>
      <w:r>
        <w:tab/>
      </w:r>
      <w:r>
        <w:rPr>
          <w:lang w:val="en-US"/>
        </w:rPr>
        <w:t xml:space="preserve">collaborative Protection Profile for Database Management Systems, </w:t>
      </w:r>
      <w:r>
        <w:rPr>
          <w:lang w:val="en-US"/>
        </w:rPr>
        <w:br/>
        <w:t>Version 1.</w:t>
      </w:r>
      <w:del w:id="839" w:author="Staaf Anders" w:date="2025-04-27T17:27:00Z">
        <w:r w:rsidDel="00F41CD9">
          <w:rPr>
            <w:lang w:val="en-US"/>
          </w:rPr>
          <w:delText>3</w:delText>
        </w:r>
      </w:del>
      <w:ins w:id="840" w:author="Staaf Anders" w:date="2025-04-27T17:27:00Z">
        <w:r w:rsidR="00F41CD9">
          <w:rPr>
            <w:lang w:val="en-US"/>
          </w:rPr>
          <w:t>4</w:t>
        </w:r>
      </w:ins>
      <w:r>
        <w:rPr>
          <w:lang w:val="en-US"/>
        </w:rPr>
        <w:t xml:space="preserve">, </w:t>
      </w:r>
      <w:del w:id="841" w:author="Staaf Anders" w:date="2025-04-27T17:27:00Z">
        <w:r w:rsidDel="00F41CD9">
          <w:rPr>
            <w:lang w:val="en-US"/>
          </w:rPr>
          <w:delText>1</w:delText>
        </w:r>
        <w:r w:rsidDel="00F41CD9">
          <w:rPr>
            <w:lang w:val="es-ES"/>
          </w:rPr>
          <w:delText>3</w:delText>
        </w:r>
      </w:del>
      <w:ins w:id="842" w:author="Staaf Anders" w:date="2025-04-27T17:27:00Z">
        <w:r w:rsidR="00F41CD9">
          <w:rPr>
            <w:lang w:val="es-ES"/>
          </w:rPr>
          <w:t>25</w:t>
        </w:r>
      </w:ins>
      <w:r>
        <w:rPr>
          <w:lang w:val="en-US"/>
        </w:rPr>
        <w:t xml:space="preserve"> </w:t>
      </w:r>
      <w:ins w:id="843" w:author="Staaf Anders" w:date="2025-04-27T17:27:00Z">
        <w:r w:rsidR="00F41CD9">
          <w:rPr>
            <w:lang w:val="en-US"/>
          </w:rPr>
          <w:t>April</w:t>
        </w:r>
      </w:ins>
      <w:del w:id="844" w:author="Staaf Anders" w:date="2025-04-27T17:27:00Z">
        <w:r w:rsidDel="00F41CD9">
          <w:rPr>
            <w:lang w:val="en-US"/>
          </w:rPr>
          <w:delText>March</w:delText>
        </w:r>
      </w:del>
      <w:r>
        <w:rPr>
          <w:lang w:val="en-US"/>
        </w:rPr>
        <w:t xml:space="preserve"> 202</w:t>
      </w:r>
      <w:ins w:id="845" w:author="Staaf Anders" w:date="2025-04-27T17:27:00Z">
        <w:r w:rsidR="00F41CD9">
          <w:rPr>
            <w:lang w:val="en-US"/>
          </w:rPr>
          <w:t>5</w:t>
        </w:r>
      </w:ins>
      <w:del w:id="846" w:author="Staaf Anders" w:date="2025-04-27T17:27:00Z">
        <w:r w:rsidDel="00F41CD9">
          <w:rPr>
            <w:lang w:val="en-US"/>
          </w:rPr>
          <w:delText>3</w:delText>
        </w:r>
      </w:del>
    </w:p>
    <w:p w14:paraId="6582C1D8" w14:textId="77777777" w:rsidR="000C1E45" w:rsidRDefault="000C1E45">
      <w:pPr>
        <w:rPr>
          <w:b/>
        </w:rPr>
      </w:pPr>
    </w:p>
    <w:p w14:paraId="64537945" w14:textId="77777777" w:rsidR="000C1E45" w:rsidRDefault="004E7545">
      <w:pPr>
        <w:pStyle w:val="Appendix"/>
        <w:numPr>
          <w:ilvl w:val="0"/>
          <w:numId w:val="21"/>
        </w:numPr>
      </w:pPr>
      <w:r>
        <w:lastRenderedPageBreak/>
        <w:t xml:space="preserve">  </w:t>
      </w:r>
      <w:bookmarkStart w:id="847" w:name="_Toc42830334"/>
      <w:bookmarkStart w:id="848" w:name="_Toc42831588"/>
      <w:bookmarkStart w:id="849" w:name="_Ref14097253"/>
      <w:bookmarkStart w:id="850" w:name="_Toc197072226"/>
      <w:bookmarkStart w:id="851" w:name="_Ref241246821"/>
      <w:bookmarkStart w:id="852" w:name="_Ref241246837"/>
      <w:bookmarkStart w:id="853" w:name="_Ref241246799"/>
      <w:bookmarkStart w:id="854" w:name="_Ref241246815"/>
      <w:r>
        <w:t>Vulnerability Analysis</w:t>
      </w:r>
      <w:bookmarkEnd w:id="847"/>
      <w:bookmarkEnd w:id="848"/>
      <w:bookmarkEnd w:id="849"/>
      <w:bookmarkEnd w:id="850"/>
    </w:p>
    <w:p w14:paraId="71604B4B" w14:textId="77777777" w:rsidR="000C1E45" w:rsidRDefault="004E7545">
      <w:pPr>
        <w:pStyle w:val="A2"/>
      </w:pPr>
      <w:bookmarkStart w:id="855" w:name="_Toc35232795"/>
      <w:bookmarkStart w:id="856" w:name="_Ref14082938"/>
      <w:bookmarkStart w:id="857" w:name="_Ref14082337"/>
      <w:bookmarkStart w:id="858" w:name="_Ref14083722"/>
      <w:bookmarkStart w:id="859" w:name="_Toc42830335"/>
      <w:bookmarkStart w:id="860" w:name="_Toc42831589"/>
      <w:bookmarkStart w:id="861" w:name="_Toc197072227"/>
      <w:bookmarkEnd w:id="855"/>
      <w:r>
        <w:t>Sources of vulnerability information</w:t>
      </w:r>
      <w:bookmarkEnd w:id="856"/>
      <w:bookmarkEnd w:id="857"/>
      <w:bookmarkEnd w:id="858"/>
      <w:bookmarkEnd w:id="859"/>
      <w:bookmarkEnd w:id="860"/>
      <w:bookmarkEnd w:id="861"/>
    </w:p>
    <w:p w14:paraId="1635666C" w14:textId="77777777" w:rsidR="000C1E45" w:rsidRDefault="004E7545">
      <w:pPr>
        <w:pStyle w:val="BodyText"/>
        <w:rPr>
          <w:lang w:val="en-US"/>
        </w:rPr>
      </w:pPr>
      <w:r>
        <w:rPr>
          <w:lang w:val="en-US"/>
        </w:rPr>
        <w:t>[CEM] Work Unit AVA_VAN.2-3 has been supplemented in this SD to provide a better-defined set of flaws to investigate and procedures to follow based on this particular technology.  Terminology used is based on the flaw hypothesis methodology, where the evaluation team hypothesizes flaws and then either proves or disproves those flaws (a flaw is equivalent to a “potential vulnerability” as used in the [CEM]). Flaws are categorized into four “types” depending on how they are formulated:</w:t>
      </w:r>
    </w:p>
    <w:p w14:paraId="19A6FF8C" w14:textId="77777777" w:rsidR="000C1E45" w:rsidRDefault="004E7545">
      <w:pPr>
        <w:pStyle w:val="BodyText"/>
        <w:numPr>
          <w:ilvl w:val="0"/>
          <w:numId w:val="22"/>
        </w:numPr>
        <w:rPr>
          <w:lang w:val="en-US"/>
        </w:rPr>
      </w:pPr>
      <w:r>
        <w:rPr>
          <w:lang w:val="en-US"/>
        </w:rPr>
        <w:t xml:space="preserve">A list of flaw hypotheses applicable to the technology described by the cPP derived from public sources as documented in </w:t>
      </w:r>
      <w:r>
        <w:rPr>
          <w:bCs/>
        </w:rPr>
        <w:t>Appendix</w:t>
      </w:r>
      <w:r>
        <w:rPr>
          <w:lang w:val="en-US"/>
        </w:rPr>
        <w:t xml:space="preserve"> </w:t>
      </w:r>
      <w:r>
        <w:rPr>
          <w:lang w:val="en-US"/>
        </w:rPr>
        <w:fldChar w:fldCharType="begin"/>
      </w:r>
      <w:r>
        <w:rPr>
          <w:lang w:val="en-US"/>
        </w:rPr>
        <w:instrText xml:space="preserve"> REF _Ref14083777 \w \h  \* MERGEFORMAT </w:instrText>
      </w:r>
      <w:r>
        <w:rPr>
          <w:lang w:val="en-US"/>
        </w:rPr>
      </w:r>
      <w:r>
        <w:rPr>
          <w:lang w:val="en-US"/>
        </w:rPr>
        <w:fldChar w:fldCharType="separate"/>
      </w:r>
      <w:r>
        <w:rPr>
          <w:lang w:val="en-US"/>
        </w:rPr>
        <w:t>A.2</w:t>
      </w:r>
      <w:r>
        <w:rPr>
          <w:lang w:val="en-US"/>
        </w:rPr>
        <w:fldChar w:fldCharType="end"/>
      </w:r>
      <w:r>
        <w:rPr>
          <w:lang w:val="en-US"/>
        </w:rPr>
        <w:t xml:space="preserve"> – this fixed set has been agreed to by the iTC. Additionally, this will be supplemented with entries for a set of public sources that are directly applicable to the TOE or its identified components (Type 1 flaws, as defined by the process in </w:t>
      </w:r>
      <w:r>
        <w:rPr>
          <w:bCs/>
        </w:rPr>
        <w:t>Appendix</w:t>
      </w:r>
      <w:r>
        <w:t xml:space="preserve"> </w:t>
      </w:r>
      <w:r>
        <w:rPr>
          <w:lang w:val="en-US"/>
        </w:rPr>
        <w:fldChar w:fldCharType="begin"/>
      </w:r>
      <w:r>
        <w:rPr>
          <w:lang w:val="en-US"/>
        </w:rPr>
        <w:instrText xml:space="preserve"> REF _Ref14082646 \w \h  \* MERGEFORMAT </w:instrText>
      </w:r>
      <w:r>
        <w:rPr>
          <w:lang w:val="en-US"/>
        </w:rPr>
      </w:r>
      <w:r>
        <w:rPr>
          <w:lang w:val="en-US"/>
        </w:rPr>
        <w:fldChar w:fldCharType="separate"/>
      </w:r>
      <w:r>
        <w:rPr>
          <w:lang w:val="en-US"/>
        </w:rPr>
        <w:t>A.2</w:t>
      </w:r>
      <w:r>
        <w:rPr>
          <w:lang w:val="en-US"/>
        </w:rPr>
        <w:fldChar w:fldCharType="end"/>
      </w:r>
      <w:r>
        <w:rPr>
          <w:lang w:val="en-US"/>
        </w:rPr>
        <w:t>); this is to ensure that the evaluators include in their assessment applicable entries that have been discovered since the cPP was published;</w:t>
      </w:r>
    </w:p>
    <w:p w14:paraId="36A66E2F" w14:textId="77777777" w:rsidR="000C1E45" w:rsidRDefault="004E7545">
      <w:pPr>
        <w:pStyle w:val="BodyText"/>
        <w:numPr>
          <w:ilvl w:val="0"/>
          <w:numId w:val="22"/>
        </w:numPr>
        <w:rPr>
          <w:lang w:val="en-US"/>
        </w:rPr>
      </w:pPr>
      <w:r>
        <w:rPr>
          <w:lang w:val="en-US"/>
        </w:rPr>
        <w:t xml:space="preserve">A list of flaw hypotheses contained in this document that are derived from lessons learned specific to that technology and other iTC input (for example, potential flaws that might be derived from other open sources and vulnerability databases) as documented in </w:t>
      </w:r>
      <w:r>
        <w:rPr>
          <w:bCs/>
        </w:rPr>
        <w:t>Appendix</w:t>
      </w:r>
      <w:r>
        <w:t xml:space="preserve"> </w:t>
      </w:r>
      <w:r>
        <w:rPr>
          <w:lang w:val="en-US"/>
        </w:rPr>
        <w:fldChar w:fldCharType="begin"/>
      </w:r>
      <w:r>
        <w:rPr>
          <w:lang w:val="en-US"/>
        </w:rPr>
        <w:instrText xml:space="preserve"> REF _Ref14082945 \w \h  \* MERGEFORMAT </w:instrText>
      </w:r>
      <w:r>
        <w:rPr>
          <w:lang w:val="en-US"/>
        </w:rPr>
      </w:r>
      <w:r>
        <w:rPr>
          <w:lang w:val="en-US"/>
        </w:rPr>
        <w:fldChar w:fldCharType="separate"/>
      </w:r>
      <w:r>
        <w:rPr>
          <w:lang w:val="en-US"/>
        </w:rPr>
        <w:t>A.3</w:t>
      </w:r>
      <w:r>
        <w:rPr>
          <w:lang w:val="en-US"/>
        </w:rPr>
        <w:fldChar w:fldCharType="end"/>
      </w:r>
      <w:r>
        <w:rPr>
          <w:lang w:val="en-US"/>
        </w:rPr>
        <w:t>. At this time, the iTC has identified one Type 2 flaw (SQL Injection). Additional Type 2 flaws may be identified for subsequent versions of this cPP.</w:t>
      </w:r>
    </w:p>
    <w:p w14:paraId="29DDD020" w14:textId="77777777" w:rsidR="000C1E45" w:rsidRDefault="004E7545">
      <w:pPr>
        <w:pStyle w:val="BodyText"/>
        <w:numPr>
          <w:ilvl w:val="0"/>
          <w:numId w:val="22"/>
        </w:numPr>
        <w:rPr>
          <w:lang w:val="en-US"/>
        </w:rPr>
      </w:pPr>
      <w:bookmarkStart w:id="862" w:name="_Ref14098800"/>
      <w:r>
        <w:rPr>
          <w:lang w:val="en-US"/>
        </w:rPr>
        <w:t xml:space="preserve">A list of flaw hypotheses derived from information available to the evaluators; this includes the baseline evidence provided by the developer and described in this SD (documentation associated with EAs, documentation described in Appendix A), as well as other information (public and/or based on evaluator experience) as documented in </w:t>
      </w:r>
      <w:r>
        <w:rPr>
          <w:bCs/>
        </w:rPr>
        <w:t>Appendix</w:t>
      </w:r>
      <w:r>
        <w:t xml:space="preserve"> </w:t>
      </w:r>
      <w:r>
        <w:rPr>
          <w:lang w:val="en-US"/>
        </w:rPr>
        <w:fldChar w:fldCharType="begin"/>
      </w:r>
      <w:r>
        <w:rPr>
          <w:lang w:val="en-US"/>
        </w:rPr>
        <w:instrText xml:space="preserve"> REF _Ref14082945 \w \h  \* MERGEFORMAT </w:instrText>
      </w:r>
      <w:r>
        <w:rPr>
          <w:lang w:val="en-US"/>
        </w:rPr>
      </w:r>
      <w:r>
        <w:rPr>
          <w:lang w:val="en-US"/>
        </w:rPr>
        <w:fldChar w:fldCharType="separate"/>
      </w:r>
      <w:r>
        <w:rPr>
          <w:lang w:val="en-US"/>
        </w:rPr>
        <w:t>A.3</w:t>
      </w:r>
      <w:r>
        <w:rPr>
          <w:lang w:val="en-US"/>
        </w:rPr>
        <w:fldChar w:fldCharType="end"/>
      </w:r>
      <w:r>
        <w:rPr>
          <w:lang w:val="en-US"/>
        </w:rPr>
        <w:t>; and</w:t>
      </w:r>
      <w:bookmarkEnd w:id="862"/>
    </w:p>
    <w:p w14:paraId="3D86274E" w14:textId="77777777" w:rsidR="000C1E45" w:rsidRDefault="004E7545">
      <w:pPr>
        <w:pStyle w:val="BodyText"/>
        <w:numPr>
          <w:ilvl w:val="0"/>
          <w:numId w:val="22"/>
        </w:numPr>
        <w:rPr>
          <w:lang w:val="en-US"/>
        </w:rPr>
      </w:pPr>
      <w:r>
        <w:rPr>
          <w:lang w:val="en-US"/>
        </w:rPr>
        <w:t xml:space="preserve">A list of flaw hypotheses that are generated through the use of iTC-defined tool types; their application is specified in </w:t>
      </w:r>
      <w:r>
        <w:rPr>
          <w:bCs/>
        </w:rPr>
        <w:t>Appendix</w:t>
      </w:r>
      <w:r>
        <w:t xml:space="preserve"> </w:t>
      </w:r>
      <w:r>
        <w:rPr>
          <w:lang w:val="en-US"/>
        </w:rPr>
        <w:fldChar w:fldCharType="begin"/>
      </w:r>
      <w:r>
        <w:rPr>
          <w:lang w:val="en-US"/>
        </w:rPr>
        <w:instrText xml:space="preserve"> REF _Ref14082281 \w \h  \* MERGEFORMAT </w:instrText>
      </w:r>
      <w:r>
        <w:rPr>
          <w:lang w:val="en-US"/>
        </w:rPr>
      </w:r>
      <w:r>
        <w:rPr>
          <w:lang w:val="en-US"/>
        </w:rPr>
        <w:fldChar w:fldCharType="separate"/>
      </w:r>
      <w:r>
        <w:rPr>
          <w:lang w:val="en-US"/>
        </w:rPr>
        <w:t>A.5</w:t>
      </w:r>
      <w:r>
        <w:rPr>
          <w:lang w:val="en-US"/>
        </w:rPr>
        <w:fldChar w:fldCharType="end"/>
      </w:r>
      <w:r>
        <w:rPr>
          <w:lang w:val="en-US"/>
        </w:rPr>
        <w:t>.</w:t>
      </w:r>
    </w:p>
    <w:p w14:paraId="5E9EA058" w14:textId="77777777" w:rsidR="000C1E45" w:rsidRDefault="004E7545">
      <w:pPr>
        <w:pStyle w:val="A2"/>
      </w:pPr>
      <w:bookmarkStart w:id="863" w:name="_Ref14083777"/>
      <w:bookmarkStart w:id="864" w:name="_Ref14083305"/>
      <w:bookmarkStart w:id="865" w:name="_Toc42831590"/>
      <w:bookmarkStart w:id="866" w:name="_Ref14082646"/>
      <w:bookmarkStart w:id="867" w:name="_Ref14082941"/>
      <w:bookmarkStart w:id="868" w:name="_Toc42830336"/>
      <w:bookmarkStart w:id="869" w:name="_Toc197072228"/>
      <w:r>
        <w:t>Type 1 Hypotheses—Public-Vulnerability-based</w:t>
      </w:r>
      <w:bookmarkEnd w:id="863"/>
      <w:bookmarkEnd w:id="864"/>
      <w:bookmarkEnd w:id="865"/>
      <w:bookmarkEnd w:id="866"/>
      <w:bookmarkEnd w:id="867"/>
      <w:bookmarkEnd w:id="868"/>
      <w:bookmarkEnd w:id="869"/>
    </w:p>
    <w:p w14:paraId="067A34FA" w14:textId="77777777" w:rsidR="000C1E45" w:rsidRDefault="004E7545">
      <w:pPr>
        <w:pStyle w:val="BodyText"/>
        <w:rPr>
          <w:lang w:val="en-US"/>
        </w:rPr>
      </w:pPr>
      <w:r>
        <w:rPr>
          <w:lang w:val="en-US"/>
        </w:rPr>
        <w:t>The following list of public sources of vulnerability information was selected by the iTC:</w:t>
      </w:r>
    </w:p>
    <w:p w14:paraId="194F089B" w14:textId="77777777" w:rsidR="000C1E45" w:rsidRDefault="004E7545">
      <w:pPr>
        <w:pStyle w:val="BodyText"/>
        <w:numPr>
          <w:ilvl w:val="0"/>
          <w:numId w:val="23"/>
        </w:numPr>
        <w:rPr>
          <w:lang w:val="en-US"/>
        </w:rPr>
      </w:pPr>
      <w:r>
        <w:rPr>
          <w:lang w:val="en-US"/>
        </w:rPr>
        <w:t xml:space="preserve">Search Common Vulnerabilities and Exposures: </w:t>
      </w:r>
      <w:hyperlink r:id="rId10" w:tooltip="https://cve.mitre.org/cve/" w:history="1">
        <w:r>
          <w:rPr>
            <w:rStyle w:val="Hyperlink"/>
            <w:lang w:val="en-US"/>
          </w:rPr>
          <w:t>https://cve.mitre.org/cve/</w:t>
        </w:r>
      </w:hyperlink>
    </w:p>
    <w:p w14:paraId="0809D51D" w14:textId="77777777" w:rsidR="000C1E45" w:rsidRDefault="004E7545">
      <w:pPr>
        <w:pStyle w:val="BodyText"/>
        <w:numPr>
          <w:ilvl w:val="0"/>
          <w:numId w:val="23"/>
        </w:numPr>
        <w:rPr>
          <w:lang w:val="en-US"/>
        </w:rPr>
      </w:pPr>
      <w:r>
        <w:rPr>
          <w:lang w:val="en-US"/>
        </w:rPr>
        <w:t xml:space="preserve">Search the National Vulnerability Database: </w:t>
      </w:r>
      <w:hyperlink r:id="rId11" w:tooltip="https://nvd.nist.gov/" w:history="1">
        <w:r>
          <w:rPr>
            <w:rStyle w:val="Hyperlink"/>
            <w:lang w:val="en-US"/>
          </w:rPr>
          <w:t>https://nvd.nist.gov/</w:t>
        </w:r>
      </w:hyperlink>
    </w:p>
    <w:p w14:paraId="7C4172DA" w14:textId="77777777" w:rsidR="000C1E45" w:rsidRDefault="004E7545">
      <w:pPr>
        <w:pStyle w:val="BodyText"/>
        <w:numPr>
          <w:ilvl w:val="0"/>
          <w:numId w:val="23"/>
        </w:numPr>
        <w:rPr>
          <w:lang w:val="en-US"/>
        </w:rPr>
      </w:pPr>
      <w:r>
        <w:rPr>
          <w:lang w:val="en-US"/>
        </w:rPr>
        <w:t xml:space="preserve">Search US-CERT: </w:t>
      </w:r>
      <w:hyperlink r:id="rId12" w:tooltip="https://www.kb.cert.org/vuls/search/" w:history="1">
        <w:r>
          <w:rPr>
            <w:rStyle w:val="Hyperlink"/>
            <w:lang w:val="en-US"/>
          </w:rPr>
          <w:t>https://www.kb.cert.org/vuls/search/</w:t>
        </w:r>
      </w:hyperlink>
      <w:r>
        <w:rPr>
          <w:lang w:val="en-US"/>
        </w:rPr>
        <w:t xml:space="preserve"> </w:t>
      </w:r>
    </w:p>
    <w:p w14:paraId="75E013AC" w14:textId="77777777" w:rsidR="000C1E45" w:rsidRDefault="004E7545">
      <w:pPr>
        <w:pStyle w:val="BodyText"/>
        <w:numPr>
          <w:ilvl w:val="0"/>
          <w:numId w:val="23"/>
        </w:numPr>
        <w:rPr>
          <w:lang w:val="en-US"/>
        </w:rPr>
      </w:pPr>
      <w:r>
        <w:rPr>
          <w:lang w:val="en-US"/>
        </w:rPr>
        <w:lastRenderedPageBreak/>
        <w:t>Search CVE</w:t>
      </w:r>
      <w:r>
        <w:rPr>
          <w:rStyle w:val="FootnoteReference"/>
          <w:lang w:val="en-US"/>
        </w:rPr>
        <w:footnoteReference w:id="3"/>
      </w:r>
      <w:r>
        <w:rPr>
          <w:lang w:val="en-US"/>
        </w:rPr>
        <w:t xml:space="preserve"> Details: </w:t>
      </w:r>
      <w:hyperlink r:id="rId13" w:tooltip="https://www.cvedetails.com/" w:history="1">
        <w:r>
          <w:rPr>
            <w:rStyle w:val="Hyperlink"/>
            <w:lang w:val="en-US"/>
          </w:rPr>
          <w:t>https://www.cvedetails.com/</w:t>
        </w:r>
      </w:hyperlink>
    </w:p>
    <w:p w14:paraId="305F9EB4" w14:textId="77777777" w:rsidR="000C1E45" w:rsidRDefault="004E7545">
      <w:pPr>
        <w:pStyle w:val="BodyText"/>
        <w:numPr>
          <w:ilvl w:val="0"/>
          <w:numId w:val="23"/>
        </w:numPr>
        <w:rPr>
          <w:lang w:val="en-US"/>
        </w:rPr>
      </w:pPr>
      <w:r>
        <w:rPr>
          <w:lang w:val="en-US"/>
        </w:rPr>
        <w:t xml:space="preserve">Search Packet Storm: </w:t>
      </w:r>
      <w:hyperlink r:id="rId14" w:tooltip="https://packetstormsecurity.com/" w:history="1">
        <w:r>
          <w:rPr>
            <w:rStyle w:val="Hyperlink"/>
            <w:lang w:val="en-US"/>
          </w:rPr>
          <w:t>https://www.packetstormsecurity.org/</w:t>
        </w:r>
      </w:hyperlink>
    </w:p>
    <w:p w14:paraId="5F58248C" w14:textId="77777777" w:rsidR="000C1E45" w:rsidRDefault="004E7545">
      <w:pPr>
        <w:pStyle w:val="BodyText"/>
        <w:rPr>
          <w:lang w:val="en-US"/>
        </w:rPr>
      </w:pPr>
      <w:r>
        <w:rPr>
          <w:rFonts w:cs="Arial"/>
          <w:color w:val="1F1F1F"/>
          <w:lang w:val="en-US"/>
        </w:rPr>
        <w:t xml:space="preserve">At minimum, the search terms should include software identifier (e.g. name) and version and will be used by the evaluators in formulating hypotheses during their analyses. </w:t>
      </w:r>
      <w:r>
        <w:rPr>
          <w:lang w:val="en-US"/>
        </w:rPr>
        <w:t>The list of sources above was searched with the following search terms:</w:t>
      </w:r>
    </w:p>
    <w:p w14:paraId="537F01CC" w14:textId="77777777" w:rsidR="000C1E45" w:rsidRDefault="004E7545">
      <w:pPr>
        <w:pStyle w:val="BodyText"/>
        <w:numPr>
          <w:ilvl w:val="0"/>
          <w:numId w:val="24"/>
        </w:numPr>
        <w:rPr>
          <w:lang w:val="en-US"/>
        </w:rPr>
      </w:pPr>
      <w:r>
        <w:rPr>
          <w:lang w:val="en-US"/>
        </w:rPr>
        <w:t>Product name</w:t>
      </w:r>
    </w:p>
    <w:p w14:paraId="4A74E160" w14:textId="77777777" w:rsidR="000C1E45" w:rsidRDefault="004E7545">
      <w:pPr>
        <w:pStyle w:val="BodyText"/>
        <w:numPr>
          <w:ilvl w:val="0"/>
          <w:numId w:val="24"/>
        </w:numPr>
        <w:rPr>
          <w:lang w:val="en-US"/>
        </w:rPr>
      </w:pPr>
      <w:r>
        <w:rPr>
          <w:lang w:val="en-US"/>
        </w:rPr>
        <w:t>If specific platform libraries are included in the evaluated configuration (as specified in the administrator guidance) then the search terms should include those items and their specified version</w:t>
      </w:r>
    </w:p>
    <w:p w14:paraId="00F6F9CB" w14:textId="77777777" w:rsidR="000C1E45" w:rsidRDefault="004E7545">
      <w:pPr>
        <w:pStyle w:val="BodyText"/>
        <w:numPr>
          <w:ilvl w:val="0"/>
          <w:numId w:val="24"/>
        </w:numPr>
        <w:rPr>
          <w:lang w:val="en-US"/>
        </w:rPr>
      </w:pPr>
      <w:r>
        <w:rPr>
          <w:lang w:val="en-US"/>
        </w:rPr>
        <w:t>Keywords associated with the TOE</w:t>
      </w:r>
    </w:p>
    <w:p w14:paraId="1DD99307" w14:textId="77777777" w:rsidR="000C1E45" w:rsidRDefault="004E7545">
      <w:pPr>
        <w:pStyle w:val="BodyText"/>
        <w:rPr>
          <w:lang w:val="en-US"/>
        </w:rPr>
      </w:pPr>
      <w:r>
        <w:rPr>
          <w:lang w:val="en-US"/>
        </w:rPr>
        <w:t xml:space="preserve">The evaluator will also consider the requirements that are chosen and the appropriate guidance that is tied to each requirement.  </w:t>
      </w:r>
    </w:p>
    <w:p w14:paraId="3EEA2273" w14:textId="77777777" w:rsidR="000C1E45" w:rsidRDefault="004E7545">
      <w:pPr>
        <w:pStyle w:val="BodyText"/>
        <w:rPr>
          <w:lang w:val="en-US"/>
        </w:rPr>
      </w:pPr>
      <w:r>
        <w:rPr>
          <w:lang w:val="en-US"/>
        </w:rPr>
        <w:t xml:space="preserve">In order to supplement this list, the evaluators shall also perform a search on the sources listed above to determine a list of potential flaw hypotheses that are more recent than the publication date of the cPP, and those that are specific to the TOE and its components as specified by the additional documentation mentioned above. Any duplicates – either in a specific entry, or in the flaw hypothesis that is generated from an entry from the same or a different source – can be noted and removed from consideration by the evaluation team.  </w:t>
      </w:r>
    </w:p>
    <w:p w14:paraId="37386FE1" w14:textId="77777777" w:rsidR="000C1E45" w:rsidRDefault="004E7545">
      <w:pPr>
        <w:pStyle w:val="BodyText"/>
        <w:rPr>
          <w:lang w:val="en-US"/>
        </w:rPr>
      </w:pPr>
      <w:r>
        <w:rPr>
          <w:lang w:val="en-US"/>
        </w:rPr>
        <w:t>As part of type 1 flaw hypothesis generation for the specific components of the TOE, the evaluator shall also search the developer’s websites to determine if flaw hypotheses can be generated.  For instance, if security patches have been released for the version of the component being evaluated, the subject of those patches may form the basis for a flaw hypothesis.</w:t>
      </w:r>
    </w:p>
    <w:p w14:paraId="0B28E1A9" w14:textId="77777777" w:rsidR="000C1E45" w:rsidRDefault="004E7545">
      <w:pPr>
        <w:pStyle w:val="A2"/>
      </w:pPr>
      <w:bookmarkStart w:id="870" w:name="_Toc42830337"/>
      <w:bookmarkStart w:id="871" w:name="_Toc42831591"/>
      <w:bookmarkStart w:id="872" w:name="_Ref14082945"/>
      <w:bookmarkStart w:id="873" w:name="_Toc197072229"/>
      <w:r>
        <w:t>Type 2 Hypotheses—iTC-Sourced</w:t>
      </w:r>
      <w:bookmarkEnd w:id="870"/>
      <w:bookmarkEnd w:id="871"/>
      <w:bookmarkEnd w:id="872"/>
      <w:bookmarkEnd w:id="873"/>
    </w:p>
    <w:p w14:paraId="3A65B87B" w14:textId="77777777" w:rsidR="000C1E45" w:rsidRDefault="004E7545">
      <w:pPr>
        <w:pStyle w:val="A3"/>
      </w:pPr>
      <w:bookmarkStart w:id="874" w:name="_Toc42830338"/>
      <w:bookmarkStart w:id="875" w:name="_Toc42831592"/>
      <w:bookmarkStart w:id="876" w:name="_Toc197072230"/>
      <w:r>
        <w:t>SQL Injection</w:t>
      </w:r>
      <w:bookmarkEnd w:id="874"/>
      <w:bookmarkEnd w:id="875"/>
      <w:bookmarkEnd w:id="876"/>
    </w:p>
    <w:p w14:paraId="6B632757" w14:textId="77777777" w:rsidR="000C1E45" w:rsidRDefault="004E7545">
      <w:pPr>
        <w:pStyle w:val="BodyText"/>
      </w:pPr>
      <w:r>
        <w:t xml:space="preserve">SQL Injection is a security vulnerability that allows an attacker to manipulate queries. Typically, these queries are made by an application to a database; however, if the database creates SQL code dynamically, or includes a client that creates SQL code dynamically, then this vulnerability may exist within the DBMS TOE. </w:t>
      </w:r>
    </w:p>
    <w:p w14:paraId="55E91A95" w14:textId="77777777" w:rsidR="000C1E45" w:rsidRDefault="004E7545">
      <w:pPr>
        <w:pStyle w:val="BodyText"/>
        <w:rPr>
          <w:rFonts w:asciiTheme="minorHAnsi" w:hAnsiTheme="minorHAnsi"/>
          <w:sz w:val="22"/>
          <w:szCs w:val="22"/>
        </w:rPr>
      </w:pPr>
      <w:r>
        <w:t xml:space="preserve">The result of such a query may allow an attacker to view data that would not normally be available to that user, may allow the user to infer information about the database structure or content, or may allow the attacker to modify or delete data. </w:t>
      </w:r>
    </w:p>
    <w:p w14:paraId="6AADA835" w14:textId="77777777" w:rsidR="000C1E45" w:rsidRDefault="004E7545">
      <w:pPr>
        <w:pStyle w:val="BodyText"/>
      </w:pPr>
      <w:r>
        <w:t xml:space="preserve">If the information presented for ADV_ARC.1-5 indicates that the DBMS dynamically creates queries from user input, the evaluator must test the effectiveness of the </w:t>
      </w:r>
      <w:r>
        <w:lastRenderedPageBreak/>
        <w:t xml:space="preserve">mitigation mechanisms. The evaluator must devise and execute at least one test case to demonstrate this function. It is recommended, but not required, that the test case be based on one of the attacks described by the Open Web Application Security Project (OWASP). </w:t>
      </w:r>
    </w:p>
    <w:p w14:paraId="231AF08B" w14:textId="77777777" w:rsidR="000C1E45" w:rsidRDefault="004E7545">
      <w:pPr>
        <w:pStyle w:val="BodyText"/>
      </w:pPr>
      <w:r>
        <w:t>The evaluator must also devise a test for SQL vulnerabilities if the public vulnerability search results indicate that recent (within two years) versions of the TOE were susceptible to an SQL Injection attack. Additional client or environmental components that may be described in public vulnerabilities only need to be tested if they are part of the DBMS TOE, or the operational environment described in the ST.</w:t>
      </w:r>
    </w:p>
    <w:p w14:paraId="5B8ABE90" w14:textId="77777777" w:rsidR="000C1E45" w:rsidRDefault="004E7545">
      <w:pPr>
        <w:pStyle w:val="BodyText"/>
      </w:pPr>
      <w:r>
        <w:t xml:space="preserve">If no relevant public vulnerabilities are found, and the evaluator determines that the DBMS does not dynamically create SQL queries (or any other query language code), then the evaluator will not be required to perform SQL Injection testing. </w:t>
      </w:r>
    </w:p>
    <w:p w14:paraId="74BD91BF" w14:textId="77777777" w:rsidR="000C1E45" w:rsidRDefault="004E7545">
      <w:pPr>
        <w:pStyle w:val="A2"/>
      </w:pPr>
      <w:bookmarkStart w:id="877" w:name="_Ref14082951"/>
      <w:bookmarkStart w:id="878" w:name="_Toc42831593"/>
      <w:bookmarkStart w:id="879" w:name="_Toc42830339"/>
      <w:bookmarkStart w:id="880" w:name="_Toc197072231"/>
      <w:r>
        <w:t>Type 3 Hypotheses—Evaluation-Team-Generated</w:t>
      </w:r>
      <w:bookmarkEnd w:id="877"/>
      <w:bookmarkEnd w:id="878"/>
      <w:bookmarkEnd w:id="879"/>
      <w:bookmarkEnd w:id="880"/>
    </w:p>
    <w:p w14:paraId="278D3AC2" w14:textId="77777777" w:rsidR="000C1E45" w:rsidRDefault="004E7545">
      <w:pPr>
        <w:pStyle w:val="BodyText"/>
        <w:rPr>
          <w:lang w:val="en-US"/>
        </w:rPr>
      </w:pPr>
      <w:r>
        <w:rPr>
          <w:lang w:val="en-US"/>
        </w:rPr>
        <w:t xml:space="preserve">The iTC has leveraged the expertise of the developers and the evaluation labs to diligently develop the appropriate search terms and vulnerability databases.  They have also thoughtfully considered the iTC-sourced hypotheses the evaluators should use based upon the applicable use case and the threats to be mitigated by the SFRs. Therefore, it is the intent of the iTC, for the evaluation to focus all effort on the Type 1 and Type 2 Hypotheses. </w:t>
      </w:r>
    </w:p>
    <w:p w14:paraId="7013ED61" w14:textId="77777777" w:rsidR="000C1E45" w:rsidRDefault="004E7545">
      <w:pPr>
        <w:pStyle w:val="BodyText"/>
        <w:rPr>
          <w:lang w:val="en-US"/>
        </w:rPr>
      </w:pPr>
      <w:r>
        <w:rPr>
          <w:lang w:val="en-US"/>
        </w:rPr>
        <w:t>If the evaluators discover a Type 3 potential flaw that they believe should be considered, they should work with their CB to determine the feasibility of pursuing the hypothesis. The CB may determine whether the potential flaw hypotheses are worth submitting to the iTC for consideration as Type 2 hypotheses in future drafts of the cPP/SD.</w:t>
      </w:r>
    </w:p>
    <w:p w14:paraId="47869853" w14:textId="77777777" w:rsidR="000C1E45" w:rsidRDefault="004E7545">
      <w:pPr>
        <w:pStyle w:val="A2"/>
      </w:pPr>
      <w:bookmarkStart w:id="881" w:name="_Toc42830340"/>
      <w:bookmarkStart w:id="882" w:name="_Ref14082281"/>
      <w:bookmarkStart w:id="883" w:name="_Toc42831594"/>
      <w:bookmarkStart w:id="884" w:name="_Toc197072232"/>
      <w:r>
        <w:t>Type 4 Hypotheses—Tool-Generated</w:t>
      </w:r>
      <w:bookmarkEnd w:id="881"/>
      <w:bookmarkEnd w:id="882"/>
      <w:bookmarkEnd w:id="883"/>
      <w:bookmarkEnd w:id="884"/>
    </w:p>
    <w:p w14:paraId="118E8C2F" w14:textId="77777777" w:rsidR="000C1E45" w:rsidRDefault="004E7545">
      <w:pPr>
        <w:pStyle w:val="BodyText"/>
        <w:rPr>
          <w:lang w:val="en-US"/>
        </w:rPr>
      </w:pPr>
      <w:r>
        <w:rPr>
          <w:lang w:val="en-US"/>
        </w:rPr>
        <w:t>The evaluator will determine the open Transmission Control Protocol (TCP) and User Datagram Protocol (UDP) ports (e.g. by scanning of the DBMS) and verify that there are no unknown open ports. All open ports must be associated with expected services and protocols.</w:t>
      </w:r>
    </w:p>
    <w:p w14:paraId="24A4AD5C" w14:textId="77777777" w:rsidR="000C1E45" w:rsidRDefault="004E7545">
      <w:r>
        <w:t xml:space="preserve">The evaluator will also choose a vulnerability scanning tool to scan for potential vulnerabilities. Although the iTC does not intend to restrict the list of tools that can be used, the tool must be able to provide up to date scanning, through updated signatures, or another mechanism. </w:t>
      </w:r>
    </w:p>
    <w:p w14:paraId="5C9B646F" w14:textId="77777777" w:rsidR="000C1E45" w:rsidRDefault="004E7545">
      <w:pPr>
        <w:pStyle w:val="A2"/>
      </w:pPr>
      <w:bookmarkStart w:id="885" w:name="_Ref14082494"/>
      <w:bookmarkStart w:id="886" w:name="_Toc42830341"/>
      <w:bookmarkStart w:id="887" w:name="_Ref14083129"/>
      <w:bookmarkStart w:id="888" w:name="_Ref14083243"/>
      <w:bookmarkStart w:id="889" w:name="_Ref14082447"/>
      <w:bookmarkStart w:id="890" w:name="_Ref14083079"/>
      <w:bookmarkStart w:id="891" w:name="_Ref14083208"/>
      <w:bookmarkStart w:id="892" w:name="_Toc42831595"/>
      <w:bookmarkStart w:id="893" w:name="_Toc197072233"/>
      <w:r>
        <w:t>Process for Evaluator Vulnerability Analysis</w:t>
      </w:r>
      <w:bookmarkEnd w:id="885"/>
      <w:bookmarkEnd w:id="886"/>
      <w:bookmarkEnd w:id="887"/>
      <w:bookmarkEnd w:id="888"/>
      <w:bookmarkEnd w:id="889"/>
      <w:bookmarkEnd w:id="890"/>
      <w:bookmarkEnd w:id="891"/>
      <w:bookmarkEnd w:id="892"/>
      <w:bookmarkEnd w:id="893"/>
    </w:p>
    <w:p w14:paraId="5068D123" w14:textId="77777777" w:rsidR="000C1E45" w:rsidRDefault="004E7545">
      <w:pPr>
        <w:pStyle w:val="BodyText"/>
        <w:rPr>
          <w:lang w:val="en-US"/>
        </w:rPr>
      </w:pPr>
      <w:r>
        <w:rPr>
          <w:lang w:val="en-US"/>
        </w:rPr>
        <w:t>As flaw hypotheses are generated from the activities described above, the evaluation team will disposition them; that is, attempt to prove, disprove, or determine the non-applicability of the hypotheses. This process is as follows:</w:t>
      </w:r>
    </w:p>
    <w:p w14:paraId="602C0B3F" w14:textId="77777777" w:rsidR="000C1E45" w:rsidRDefault="004E7545">
      <w:pPr>
        <w:pStyle w:val="BodyText"/>
        <w:rPr>
          <w:lang w:val="en-US"/>
        </w:rPr>
      </w:pPr>
      <w:r>
        <w:rPr>
          <w:lang w:val="en-US"/>
        </w:rPr>
        <w:t xml:space="preserve">The evaluator will refine each flaw hypothesis for the TOE and attempt to disprove it using the information provided by the developer or through penetration testing. </w:t>
      </w:r>
      <w:r>
        <w:rPr>
          <w:lang w:val="en-US"/>
        </w:rPr>
        <w:lastRenderedPageBreak/>
        <w:t xml:space="preserve">During this process, the evaluator is free to interact directly with the developer to determine if the flaw exists, including requests to the developer for additional evidence (e.g., detailed design information, consultation with engineering staff); the CB may be included in these discussions. </w:t>
      </w:r>
    </w:p>
    <w:p w14:paraId="14B8606F" w14:textId="77777777" w:rsidR="000C1E45" w:rsidRDefault="004E7545">
      <w:pPr>
        <w:pStyle w:val="A3"/>
      </w:pPr>
      <w:bookmarkStart w:id="894" w:name="_Toc42830342"/>
      <w:bookmarkStart w:id="895" w:name="_Toc42831596"/>
      <w:bookmarkStart w:id="896" w:name="_Toc197072234"/>
      <w:r>
        <w:t>Unavailable evidence</w:t>
      </w:r>
      <w:bookmarkEnd w:id="894"/>
      <w:bookmarkEnd w:id="895"/>
      <w:bookmarkEnd w:id="896"/>
    </w:p>
    <w:p w14:paraId="00582F10" w14:textId="77777777" w:rsidR="000C1E45" w:rsidRDefault="004E7545">
      <w:pPr>
        <w:pStyle w:val="BodyText"/>
        <w:rPr>
          <w:lang w:val="en-US"/>
        </w:rPr>
      </w:pPr>
      <w:r>
        <w:rPr>
          <w:lang w:val="en-US"/>
        </w:rPr>
        <w:t xml:space="preserve">In the case that the developer objects to the information being requested as being beyond that required by the evaluation activity/cPP and cannot provide other evidence that the flaw is disproved, the evaluator prepares an appropriate set of materials as follows: </w:t>
      </w:r>
    </w:p>
    <w:p w14:paraId="521216C8" w14:textId="77777777" w:rsidR="000C1E45" w:rsidRDefault="004E7545">
      <w:pPr>
        <w:pStyle w:val="BodyText"/>
        <w:numPr>
          <w:ilvl w:val="0"/>
          <w:numId w:val="25"/>
        </w:numPr>
        <w:rPr>
          <w:lang w:val="en-US"/>
        </w:rPr>
      </w:pPr>
      <w:r>
        <w:rPr>
          <w:lang w:val="en-US"/>
        </w:rPr>
        <w:t xml:space="preserve">The documents used in formulating the hypothesis, and why it represents a potential compromise against a specific TOE function; </w:t>
      </w:r>
    </w:p>
    <w:p w14:paraId="1B00E9AD" w14:textId="77777777" w:rsidR="000C1E45" w:rsidRDefault="004E7545">
      <w:pPr>
        <w:pStyle w:val="BodyText"/>
        <w:numPr>
          <w:ilvl w:val="0"/>
          <w:numId w:val="25"/>
        </w:numPr>
        <w:rPr>
          <w:lang w:val="en-US"/>
        </w:rPr>
      </w:pPr>
      <w:r>
        <w:rPr>
          <w:lang w:val="en-US"/>
        </w:rPr>
        <w:t>An argument why the flaw hypothesis could neither be proven nor disproved by the evidence provided so far; and</w:t>
      </w:r>
    </w:p>
    <w:p w14:paraId="0D114CBF" w14:textId="77777777" w:rsidR="000C1E45" w:rsidRDefault="004E7545">
      <w:pPr>
        <w:pStyle w:val="BodyText"/>
        <w:numPr>
          <w:ilvl w:val="0"/>
          <w:numId w:val="25"/>
        </w:numPr>
        <w:rPr>
          <w:lang w:val="en-US"/>
        </w:rPr>
      </w:pPr>
      <w:r>
        <w:rPr>
          <w:lang w:val="en-US"/>
        </w:rPr>
        <w:t xml:space="preserve">The types of information required to investigate the flaw hypothesis further. </w:t>
      </w:r>
    </w:p>
    <w:p w14:paraId="6BB9E605" w14:textId="77777777" w:rsidR="000C1E45" w:rsidRDefault="004E7545">
      <w:pPr>
        <w:pStyle w:val="BodyText"/>
        <w:rPr>
          <w:lang w:val="en-US"/>
        </w:rPr>
      </w:pPr>
      <w:r>
        <w:rPr>
          <w:lang w:val="en-US"/>
        </w:rPr>
        <w:t xml:space="preserve">The CB will then either approve or disapprove the request for additional information. If approved, the developer provides the requested evidence to disprove the flaw hypothesis (or, of course, acknowledge the flaw). </w:t>
      </w:r>
    </w:p>
    <w:p w14:paraId="55BA3537" w14:textId="77777777" w:rsidR="000C1E45" w:rsidRDefault="004E7545">
      <w:pPr>
        <w:pStyle w:val="BodyText"/>
        <w:rPr>
          <w:lang w:val="en-US"/>
        </w:rPr>
      </w:pPr>
      <w:r>
        <w:rPr>
          <w:lang w:val="en-US"/>
        </w:rPr>
        <w:t>If the CB disapproves the request for additional information, the evaluator will follow AVA_VAN.2.4E and devise suitable penetration tests to enable the flaw to be disproved or classified as a residual vulnerability.</w:t>
      </w:r>
    </w:p>
    <w:p w14:paraId="6398724B" w14:textId="77777777" w:rsidR="000C1E45" w:rsidRDefault="004E7545">
      <w:pPr>
        <w:pStyle w:val="A3"/>
      </w:pPr>
      <w:bookmarkStart w:id="897" w:name="_Toc42830343"/>
      <w:bookmarkStart w:id="898" w:name="_Toc42831597"/>
      <w:bookmarkStart w:id="899" w:name="_Toc197072235"/>
      <w:r>
        <w:t>Dealing with flaws</w:t>
      </w:r>
      <w:bookmarkEnd w:id="897"/>
      <w:bookmarkEnd w:id="898"/>
      <w:bookmarkEnd w:id="899"/>
    </w:p>
    <w:p w14:paraId="6A6595FD" w14:textId="77777777" w:rsidR="000C1E45" w:rsidRDefault="004E7545">
      <w:pPr>
        <w:pStyle w:val="BodyText"/>
        <w:rPr>
          <w:lang w:val="en-US"/>
        </w:rPr>
      </w:pPr>
      <w:r>
        <w:rPr>
          <w:lang w:val="en-US"/>
        </w:rPr>
        <w:t>If the evaluator finds a flaw, the evaluator must report these flaws to the developer. All reported flaws must be addressed as follows:</w:t>
      </w:r>
    </w:p>
    <w:p w14:paraId="5637F695" w14:textId="77777777" w:rsidR="000C1E45" w:rsidRDefault="004E7545">
      <w:pPr>
        <w:pStyle w:val="BodyText"/>
        <w:numPr>
          <w:ilvl w:val="0"/>
          <w:numId w:val="26"/>
        </w:numPr>
        <w:rPr>
          <w:lang w:val="en-US"/>
        </w:rPr>
      </w:pPr>
      <w:r>
        <w:rPr>
          <w:lang w:val="en-US"/>
        </w:rPr>
        <w:t xml:space="preserve">If the developer confirms that the flaw exists and that it is exploitable at Basic Attack Potential, then a change is made by the developer, and the resulting resolution is agreed by the evaluator.  </w:t>
      </w:r>
    </w:p>
    <w:p w14:paraId="3BFB8CA5" w14:textId="77777777" w:rsidR="000C1E45" w:rsidRDefault="004E7545">
      <w:pPr>
        <w:pStyle w:val="BodyText"/>
        <w:numPr>
          <w:ilvl w:val="0"/>
          <w:numId w:val="26"/>
        </w:numPr>
        <w:rPr>
          <w:lang w:val="en-US"/>
        </w:rPr>
      </w:pPr>
      <w:r>
        <w:rPr>
          <w:lang w:val="en-US"/>
        </w:rPr>
        <w:t xml:space="preserve">If the developer, the evaluator, and the CB agree that the flaw is exploitable only above Basic Attack Potential and does not require resolution for any other reason, and no change is made, then the flaw is noted as a residual vulnerability in the proprietary ETR.  </w:t>
      </w:r>
    </w:p>
    <w:p w14:paraId="3C4F599A" w14:textId="77777777" w:rsidR="000C1E45" w:rsidRDefault="004E7545">
      <w:pPr>
        <w:pStyle w:val="BodyText"/>
        <w:numPr>
          <w:ilvl w:val="0"/>
          <w:numId w:val="26"/>
        </w:numPr>
        <w:rPr>
          <w:lang w:val="en-US"/>
        </w:rPr>
      </w:pPr>
      <w:r>
        <w:rPr>
          <w:lang w:val="en-US"/>
        </w:rPr>
        <w:t>If the developer and evaluator agree that the flaw is exploitable only above Basic Attack Potential, but it is deemed critical to fix because of technology-specific or cPP-specific aspects such as typical use cases or operational environments, then a change is made by the developer, and the resulting resolution is agreed by the evaluator.</w:t>
      </w:r>
    </w:p>
    <w:p w14:paraId="4B2D439C" w14:textId="77777777" w:rsidR="000C1E45" w:rsidRDefault="004E7545">
      <w:pPr>
        <w:pStyle w:val="BodyText"/>
        <w:rPr>
          <w:lang w:val="en-US"/>
        </w:rPr>
      </w:pPr>
      <w:r>
        <w:rPr>
          <w:lang w:val="en-US"/>
        </w:rPr>
        <w:lastRenderedPageBreak/>
        <w:t>Disagreements between the evaluator and the developer regarding questions of the existence of a flaw, its attack potential, or whether it should be deemed critical to fix are resolved by the CB.</w:t>
      </w:r>
    </w:p>
    <w:p w14:paraId="22878945" w14:textId="77777777" w:rsidR="000C1E45" w:rsidRDefault="004E7545">
      <w:pPr>
        <w:pStyle w:val="BodyText"/>
        <w:rPr>
          <w:lang w:val="en-US"/>
        </w:rPr>
      </w:pPr>
      <w:r>
        <w:rPr>
          <w:lang w:val="en-US"/>
        </w:rPr>
        <w:t xml:space="preserve">Any testing performed by the evaluator and the results of the analysis are documented as outlined in </w:t>
      </w:r>
      <w:r>
        <w:rPr>
          <w:bCs/>
        </w:rPr>
        <w:t>Appendix</w:t>
      </w:r>
      <w:r>
        <w:rPr>
          <w:lang w:val="en-US"/>
        </w:rPr>
        <w:t xml:space="preserve"> </w:t>
      </w:r>
      <w:r>
        <w:rPr>
          <w:lang w:val="en-US"/>
        </w:rPr>
        <w:fldChar w:fldCharType="begin"/>
      </w:r>
      <w:r>
        <w:rPr>
          <w:lang w:val="en-US"/>
        </w:rPr>
        <w:instrText xml:space="preserve"> REF _Ref14082119 \w \h  \* MERGEFORMAT </w:instrText>
      </w:r>
      <w:r>
        <w:rPr>
          <w:lang w:val="en-US"/>
        </w:rPr>
      </w:r>
      <w:r>
        <w:rPr>
          <w:lang w:val="en-US"/>
        </w:rPr>
        <w:fldChar w:fldCharType="separate"/>
      </w:r>
      <w:r>
        <w:rPr>
          <w:lang w:val="en-US"/>
        </w:rPr>
        <w:t>A.7</w:t>
      </w:r>
      <w:r>
        <w:rPr>
          <w:lang w:val="en-US"/>
        </w:rPr>
        <w:fldChar w:fldCharType="end"/>
      </w:r>
      <w:r>
        <w:rPr>
          <w:lang w:val="en-US"/>
        </w:rPr>
        <w:t xml:space="preserve"> below.</w:t>
      </w:r>
    </w:p>
    <w:p w14:paraId="44A9EE7D" w14:textId="77777777" w:rsidR="000C1E45" w:rsidRDefault="004E7545">
      <w:pPr>
        <w:pStyle w:val="BodyText"/>
        <w:rPr>
          <w:lang w:val="en-US"/>
        </w:rPr>
      </w:pPr>
      <w:r>
        <w:rPr>
          <w:lang w:val="en-US"/>
        </w:rPr>
        <w:t xml:space="preserve">As indicated in </w:t>
      </w:r>
      <w:r>
        <w:rPr>
          <w:bCs/>
        </w:rPr>
        <w:t>Appendix</w:t>
      </w:r>
      <w:r>
        <w:t xml:space="preserve"> </w:t>
      </w:r>
      <w:r>
        <w:rPr>
          <w:lang w:val="en-US"/>
        </w:rPr>
        <w:fldChar w:fldCharType="begin"/>
      </w:r>
      <w:r>
        <w:rPr>
          <w:lang w:val="en-US"/>
        </w:rPr>
        <w:instrText xml:space="preserve"> REF _Ref14082119 \w \h  \* MERGEFORMAT </w:instrText>
      </w:r>
      <w:r>
        <w:rPr>
          <w:lang w:val="en-US"/>
        </w:rPr>
      </w:r>
      <w:r>
        <w:rPr>
          <w:lang w:val="en-US"/>
        </w:rPr>
        <w:fldChar w:fldCharType="separate"/>
      </w:r>
      <w:r>
        <w:rPr>
          <w:lang w:val="en-US"/>
        </w:rPr>
        <w:t>A.7</w:t>
      </w:r>
      <w:r>
        <w:rPr>
          <w:lang w:val="en-US"/>
        </w:rPr>
        <w:fldChar w:fldCharType="end"/>
      </w:r>
      <w:r>
        <w:rPr>
          <w:lang w:val="en-US"/>
        </w:rPr>
        <w:t xml:space="preserve">, the public statement with respect to vulnerability analysis that is performed on TOEs conformant to the cPP is constrained to coverage of flaws associated with Types 1 and 2 (defined in </w:t>
      </w:r>
      <w:r>
        <w:rPr>
          <w:bCs/>
        </w:rPr>
        <w:t>Appendix</w:t>
      </w:r>
      <w:r>
        <w:t xml:space="preserve"> </w:t>
      </w:r>
      <w:r>
        <w:rPr>
          <w:lang w:val="en-US"/>
        </w:rPr>
        <w:t xml:space="preserve"> </w:t>
      </w:r>
      <w:r>
        <w:rPr>
          <w:lang w:val="en-US"/>
        </w:rPr>
        <w:fldChar w:fldCharType="begin"/>
      </w:r>
      <w:r>
        <w:rPr>
          <w:lang w:val="en-US"/>
        </w:rPr>
        <w:instrText xml:space="preserve"> REF _Ref14082337 \w \h  \* MERGEFORMAT </w:instrText>
      </w:r>
      <w:r>
        <w:rPr>
          <w:lang w:val="en-US"/>
        </w:rPr>
      </w:r>
      <w:r>
        <w:rPr>
          <w:lang w:val="en-US"/>
        </w:rPr>
        <w:fldChar w:fldCharType="separate"/>
      </w:r>
      <w:r>
        <w:rPr>
          <w:lang w:val="en-US"/>
        </w:rPr>
        <w:t>A.1</w:t>
      </w:r>
      <w:r>
        <w:rPr>
          <w:lang w:val="en-US"/>
        </w:rPr>
        <w:fldChar w:fldCharType="end"/>
      </w:r>
      <w:r>
        <w:rPr>
          <w:lang w:val="en-US"/>
        </w:rPr>
        <w:t>) flaw hypotheses only. The fact that the iTC generates these candidate hypotheses indicates that these must be addressed.</w:t>
      </w:r>
    </w:p>
    <w:p w14:paraId="462F03C2" w14:textId="77777777" w:rsidR="000C1E45" w:rsidRDefault="004E7545">
      <w:pPr>
        <w:pStyle w:val="A2"/>
      </w:pPr>
      <w:bookmarkStart w:id="900" w:name="_Ref14082965"/>
      <w:bookmarkStart w:id="901" w:name="_Toc42830344"/>
      <w:bookmarkStart w:id="902" w:name="_Ref14082119"/>
      <w:bookmarkStart w:id="903" w:name="_Toc42831598"/>
      <w:bookmarkStart w:id="904" w:name="_Ref14083433"/>
      <w:bookmarkStart w:id="905" w:name="_Ref14083246"/>
      <w:bookmarkStart w:id="906" w:name="_Ref14083156"/>
      <w:bookmarkStart w:id="907" w:name="_Toc197072236"/>
      <w:r>
        <w:t>Reporting</w:t>
      </w:r>
      <w:bookmarkEnd w:id="900"/>
      <w:bookmarkEnd w:id="901"/>
      <w:bookmarkEnd w:id="902"/>
      <w:bookmarkEnd w:id="903"/>
      <w:bookmarkEnd w:id="904"/>
      <w:bookmarkEnd w:id="905"/>
      <w:bookmarkEnd w:id="906"/>
      <w:bookmarkEnd w:id="907"/>
    </w:p>
    <w:p w14:paraId="14AFF4DB" w14:textId="77777777" w:rsidR="000C1E45" w:rsidRDefault="004E7545">
      <w:pPr>
        <w:pStyle w:val="BodyText"/>
        <w:rPr>
          <w:lang w:val="en-US"/>
        </w:rPr>
      </w:pPr>
      <w:r>
        <w:rPr>
          <w:lang w:val="en-US"/>
        </w:rPr>
        <w:t>The evaluators shall produce a report on the vulnerability assessment that is delivered to the overseeing CB. This may form part of the ETR, or may be in another format if so required by the CB.</w:t>
      </w:r>
    </w:p>
    <w:p w14:paraId="3D51450F" w14:textId="77777777" w:rsidR="000C1E45" w:rsidRDefault="004E7545">
      <w:pPr>
        <w:pStyle w:val="BodyText"/>
        <w:rPr>
          <w:lang w:val="en-US"/>
        </w:rPr>
      </w:pPr>
      <w:r>
        <w:rPr>
          <w:lang w:val="en-US"/>
        </w:rPr>
        <w:t>This</w:t>
      </w:r>
      <w:r>
        <w:t xml:space="preserve"> </w:t>
      </w:r>
      <w:r>
        <w:rPr>
          <w:lang w:val="en-US"/>
        </w:rPr>
        <w:t>report must contain:</w:t>
      </w:r>
    </w:p>
    <w:p w14:paraId="71D31F92" w14:textId="77777777" w:rsidR="000C1E45" w:rsidRDefault="004E7545">
      <w:pPr>
        <w:pStyle w:val="BodyText"/>
        <w:numPr>
          <w:ilvl w:val="0"/>
          <w:numId w:val="27"/>
        </w:numPr>
        <w:rPr>
          <w:lang w:val="en-US"/>
        </w:rPr>
      </w:pPr>
      <w:r>
        <w:rPr>
          <w:lang w:val="en-US"/>
        </w:rPr>
        <w:t xml:space="preserve">The flaw identifiers returned when the procedures for searching public sources were followed according to instructions in the SD per Appendix </w:t>
      </w:r>
      <w:r>
        <w:rPr>
          <w:lang w:val="en-US"/>
        </w:rPr>
        <w:fldChar w:fldCharType="begin"/>
      </w:r>
      <w:r>
        <w:rPr>
          <w:lang w:val="en-US"/>
        </w:rPr>
        <w:instrText xml:space="preserve"> REF _Ref14082646 \w \h </w:instrText>
      </w:r>
      <w:r>
        <w:rPr>
          <w:lang w:val="en-US"/>
        </w:rPr>
      </w:r>
      <w:r>
        <w:rPr>
          <w:lang w:val="en-US"/>
        </w:rPr>
        <w:fldChar w:fldCharType="separate"/>
      </w:r>
      <w:r>
        <w:rPr>
          <w:lang w:val="en-US"/>
        </w:rPr>
        <w:t>A.2</w:t>
      </w:r>
      <w:r>
        <w:rPr>
          <w:lang w:val="en-US"/>
        </w:rPr>
        <w:fldChar w:fldCharType="end"/>
      </w:r>
      <w:r>
        <w:rPr>
          <w:lang w:val="en-US"/>
        </w:rPr>
        <w:t xml:space="preserve"> (cf. AVA_VAN.2-4);</w:t>
      </w:r>
    </w:p>
    <w:p w14:paraId="4B6F1D0C" w14:textId="77777777" w:rsidR="000C1E45" w:rsidRDefault="004E7545">
      <w:pPr>
        <w:pStyle w:val="BodyText"/>
        <w:numPr>
          <w:ilvl w:val="0"/>
          <w:numId w:val="27"/>
        </w:numPr>
        <w:rPr>
          <w:lang w:val="en-US"/>
        </w:rPr>
      </w:pPr>
      <w:r>
        <w:rPr>
          <w:lang w:val="en-US"/>
        </w:rPr>
        <w:t xml:space="preserve">A statement that the evaluators have examined the Type 1 flaw hypotheses specified in this SD in Appendix </w:t>
      </w:r>
      <w:r>
        <w:rPr>
          <w:lang w:val="en-US"/>
        </w:rPr>
        <w:fldChar w:fldCharType="begin"/>
      </w:r>
      <w:r>
        <w:rPr>
          <w:lang w:val="en-US"/>
        </w:rPr>
        <w:instrText xml:space="preserve"> REF _Ref14082646 \w \h </w:instrText>
      </w:r>
      <w:r>
        <w:rPr>
          <w:lang w:val="en-US"/>
        </w:rPr>
      </w:r>
      <w:r>
        <w:rPr>
          <w:lang w:val="en-US"/>
        </w:rPr>
        <w:fldChar w:fldCharType="separate"/>
      </w:r>
      <w:r>
        <w:rPr>
          <w:lang w:val="en-US"/>
        </w:rPr>
        <w:t>A.2</w:t>
      </w:r>
      <w:r>
        <w:rPr>
          <w:lang w:val="en-US"/>
        </w:rPr>
        <w:fldChar w:fldCharType="end"/>
      </w:r>
      <w:r>
        <w:rPr>
          <w:lang w:val="en-US"/>
        </w:rPr>
        <w:t xml:space="preserve"> (i.e. the flaws listed in the previous bullet) and the Type 2 flaw hypotheses specified in this SD by the iTC in Appendix </w:t>
      </w:r>
      <w:r>
        <w:rPr>
          <w:lang w:val="en-US"/>
        </w:rPr>
        <w:fldChar w:fldCharType="begin"/>
      </w:r>
      <w:r>
        <w:rPr>
          <w:lang w:val="en-US"/>
        </w:rPr>
        <w:instrText xml:space="preserve"> REF _Ref14082945 \w \h </w:instrText>
      </w:r>
      <w:r>
        <w:rPr>
          <w:lang w:val="en-US"/>
        </w:rPr>
      </w:r>
      <w:r>
        <w:rPr>
          <w:lang w:val="en-US"/>
        </w:rPr>
        <w:fldChar w:fldCharType="separate"/>
      </w:r>
      <w:r>
        <w:rPr>
          <w:lang w:val="en-US"/>
        </w:rPr>
        <w:t>A.3</w:t>
      </w:r>
      <w:r>
        <w:rPr>
          <w:lang w:val="en-US"/>
        </w:rPr>
        <w:fldChar w:fldCharType="end"/>
      </w:r>
      <w:r>
        <w:rPr>
          <w:lang w:val="en-US"/>
        </w:rPr>
        <w:t>;</w:t>
      </w:r>
    </w:p>
    <w:p w14:paraId="00BA3CB1" w14:textId="77777777" w:rsidR="000C1E45" w:rsidRDefault="004E7545">
      <w:pPr>
        <w:pStyle w:val="BodyText"/>
        <w:numPr>
          <w:ilvl w:val="0"/>
          <w:numId w:val="27"/>
        </w:numPr>
        <w:rPr>
          <w:lang w:val="en-US"/>
        </w:rPr>
      </w:pPr>
      <w:r>
        <w:rPr>
          <w:lang w:val="en-US"/>
        </w:rPr>
        <w:t xml:space="preserve">A list of all of the flaw hypotheses generated (cf. AVA_VAN.2-4); </w:t>
      </w:r>
    </w:p>
    <w:p w14:paraId="03B6F1ED" w14:textId="77777777" w:rsidR="000C1E45" w:rsidRDefault="004E7545">
      <w:pPr>
        <w:pStyle w:val="BodyText"/>
        <w:numPr>
          <w:ilvl w:val="0"/>
          <w:numId w:val="27"/>
        </w:numPr>
        <w:rPr>
          <w:lang w:val="en-US"/>
        </w:rPr>
      </w:pPr>
      <w:r>
        <w:rPr>
          <w:lang w:val="en-US"/>
        </w:rPr>
        <w:t>The evaluator penetration testing effort, outlining the testing approach, configuration, depth and results (cf. AVA_VAN.2-10);</w:t>
      </w:r>
    </w:p>
    <w:p w14:paraId="1C6BB73D" w14:textId="77777777" w:rsidR="000C1E45" w:rsidRDefault="004E7545">
      <w:pPr>
        <w:pStyle w:val="BodyText"/>
        <w:numPr>
          <w:ilvl w:val="0"/>
          <w:numId w:val="27"/>
        </w:numPr>
        <w:rPr>
          <w:lang w:val="en-US"/>
        </w:rPr>
      </w:pPr>
      <w:r>
        <w:rPr>
          <w:lang w:val="en-US"/>
        </w:rPr>
        <w:t>All documentation used to generate the flaw hypotheses (in identifying the documentation used in coming up with the flaw hypotheses, the evaluation team must characterize the documentation so that a reader can determine whether it is strictly required by this SD, and the nature of the documentation (design information, developer engineering notebooks, etc.));</w:t>
      </w:r>
    </w:p>
    <w:p w14:paraId="6B616F97" w14:textId="77777777" w:rsidR="000C1E45" w:rsidRDefault="004E7545">
      <w:pPr>
        <w:pStyle w:val="BodyText"/>
        <w:numPr>
          <w:ilvl w:val="0"/>
          <w:numId w:val="27"/>
        </w:numPr>
        <w:rPr>
          <w:lang w:val="en-US"/>
        </w:rPr>
      </w:pPr>
      <w:r>
        <w:rPr>
          <w:lang w:val="en-US"/>
        </w:rPr>
        <w:t xml:space="preserve">How each flaw hypothesis was resolved (this includes whether the original flaw hypothesis was confirmed or disproved, and any analysis relating to whether a residual vulnerability is exploitable by an attacker with Basic Attack Potential) (cf. AVA_VAN.2-11); </w:t>
      </w:r>
    </w:p>
    <w:p w14:paraId="1402D8E6" w14:textId="77777777" w:rsidR="000C1E45" w:rsidRDefault="004E7545">
      <w:pPr>
        <w:pStyle w:val="BodyText"/>
        <w:numPr>
          <w:ilvl w:val="0"/>
          <w:numId w:val="27"/>
        </w:numPr>
        <w:rPr>
          <w:lang w:val="en-US"/>
        </w:rPr>
      </w:pPr>
      <w:r>
        <w:rPr>
          <w:lang w:val="en-US"/>
        </w:rPr>
        <w:t>The evaluator shall report all exploitable vulnerabilities and residual vulnerabilities, detailing for each:</w:t>
      </w:r>
    </w:p>
    <w:p w14:paraId="4C47B41D" w14:textId="77777777" w:rsidR="000C1E45" w:rsidRDefault="004E7545">
      <w:pPr>
        <w:pStyle w:val="BodyText"/>
        <w:numPr>
          <w:ilvl w:val="0"/>
          <w:numId w:val="28"/>
        </w:numPr>
        <w:ind w:left="1440"/>
        <w:rPr>
          <w:lang w:val="en-US"/>
        </w:rPr>
      </w:pPr>
      <w:r>
        <w:rPr>
          <w:lang w:val="en-US"/>
        </w:rPr>
        <w:lastRenderedPageBreak/>
        <w:t>Its source (e.g. [CEM] activity being undertaken when it was conceived, known to the evaluator, read in a publication);</w:t>
      </w:r>
    </w:p>
    <w:p w14:paraId="75D59E17" w14:textId="77777777" w:rsidR="000C1E45" w:rsidRDefault="004E7545">
      <w:pPr>
        <w:pStyle w:val="BodyText"/>
        <w:numPr>
          <w:ilvl w:val="0"/>
          <w:numId w:val="28"/>
        </w:numPr>
        <w:ind w:left="1440"/>
        <w:rPr>
          <w:lang w:val="en-US"/>
        </w:rPr>
      </w:pPr>
      <w:r>
        <w:rPr>
          <w:lang w:val="en-US"/>
        </w:rPr>
        <w:t>The SFR(s) not met;</w:t>
      </w:r>
    </w:p>
    <w:p w14:paraId="1F1EC53B" w14:textId="77777777" w:rsidR="000C1E45" w:rsidRDefault="004E7545">
      <w:pPr>
        <w:pStyle w:val="BodyText"/>
        <w:numPr>
          <w:ilvl w:val="0"/>
          <w:numId w:val="28"/>
        </w:numPr>
        <w:ind w:left="1440"/>
        <w:rPr>
          <w:lang w:val="en-US"/>
        </w:rPr>
      </w:pPr>
      <w:r>
        <w:rPr>
          <w:lang w:val="en-US"/>
        </w:rPr>
        <w:t>A description;</w:t>
      </w:r>
    </w:p>
    <w:p w14:paraId="7A81190F" w14:textId="77777777" w:rsidR="000C1E45" w:rsidRDefault="004E7545">
      <w:pPr>
        <w:pStyle w:val="BodyText"/>
        <w:numPr>
          <w:ilvl w:val="0"/>
          <w:numId w:val="28"/>
        </w:numPr>
        <w:ind w:left="1440"/>
        <w:rPr>
          <w:lang w:val="en-US"/>
        </w:rPr>
      </w:pPr>
      <w:r>
        <w:rPr>
          <w:lang w:val="en-US"/>
        </w:rPr>
        <w:t>Whether it is exploitable in its operational environment or not (i.e. exploitable or residual).</w:t>
      </w:r>
    </w:p>
    <w:p w14:paraId="45AB503B" w14:textId="77777777" w:rsidR="000C1E45" w:rsidRDefault="004E7545">
      <w:pPr>
        <w:pStyle w:val="BodyText"/>
        <w:numPr>
          <w:ilvl w:val="0"/>
          <w:numId w:val="28"/>
        </w:numPr>
        <w:ind w:left="1440"/>
        <w:rPr>
          <w:lang w:val="en-US"/>
        </w:rPr>
      </w:pPr>
      <w:r>
        <w:rPr>
          <w:lang w:val="en-US"/>
        </w:rPr>
        <w:t>The amount of time, level of expertise, level of knowledge of the TOE, level of opportunity and the equipment required to perform the identified vulnerabilities (cf. AVA_VAN.2-12);</w:t>
      </w:r>
    </w:p>
    <w:p w14:paraId="5831C3F8" w14:textId="77777777" w:rsidR="000C1E45" w:rsidRDefault="004E7545">
      <w:pPr>
        <w:pStyle w:val="BodyText"/>
        <w:numPr>
          <w:ilvl w:val="0"/>
          <w:numId w:val="28"/>
        </w:numPr>
        <w:ind w:hanging="720"/>
        <w:rPr>
          <w:lang w:val="en-US"/>
        </w:rPr>
      </w:pPr>
      <w:r>
        <w:rPr>
          <w:lang w:val="en-US"/>
        </w:rPr>
        <w:t xml:space="preserve">In the case that actual testing was performed in the investigation (either as part of flaw hypothesis generation using tools specified by the iTC in </w:t>
      </w:r>
      <w:r>
        <w:rPr>
          <w:bCs/>
        </w:rPr>
        <w:t>Appendix</w:t>
      </w:r>
      <w:r>
        <w:t xml:space="preserve"> </w:t>
      </w:r>
      <w:r>
        <w:rPr>
          <w:lang w:val="en-US"/>
        </w:rPr>
        <w:t xml:space="preserve"> </w:t>
      </w:r>
      <w:r>
        <w:rPr>
          <w:lang w:val="en-US"/>
        </w:rPr>
        <w:fldChar w:fldCharType="begin"/>
      </w:r>
      <w:r>
        <w:rPr>
          <w:lang w:val="en-US"/>
        </w:rPr>
        <w:instrText xml:space="preserve"> REF _Ref14082281 \w \h  \* MERGEFORMAT </w:instrText>
      </w:r>
      <w:r>
        <w:rPr>
          <w:lang w:val="en-US"/>
        </w:rPr>
      </w:r>
      <w:r>
        <w:rPr>
          <w:lang w:val="en-US"/>
        </w:rPr>
        <w:fldChar w:fldCharType="separate"/>
      </w:r>
      <w:r>
        <w:rPr>
          <w:lang w:val="en-US"/>
        </w:rPr>
        <w:t>A.5</w:t>
      </w:r>
      <w:r>
        <w:rPr>
          <w:lang w:val="en-US"/>
        </w:rPr>
        <w:fldChar w:fldCharType="end"/>
      </w:r>
      <w:r>
        <w:rPr>
          <w:lang w:val="en-US"/>
        </w:rPr>
        <w:t xml:space="preserve"> or in proving/disproving a particular flaw) the steps followed in setting up the TOE (and any required test equipment); executing the test; post-test procedures; and the actual results (to a level of detail that allow repetition of the test, including the following:</w:t>
      </w:r>
    </w:p>
    <w:p w14:paraId="0837E773" w14:textId="77777777" w:rsidR="000C1E45" w:rsidRDefault="004E7545">
      <w:pPr>
        <w:pStyle w:val="BodyText"/>
        <w:numPr>
          <w:ilvl w:val="0"/>
          <w:numId w:val="29"/>
        </w:numPr>
        <w:ind w:left="1440" w:hanging="360"/>
        <w:rPr>
          <w:lang w:val="en-US"/>
        </w:rPr>
      </w:pPr>
      <w:r>
        <w:rPr>
          <w:lang w:val="en-US"/>
        </w:rPr>
        <w:t>Identification of the potential vulnerability the TOE is being tested for;</w:t>
      </w:r>
    </w:p>
    <w:p w14:paraId="63B6DEE6" w14:textId="77777777" w:rsidR="000C1E45" w:rsidRDefault="004E7545">
      <w:pPr>
        <w:pStyle w:val="BodyText"/>
        <w:numPr>
          <w:ilvl w:val="0"/>
          <w:numId w:val="29"/>
        </w:numPr>
        <w:ind w:left="1440" w:hanging="360"/>
        <w:rPr>
          <w:lang w:val="en-US"/>
        </w:rPr>
      </w:pPr>
      <w:r>
        <w:rPr>
          <w:lang w:val="en-US"/>
        </w:rPr>
        <w:t>Instructions to connect and setup all required test equipment as required to conduct the penetration test;</w:t>
      </w:r>
    </w:p>
    <w:p w14:paraId="7991F944" w14:textId="77777777" w:rsidR="000C1E45" w:rsidRDefault="004E7545">
      <w:pPr>
        <w:pStyle w:val="BodyText"/>
        <w:numPr>
          <w:ilvl w:val="0"/>
          <w:numId w:val="29"/>
        </w:numPr>
        <w:ind w:left="1440" w:hanging="360"/>
        <w:rPr>
          <w:lang w:val="en-US"/>
        </w:rPr>
      </w:pPr>
      <w:r>
        <w:rPr>
          <w:lang w:val="en-US"/>
        </w:rPr>
        <w:t>Instructions to establish all penetration test pre-requisite initial conditions;</w:t>
      </w:r>
    </w:p>
    <w:p w14:paraId="70148C21" w14:textId="77777777" w:rsidR="000C1E45" w:rsidRDefault="004E7545">
      <w:pPr>
        <w:pStyle w:val="BodyText"/>
        <w:numPr>
          <w:ilvl w:val="0"/>
          <w:numId w:val="29"/>
        </w:numPr>
        <w:ind w:left="1440" w:hanging="360"/>
        <w:rPr>
          <w:lang w:val="en-US"/>
        </w:rPr>
      </w:pPr>
      <w:r>
        <w:rPr>
          <w:lang w:val="en-US"/>
        </w:rPr>
        <w:t>Instructions to stimulate the TSF;</w:t>
      </w:r>
    </w:p>
    <w:p w14:paraId="5F50B384" w14:textId="77777777" w:rsidR="000C1E45" w:rsidRDefault="004E7545">
      <w:pPr>
        <w:pStyle w:val="BodyText"/>
        <w:numPr>
          <w:ilvl w:val="0"/>
          <w:numId w:val="29"/>
        </w:numPr>
        <w:ind w:left="1440" w:hanging="360"/>
        <w:rPr>
          <w:lang w:val="en-US"/>
        </w:rPr>
      </w:pPr>
      <w:r>
        <w:rPr>
          <w:lang w:val="en-US"/>
        </w:rPr>
        <w:t xml:space="preserve">Instructions for observing the </w:t>
      </w:r>
      <w:proofErr w:type="spellStart"/>
      <w:r>
        <w:rPr>
          <w:lang w:val="en-US"/>
        </w:rPr>
        <w:t>behaviour</w:t>
      </w:r>
      <w:proofErr w:type="spellEnd"/>
      <w:r>
        <w:rPr>
          <w:lang w:val="en-US"/>
        </w:rPr>
        <w:t xml:space="preserve"> of the TSF;</w:t>
      </w:r>
    </w:p>
    <w:p w14:paraId="3603AD97" w14:textId="77777777" w:rsidR="000C1E45" w:rsidRDefault="004E7545">
      <w:pPr>
        <w:pStyle w:val="BodyText"/>
        <w:numPr>
          <w:ilvl w:val="0"/>
          <w:numId w:val="29"/>
        </w:numPr>
        <w:ind w:left="1440" w:hanging="360"/>
        <w:rPr>
          <w:lang w:val="en-US"/>
        </w:rPr>
      </w:pPr>
      <w:r>
        <w:rPr>
          <w:lang w:val="en-US"/>
        </w:rPr>
        <w:t xml:space="preserve">Descriptions of all expected results and the necessary analysis to be performed on the observed </w:t>
      </w:r>
      <w:proofErr w:type="spellStart"/>
      <w:r>
        <w:rPr>
          <w:lang w:val="en-US"/>
        </w:rPr>
        <w:t>behaviour</w:t>
      </w:r>
      <w:proofErr w:type="spellEnd"/>
      <w:r>
        <w:rPr>
          <w:lang w:val="en-US"/>
        </w:rPr>
        <w:t xml:space="preserve"> for comparison against expected results;</w:t>
      </w:r>
    </w:p>
    <w:p w14:paraId="46273D24" w14:textId="77777777" w:rsidR="000C1E45" w:rsidRDefault="004E7545">
      <w:pPr>
        <w:pStyle w:val="BodyText"/>
        <w:numPr>
          <w:ilvl w:val="0"/>
          <w:numId w:val="29"/>
        </w:numPr>
        <w:ind w:left="1440" w:hanging="360"/>
        <w:rPr>
          <w:lang w:val="en-US"/>
        </w:rPr>
      </w:pPr>
      <w:r>
        <w:rPr>
          <w:lang w:val="en-US"/>
        </w:rPr>
        <w:t>Instructions to conclude the test and establish the necessary post-test state for the TOE. (cf. AVA_VAN.2-7).</w:t>
      </w:r>
    </w:p>
    <w:p w14:paraId="6A616C43" w14:textId="77777777" w:rsidR="000C1E45" w:rsidRDefault="004E7545">
      <w:pPr>
        <w:pStyle w:val="Appendix"/>
      </w:pPr>
      <w:bookmarkStart w:id="908" w:name="_Toc42831599"/>
      <w:bookmarkStart w:id="909" w:name="_Toc42830345"/>
      <w:bookmarkStart w:id="910" w:name="_Toc197072237"/>
      <w:r>
        <w:lastRenderedPageBreak/>
        <w:t>Glossary</w:t>
      </w:r>
      <w:bookmarkEnd w:id="851"/>
      <w:bookmarkEnd w:id="852"/>
      <w:bookmarkEnd w:id="853"/>
      <w:bookmarkEnd w:id="854"/>
      <w:bookmarkEnd w:id="908"/>
      <w:bookmarkEnd w:id="909"/>
      <w:bookmarkEnd w:id="910"/>
    </w:p>
    <w:p w14:paraId="36832C8B" w14:textId="77777777" w:rsidR="000C1E45" w:rsidRDefault="004E7545">
      <w:r>
        <w:t>The terms, definitions and abbreviations given in [CC1] and [CEM] apply to this document. Additional terms, definitions and abbreviations applicable are found in the DBMS cPP. In addition, the following are used in this document:</w:t>
      </w:r>
    </w:p>
    <w:p w14:paraId="6150A10B" w14:textId="77777777" w:rsidR="000C1E45" w:rsidRDefault="004E7545">
      <w:pPr>
        <w:pStyle w:val="A2"/>
      </w:pPr>
      <w:bookmarkStart w:id="911" w:name="_Toc42830346"/>
      <w:bookmarkStart w:id="912" w:name="_Toc42831600"/>
      <w:bookmarkStart w:id="913" w:name="_Toc197072238"/>
      <w:r>
        <w:t>Terms and Definitions</w:t>
      </w:r>
      <w:bookmarkEnd w:id="911"/>
      <w:bookmarkEnd w:id="912"/>
      <w:bookmarkEnd w:id="913"/>
    </w:p>
    <w:tbl>
      <w:tblPr>
        <w:tblW w:w="9112" w:type="dxa"/>
        <w:tblInd w:w="8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3352"/>
        <w:gridCol w:w="5760"/>
      </w:tblGrid>
      <w:tr w:rsidR="000C1E45" w14:paraId="15BEE637" w14:textId="77777777">
        <w:trPr>
          <w:cantSplit/>
          <w:tblHeader/>
        </w:trPr>
        <w:tc>
          <w:tcPr>
            <w:tcW w:w="3352" w:type="dxa"/>
            <w:tcBorders>
              <w:top w:val="single" w:sz="4" w:space="0" w:color="auto"/>
              <w:bottom w:val="single" w:sz="6" w:space="0" w:color="auto"/>
            </w:tcBorders>
            <w:shd w:val="clear" w:color="auto" w:fill="C5E0B3" w:themeFill="accent6" w:themeFillTint="66"/>
          </w:tcPr>
          <w:p w14:paraId="6D3F06F3" w14:textId="77777777" w:rsidR="000C1E45" w:rsidRDefault="004E7545">
            <w:pPr>
              <w:pStyle w:val="Tableheader"/>
              <w:rPr>
                <w:rFonts w:cs="Arial"/>
                <w:szCs w:val="20"/>
              </w:rPr>
            </w:pPr>
            <w:r>
              <w:rPr>
                <w:rFonts w:cs="Arial"/>
                <w:szCs w:val="20"/>
              </w:rPr>
              <w:t>Term</w:t>
            </w:r>
          </w:p>
        </w:tc>
        <w:tc>
          <w:tcPr>
            <w:tcW w:w="5760" w:type="dxa"/>
            <w:tcBorders>
              <w:top w:val="single" w:sz="4" w:space="0" w:color="auto"/>
              <w:bottom w:val="single" w:sz="6" w:space="0" w:color="auto"/>
            </w:tcBorders>
            <w:shd w:val="clear" w:color="auto" w:fill="C5E0B3" w:themeFill="accent6" w:themeFillTint="66"/>
          </w:tcPr>
          <w:p w14:paraId="25FA7DF5" w14:textId="77777777" w:rsidR="000C1E45" w:rsidRDefault="004E7545">
            <w:pPr>
              <w:pStyle w:val="Tableheader"/>
              <w:rPr>
                <w:rFonts w:cs="Arial"/>
                <w:szCs w:val="20"/>
              </w:rPr>
            </w:pPr>
            <w:r>
              <w:rPr>
                <w:rFonts w:cs="Arial"/>
                <w:szCs w:val="20"/>
              </w:rPr>
              <w:t>Meaning</w:t>
            </w:r>
          </w:p>
        </w:tc>
      </w:tr>
      <w:tr w:rsidR="000C1E45" w14:paraId="2306C7B2" w14:textId="77777777">
        <w:trPr>
          <w:cantSplit/>
        </w:trPr>
        <w:tc>
          <w:tcPr>
            <w:tcW w:w="3352" w:type="dxa"/>
          </w:tcPr>
          <w:p w14:paraId="57928706" w14:textId="77777777" w:rsidR="000C1E45" w:rsidRDefault="004E7545">
            <w:pPr>
              <w:pStyle w:val="TableEntry"/>
              <w:rPr>
                <w:rFonts w:cs="Arial"/>
                <w:szCs w:val="20"/>
              </w:rPr>
            </w:pPr>
            <w:r>
              <w:rPr>
                <w:rFonts w:cs="Arial"/>
                <w:szCs w:val="20"/>
              </w:rPr>
              <w:t>Administrator</w:t>
            </w:r>
          </w:p>
        </w:tc>
        <w:tc>
          <w:tcPr>
            <w:tcW w:w="5760" w:type="dxa"/>
          </w:tcPr>
          <w:p w14:paraId="2B52D01E" w14:textId="77777777" w:rsidR="000C1E45" w:rsidRDefault="004E7545">
            <w:pPr>
              <w:pStyle w:val="TableEntry"/>
              <w:rPr>
                <w:rFonts w:cs="Arial"/>
                <w:szCs w:val="20"/>
              </w:rPr>
            </w:pPr>
            <w:r>
              <w:rPr>
                <w:rFonts w:cs="Arial"/>
                <w:szCs w:val="20"/>
              </w:rPr>
              <w:t>The term ‘Administrator’ refers to a user who has been specifically granted the authority to manage some portion or the entire TOE and whose actions may affect the DAC. Administrators may possess special privileges that provide capabilities to override portions of the access control policy.</w:t>
            </w:r>
          </w:p>
        </w:tc>
      </w:tr>
      <w:tr w:rsidR="000C1E45" w14:paraId="6C7445DF" w14:textId="77777777">
        <w:trPr>
          <w:cantSplit/>
        </w:trPr>
        <w:tc>
          <w:tcPr>
            <w:tcW w:w="3352" w:type="dxa"/>
            <w:tcBorders>
              <w:top w:val="single" w:sz="6" w:space="0" w:color="auto"/>
              <w:left w:val="single" w:sz="4" w:space="0" w:color="auto"/>
              <w:bottom w:val="single" w:sz="6" w:space="0" w:color="auto"/>
              <w:right w:val="single" w:sz="6" w:space="0" w:color="auto"/>
            </w:tcBorders>
          </w:tcPr>
          <w:p w14:paraId="5627C55D" w14:textId="77777777" w:rsidR="000C1E45" w:rsidRDefault="004E7545">
            <w:pPr>
              <w:pStyle w:val="TableEntry"/>
              <w:rPr>
                <w:rFonts w:cs="Arial"/>
                <w:szCs w:val="20"/>
              </w:rPr>
            </w:pPr>
            <w:r>
              <w:rPr>
                <w:rFonts w:cs="Arial"/>
                <w:szCs w:val="20"/>
              </w:rPr>
              <w:t>Application</w:t>
            </w:r>
          </w:p>
        </w:tc>
        <w:tc>
          <w:tcPr>
            <w:tcW w:w="5760" w:type="dxa"/>
            <w:tcBorders>
              <w:top w:val="single" w:sz="6" w:space="0" w:color="auto"/>
              <w:left w:val="single" w:sz="6" w:space="0" w:color="auto"/>
              <w:bottom w:val="single" w:sz="6" w:space="0" w:color="auto"/>
              <w:right w:val="single" w:sz="4" w:space="0" w:color="auto"/>
            </w:tcBorders>
          </w:tcPr>
          <w:p w14:paraId="4ECB687C" w14:textId="77777777" w:rsidR="000C1E45" w:rsidRDefault="004E7545">
            <w:pPr>
              <w:pStyle w:val="TableEntry"/>
              <w:rPr>
                <w:rFonts w:cs="Arial"/>
                <w:szCs w:val="20"/>
              </w:rPr>
            </w:pPr>
            <w:r>
              <w:rPr>
                <w:rFonts w:cs="Arial"/>
                <w:szCs w:val="20"/>
              </w:rPr>
              <w:t>An executable program.</w:t>
            </w:r>
          </w:p>
        </w:tc>
      </w:tr>
      <w:tr w:rsidR="000C1E45" w14:paraId="34110E54" w14:textId="77777777">
        <w:trPr>
          <w:cantSplit/>
        </w:trPr>
        <w:tc>
          <w:tcPr>
            <w:tcW w:w="3352" w:type="dxa"/>
            <w:tcBorders>
              <w:top w:val="single" w:sz="6" w:space="0" w:color="auto"/>
              <w:left w:val="single" w:sz="4" w:space="0" w:color="auto"/>
              <w:bottom w:val="single" w:sz="6" w:space="0" w:color="auto"/>
              <w:right w:val="single" w:sz="6" w:space="0" w:color="auto"/>
            </w:tcBorders>
          </w:tcPr>
          <w:p w14:paraId="43A95A46" w14:textId="77777777" w:rsidR="000C1E45" w:rsidRDefault="004E7545">
            <w:pPr>
              <w:pStyle w:val="TableEntry"/>
              <w:rPr>
                <w:rFonts w:cs="Arial"/>
                <w:szCs w:val="20"/>
              </w:rPr>
            </w:pPr>
            <w:r>
              <w:rPr>
                <w:rFonts w:cs="Arial"/>
                <w:szCs w:val="20"/>
              </w:rPr>
              <w:t>Database Management System (DBMS)</w:t>
            </w:r>
          </w:p>
        </w:tc>
        <w:tc>
          <w:tcPr>
            <w:tcW w:w="5760" w:type="dxa"/>
            <w:tcBorders>
              <w:top w:val="single" w:sz="6" w:space="0" w:color="auto"/>
              <w:left w:val="single" w:sz="6" w:space="0" w:color="auto"/>
              <w:bottom w:val="single" w:sz="6" w:space="0" w:color="auto"/>
              <w:right w:val="single" w:sz="4" w:space="0" w:color="auto"/>
            </w:tcBorders>
          </w:tcPr>
          <w:p w14:paraId="52F8F663" w14:textId="77777777" w:rsidR="000C1E45" w:rsidRDefault="004E7545">
            <w:pPr>
              <w:pStyle w:val="TableEntry"/>
              <w:rPr>
                <w:rFonts w:cs="Arial"/>
                <w:szCs w:val="20"/>
              </w:rPr>
            </w:pPr>
            <w:r>
              <w:rPr>
                <w:rFonts w:cs="Arial"/>
                <w:szCs w:val="20"/>
              </w:rPr>
              <w:t>A sui</w:t>
            </w:r>
            <w:r>
              <w:rPr>
                <w:rFonts w:cs="Arial"/>
                <w:spacing w:val="-2"/>
                <w:szCs w:val="20"/>
              </w:rPr>
              <w:t>t</w:t>
            </w:r>
            <w:r>
              <w:rPr>
                <w:rFonts w:cs="Arial"/>
                <w:szCs w:val="20"/>
              </w:rPr>
              <w:t>e</w:t>
            </w:r>
            <w:r>
              <w:rPr>
                <w:rFonts w:cs="Arial"/>
                <w:spacing w:val="-1"/>
                <w:szCs w:val="20"/>
              </w:rPr>
              <w:t xml:space="preserve"> </w:t>
            </w:r>
            <w:r>
              <w:rPr>
                <w:rFonts w:cs="Arial"/>
                <w:szCs w:val="20"/>
              </w:rPr>
              <w:t>of p</w:t>
            </w:r>
            <w:r>
              <w:rPr>
                <w:rFonts w:cs="Arial"/>
                <w:spacing w:val="-2"/>
                <w:szCs w:val="20"/>
              </w:rPr>
              <w:t>r</w:t>
            </w:r>
            <w:r>
              <w:rPr>
                <w:rFonts w:cs="Arial"/>
                <w:spacing w:val="2"/>
                <w:szCs w:val="20"/>
              </w:rPr>
              <w:t>o</w:t>
            </w:r>
            <w:r>
              <w:rPr>
                <w:rFonts w:cs="Arial"/>
                <w:spacing w:val="-3"/>
                <w:szCs w:val="20"/>
              </w:rPr>
              <w:t>g</w:t>
            </w:r>
            <w:r>
              <w:rPr>
                <w:rFonts w:cs="Arial"/>
                <w:spacing w:val="1"/>
                <w:szCs w:val="20"/>
              </w:rPr>
              <w:t>r</w:t>
            </w:r>
            <w:r>
              <w:rPr>
                <w:rFonts w:cs="Arial"/>
                <w:spacing w:val="-1"/>
                <w:szCs w:val="20"/>
              </w:rPr>
              <w:t>a</w:t>
            </w:r>
            <w:r>
              <w:rPr>
                <w:rFonts w:cs="Arial"/>
                <w:szCs w:val="20"/>
              </w:rPr>
              <w:t>ms th</w:t>
            </w:r>
            <w:r>
              <w:rPr>
                <w:rFonts w:cs="Arial"/>
                <w:spacing w:val="-1"/>
                <w:szCs w:val="20"/>
              </w:rPr>
              <w:t>a</w:t>
            </w:r>
            <w:r>
              <w:rPr>
                <w:rFonts w:cs="Arial"/>
                <w:szCs w:val="20"/>
              </w:rPr>
              <w:t xml:space="preserve">t </w:t>
            </w:r>
            <w:r>
              <w:rPr>
                <w:rFonts w:cs="Arial"/>
                <w:spacing w:val="3"/>
                <w:szCs w:val="20"/>
              </w:rPr>
              <w:t>t</w:t>
            </w:r>
            <w:r>
              <w:rPr>
                <w:rFonts w:cs="Arial"/>
                <w:spacing w:val="-5"/>
                <w:szCs w:val="20"/>
              </w:rPr>
              <w:t>y</w:t>
            </w:r>
            <w:r>
              <w:rPr>
                <w:rFonts w:cs="Arial"/>
                <w:szCs w:val="20"/>
              </w:rPr>
              <w:t>pi</w:t>
            </w:r>
            <w:r>
              <w:rPr>
                <w:rFonts w:cs="Arial"/>
                <w:spacing w:val="1"/>
                <w:szCs w:val="20"/>
              </w:rPr>
              <w:t>ca</w:t>
            </w:r>
            <w:r>
              <w:rPr>
                <w:rFonts w:cs="Arial"/>
                <w:szCs w:val="20"/>
              </w:rPr>
              <w:t>l</w:t>
            </w:r>
            <w:r>
              <w:rPr>
                <w:rFonts w:cs="Arial"/>
                <w:spacing w:val="3"/>
                <w:szCs w:val="20"/>
              </w:rPr>
              <w:t>l</w:t>
            </w:r>
            <w:r>
              <w:rPr>
                <w:rFonts w:cs="Arial"/>
                <w:szCs w:val="20"/>
              </w:rPr>
              <w:t>y</w:t>
            </w:r>
            <w:r>
              <w:rPr>
                <w:rFonts w:cs="Arial"/>
                <w:spacing w:val="-5"/>
                <w:szCs w:val="20"/>
              </w:rPr>
              <w:t xml:space="preserve"> </w:t>
            </w:r>
            <w:r>
              <w:rPr>
                <w:rFonts w:cs="Arial"/>
                <w:szCs w:val="20"/>
              </w:rPr>
              <w:t>manage l</w:t>
            </w:r>
            <w:r>
              <w:rPr>
                <w:rFonts w:cs="Arial"/>
                <w:spacing w:val="-2"/>
                <w:szCs w:val="20"/>
              </w:rPr>
              <w:t>a</w:t>
            </w:r>
            <w:r>
              <w:rPr>
                <w:rFonts w:cs="Arial"/>
                <w:szCs w:val="20"/>
              </w:rPr>
              <w:t>rge</w:t>
            </w:r>
            <w:r>
              <w:rPr>
                <w:rFonts w:cs="Arial"/>
                <w:spacing w:val="-1"/>
                <w:szCs w:val="20"/>
              </w:rPr>
              <w:t xml:space="preserve"> </w:t>
            </w:r>
            <w:r>
              <w:rPr>
                <w:rFonts w:cs="Arial"/>
                <w:szCs w:val="20"/>
              </w:rPr>
              <w:t>stru</w:t>
            </w:r>
            <w:r>
              <w:rPr>
                <w:rFonts w:cs="Arial"/>
                <w:spacing w:val="-1"/>
                <w:szCs w:val="20"/>
              </w:rPr>
              <w:t>c</w:t>
            </w:r>
            <w:r>
              <w:rPr>
                <w:rFonts w:cs="Arial"/>
                <w:szCs w:val="20"/>
              </w:rPr>
              <w:t>tu</w:t>
            </w:r>
            <w:r>
              <w:rPr>
                <w:rFonts w:cs="Arial"/>
                <w:spacing w:val="1"/>
                <w:szCs w:val="20"/>
              </w:rPr>
              <w:t>r</w:t>
            </w:r>
            <w:r>
              <w:rPr>
                <w:rFonts w:cs="Arial"/>
                <w:spacing w:val="-1"/>
                <w:szCs w:val="20"/>
              </w:rPr>
              <w:t>e</w:t>
            </w:r>
            <w:r>
              <w:rPr>
                <w:rFonts w:cs="Arial"/>
                <w:szCs w:val="20"/>
              </w:rPr>
              <w:t>d sets of</w:t>
            </w:r>
            <w:r>
              <w:rPr>
                <w:rFonts w:cs="Arial"/>
                <w:spacing w:val="-1"/>
                <w:szCs w:val="20"/>
              </w:rPr>
              <w:t xml:space="preserve"> </w:t>
            </w:r>
            <w:r>
              <w:rPr>
                <w:rFonts w:cs="Arial"/>
                <w:spacing w:val="2"/>
                <w:szCs w:val="20"/>
              </w:rPr>
              <w:t>p</w:t>
            </w:r>
            <w:r>
              <w:rPr>
                <w:rFonts w:cs="Arial"/>
                <w:spacing w:val="-1"/>
                <w:szCs w:val="20"/>
              </w:rPr>
              <w:t>e</w:t>
            </w:r>
            <w:r>
              <w:rPr>
                <w:rFonts w:cs="Arial"/>
                <w:szCs w:val="20"/>
              </w:rPr>
              <w:t>rsist</w:t>
            </w:r>
            <w:r>
              <w:rPr>
                <w:rFonts w:cs="Arial"/>
                <w:spacing w:val="-1"/>
                <w:szCs w:val="20"/>
              </w:rPr>
              <w:t>e</w:t>
            </w:r>
            <w:r>
              <w:rPr>
                <w:rFonts w:cs="Arial"/>
                <w:szCs w:val="20"/>
              </w:rPr>
              <w:t>nt dat</w:t>
            </w:r>
            <w:r>
              <w:rPr>
                <w:rFonts w:cs="Arial"/>
                <w:spacing w:val="-1"/>
                <w:szCs w:val="20"/>
              </w:rPr>
              <w:t>a</w:t>
            </w:r>
            <w:r>
              <w:rPr>
                <w:rFonts w:cs="Arial"/>
                <w:szCs w:val="20"/>
              </w:rPr>
              <w:t>, off</w:t>
            </w:r>
            <w:r>
              <w:rPr>
                <w:rFonts w:cs="Arial"/>
                <w:spacing w:val="-1"/>
                <w:szCs w:val="20"/>
              </w:rPr>
              <w:t>e</w:t>
            </w:r>
            <w:r>
              <w:rPr>
                <w:rFonts w:cs="Arial"/>
                <w:szCs w:val="20"/>
              </w:rPr>
              <w:t>ri</w:t>
            </w:r>
            <w:r>
              <w:rPr>
                <w:rFonts w:cs="Arial"/>
                <w:spacing w:val="1"/>
                <w:szCs w:val="20"/>
              </w:rPr>
              <w:t>n</w:t>
            </w:r>
            <w:r>
              <w:rPr>
                <w:rFonts w:cs="Arial"/>
                <w:szCs w:val="20"/>
              </w:rPr>
              <w:t>g</w:t>
            </w:r>
            <w:r>
              <w:rPr>
                <w:rFonts w:cs="Arial"/>
                <w:spacing w:val="-3"/>
                <w:szCs w:val="20"/>
              </w:rPr>
              <w:t xml:space="preserve"> </w:t>
            </w:r>
            <w:r>
              <w:rPr>
                <w:rFonts w:cs="Arial"/>
                <w:spacing w:val="-1"/>
                <w:szCs w:val="20"/>
              </w:rPr>
              <w:t>a</w:t>
            </w:r>
            <w:r>
              <w:rPr>
                <w:rFonts w:cs="Arial"/>
                <w:szCs w:val="20"/>
              </w:rPr>
              <w:t>d</w:t>
            </w:r>
            <w:r>
              <w:rPr>
                <w:rFonts w:cs="Arial"/>
                <w:spacing w:val="2"/>
                <w:szCs w:val="20"/>
              </w:rPr>
              <w:t xml:space="preserve"> </w:t>
            </w:r>
            <w:r>
              <w:rPr>
                <w:rFonts w:cs="Arial"/>
                <w:szCs w:val="20"/>
              </w:rPr>
              <w:t>hoc</w:t>
            </w:r>
            <w:r>
              <w:rPr>
                <w:rFonts w:cs="Arial"/>
                <w:spacing w:val="-1"/>
                <w:szCs w:val="20"/>
              </w:rPr>
              <w:t xml:space="preserve"> </w:t>
            </w:r>
            <w:r>
              <w:rPr>
                <w:rFonts w:cs="Arial"/>
                <w:szCs w:val="20"/>
              </w:rPr>
              <w:t>qu</w:t>
            </w:r>
            <w:r>
              <w:rPr>
                <w:rFonts w:cs="Arial"/>
                <w:spacing w:val="-1"/>
                <w:szCs w:val="20"/>
              </w:rPr>
              <w:t>e</w:t>
            </w:r>
            <w:r>
              <w:rPr>
                <w:rFonts w:cs="Arial"/>
                <w:spacing w:val="3"/>
                <w:szCs w:val="20"/>
              </w:rPr>
              <w:t>r</w:t>
            </w:r>
            <w:r>
              <w:rPr>
                <w:rFonts w:cs="Arial"/>
                <w:szCs w:val="20"/>
              </w:rPr>
              <w:t>y</w:t>
            </w:r>
            <w:r>
              <w:rPr>
                <w:rFonts w:cs="Arial"/>
                <w:spacing w:val="-5"/>
                <w:szCs w:val="20"/>
              </w:rPr>
              <w:t xml:space="preserve"> </w:t>
            </w:r>
            <w:r>
              <w:rPr>
                <w:rFonts w:cs="Arial"/>
                <w:spacing w:val="1"/>
                <w:szCs w:val="20"/>
              </w:rPr>
              <w:t>f</w:t>
            </w:r>
            <w:r>
              <w:rPr>
                <w:rFonts w:cs="Arial"/>
                <w:spacing w:val="-1"/>
                <w:szCs w:val="20"/>
              </w:rPr>
              <w:t>ac</w:t>
            </w:r>
            <w:r>
              <w:rPr>
                <w:rFonts w:cs="Arial"/>
                <w:szCs w:val="20"/>
              </w:rPr>
              <w:t>ilities to m</w:t>
            </w:r>
            <w:r>
              <w:rPr>
                <w:rFonts w:cs="Arial"/>
                <w:spacing w:val="-1"/>
                <w:szCs w:val="20"/>
              </w:rPr>
              <w:t>a</w:t>
            </w:r>
            <w:r>
              <w:rPr>
                <w:rFonts w:cs="Arial"/>
                <w:spacing w:val="2"/>
                <w:szCs w:val="20"/>
              </w:rPr>
              <w:t>n</w:t>
            </w:r>
            <w:r>
              <w:rPr>
                <w:rFonts w:cs="Arial"/>
                <w:szCs w:val="20"/>
              </w:rPr>
              <w:t>y</w:t>
            </w:r>
            <w:r>
              <w:rPr>
                <w:rFonts w:cs="Arial"/>
                <w:spacing w:val="-5"/>
                <w:szCs w:val="20"/>
              </w:rPr>
              <w:t xml:space="preserve"> </w:t>
            </w:r>
            <w:r>
              <w:rPr>
                <w:rFonts w:cs="Arial"/>
                <w:szCs w:val="20"/>
              </w:rPr>
              <w:t>u</w:t>
            </w:r>
            <w:r>
              <w:rPr>
                <w:rFonts w:cs="Arial"/>
                <w:spacing w:val="2"/>
                <w:szCs w:val="20"/>
              </w:rPr>
              <w:t>s</w:t>
            </w:r>
            <w:r>
              <w:rPr>
                <w:rFonts w:cs="Arial"/>
                <w:spacing w:val="-1"/>
                <w:szCs w:val="20"/>
              </w:rPr>
              <w:t>e</w:t>
            </w:r>
            <w:r>
              <w:rPr>
                <w:rFonts w:cs="Arial"/>
                <w:szCs w:val="20"/>
              </w:rPr>
              <w:t>rs. They</w:t>
            </w:r>
            <w:r>
              <w:rPr>
                <w:rFonts w:cs="Arial"/>
                <w:spacing w:val="-3"/>
                <w:szCs w:val="20"/>
              </w:rPr>
              <w:t xml:space="preserve"> </w:t>
            </w:r>
            <w:r>
              <w:rPr>
                <w:rFonts w:cs="Arial"/>
                <w:spacing w:val="-1"/>
                <w:szCs w:val="20"/>
              </w:rPr>
              <w:t>a</w:t>
            </w:r>
            <w:r>
              <w:rPr>
                <w:rFonts w:cs="Arial"/>
                <w:spacing w:val="1"/>
                <w:szCs w:val="20"/>
              </w:rPr>
              <w:t>r</w:t>
            </w:r>
            <w:r>
              <w:rPr>
                <w:rFonts w:cs="Arial"/>
                <w:szCs w:val="20"/>
              </w:rPr>
              <w:t>e</w:t>
            </w:r>
            <w:r>
              <w:rPr>
                <w:rFonts w:cs="Arial"/>
                <w:spacing w:val="-1"/>
                <w:szCs w:val="20"/>
              </w:rPr>
              <w:t xml:space="preserve"> </w:t>
            </w:r>
            <w:r>
              <w:rPr>
                <w:rFonts w:cs="Arial"/>
                <w:szCs w:val="20"/>
              </w:rPr>
              <w:t>wid</w:t>
            </w:r>
            <w:r>
              <w:rPr>
                <w:rFonts w:cs="Arial"/>
                <w:spacing w:val="-1"/>
                <w:szCs w:val="20"/>
              </w:rPr>
              <w:t>e</w:t>
            </w:r>
            <w:r>
              <w:rPr>
                <w:rFonts w:cs="Arial"/>
                <w:spacing w:val="5"/>
                <w:szCs w:val="20"/>
              </w:rPr>
              <w:t>l</w:t>
            </w:r>
            <w:r>
              <w:rPr>
                <w:rFonts w:cs="Arial"/>
                <w:szCs w:val="20"/>
              </w:rPr>
              <w:t>y</w:t>
            </w:r>
            <w:r>
              <w:rPr>
                <w:rFonts w:cs="Arial"/>
                <w:spacing w:val="-5"/>
                <w:szCs w:val="20"/>
              </w:rPr>
              <w:t xml:space="preserve"> </w:t>
            </w:r>
            <w:r>
              <w:rPr>
                <w:rFonts w:cs="Arial"/>
                <w:szCs w:val="20"/>
              </w:rPr>
              <w:t>used</w:t>
            </w:r>
            <w:r>
              <w:rPr>
                <w:rFonts w:cs="Arial"/>
                <w:spacing w:val="-1"/>
                <w:szCs w:val="20"/>
              </w:rPr>
              <w:t xml:space="preserve"> </w:t>
            </w:r>
            <w:r>
              <w:rPr>
                <w:rFonts w:cs="Arial"/>
                <w:szCs w:val="20"/>
              </w:rPr>
              <w:t>in</w:t>
            </w:r>
            <w:r>
              <w:rPr>
                <w:rFonts w:cs="Arial"/>
                <w:spacing w:val="2"/>
                <w:szCs w:val="20"/>
              </w:rPr>
              <w:t xml:space="preserve"> </w:t>
            </w:r>
            <w:r>
              <w:rPr>
                <w:rFonts w:cs="Arial"/>
                <w:szCs w:val="20"/>
              </w:rPr>
              <w:t>busin</w:t>
            </w:r>
            <w:r>
              <w:rPr>
                <w:rFonts w:cs="Arial"/>
                <w:spacing w:val="-1"/>
                <w:szCs w:val="20"/>
              </w:rPr>
              <w:t>e</w:t>
            </w:r>
            <w:r>
              <w:rPr>
                <w:rFonts w:cs="Arial"/>
                <w:szCs w:val="20"/>
              </w:rPr>
              <w:t>ss applic</w:t>
            </w:r>
            <w:r>
              <w:rPr>
                <w:rFonts w:cs="Arial"/>
                <w:spacing w:val="-2"/>
                <w:szCs w:val="20"/>
              </w:rPr>
              <w:t>a</w:t>
            </w:r>
            <w:r>
              <w:rPr>
                <w:rFonts w:cs="Arial"/>
                <w:szCs w:val="20"/>
              </w:rPr>
              <w:t>tions.</w:t>
            </w:r>
          </w:p>
        </w:tc>
      </w:tr>
      <w:tr w:rsidR="000C1E45" w14:paraId="4D2BA20B" w14:textId="77777777">
        <w:trPr>
          <w:cantSplit/>
        </w:trPr>
        <w:tc>
          <w:tcPr>
            <w:tcW w:w="3352" w:type="dxa"/>
            <w:tcBorders>
              <w:top w:val="single" w:sz="6" w:space="0" w:color="auto"/>
              <w:left w:val="single" w:sz="4" w:space="0" w:color="auto"/>
              <w:bottom w:val="single" w:sz="6" w:space="0" w:color="auto"/>
              <w:right w:val="single" w:sz="6" w:space="0" w:color="auto"/>
            </w:tcBorders>
          </w:tcPr>
          <w:p w14:paraId="0D5F889B" w14:textId="77777777" w:rsidR="000C1E45" w:rsidRDefault="004E7545">
            <w:pPr>
              <w:pStyle w:val="TableEntry"/>
              <w:rPr>
                <w:rFonts w:cs="Arial"/>
                <w:szCs w:val="20"/>
              </w:rPr>
            </w:pPr>
            <w:r>
              <w:rPr>
                <w:rFonts w:cs="Arial"/>
                <w:szCs w:val="20"/>
              </w:rPr>
              <w:t>Discr</w:t>
            </w:r>
            <w:r>
              <w:rPr>
                <w:rFonts w:cs="Arial"/>
                <w:spacing w:val="-2"/>
                <w:szCs w:val="20"/>
              </w:rPr>
              <w:t>e</w:t>
            </w:r>
            <w:r>
              <w:rPr>
                <w:rFonts w:cs="Arial"/>
                <w:szCs w:val="20"/>
              </w:rPr>
              <w:t>tionary A</w:t>
            </w:r>
            <w:r>
              <w:rPr>
                <w:rFonts w:cs="Arial"/>
                <w:spacing w:val="-1"/>
                <w:szCs w:val="20"/>
              </w:rPr>
              <w:t>cce</w:t>
            </w:r>
            <w:r>
              <w:rPr>
                <w:rFonts w:cs="Arial"/>
                <w:szCs w:val="20"/>
              </w:rPr>
              <w:t>ss C</w:t>
            </w:r>
            <w:r>
              <w:rPr>
                <w:rFonts w:cs="Arial"/>
                <w:spacing w:val="2"/>
                <w:szCs w:val="20"/>
              </w:rPr>
              <w:t>o</w:t>
            </w:r>
            <w:r>
              <w:rPr>
                <w:rFonts w:cs="Arial"/>
                <w:szCs w:val="20"/>
              </w:rPr>
              <w:t xml:space="preserve">ntrol </w:t>
            </w:r>
            <w:r>
              <w:rPr>
                <w:rFonts w:cs="Arial"/>
                <w:spacing w:val="-1"/>
                <w:szCs w:val="20"/>
              </w:rPr>
              <w:t>(</w:t>
            </w:r>
            <w:r>
              <w:rPr>
                <w:rFonts w:cs="Arial"/>
                <w:szCs w:val="20"/>
              </w:rPr>
              <w:t>DAC)</w:t>
            </w:r>
          </w:p>
        </w:tc>
        <w:tc>
          <w:tcPr>
            <w:tcW w:w="5760" w:type="dxa"/>
            <w:tcBorders>
              <w:top w:val="single" w:sz="6" w:space="0" w:color="auto"/>
              <w:left w:val="single" w:sz="6" w:space="0" w:color="auto"/>
              <w:bottom w:val="single" w:sz="6" w:space="0" w:color="auto"/>
              <w:right w:val="single" w:sz="4" w:space="0" w:color="auto"/>
            </w:tcBorders>
          </w:tcPr>
          <w:p w14:paraId="25085EDA" w14:textId="77777777" w:rsidR="000C1E45" w:rsidRDefault="004E7545">
            <w:pPr>
              <w:pStyle w:val="TableEntry"/>
              <w:rPr>
                <w:rFonts w:cs="Arial"/>
                <w:szCs w:val="20"/>
              </w:rPr>
            </w:pPr>
            <w:r>
              <w:rPr>
                <w:rFonts w:cs="Arial"/>
                <w:szCs w:val="20"/>
              </w:rPr>
              <w:t>A m</w:t>
            </w:r>
            <w:r>
              <w:rPr>
                <w:rFonts w:cs="Arial"/>
                <w:spacing w:val="-1"/>
                <w:szCs w:val="20"/>
              </w:rPr>
              <w:t>ea</w:t>
            </w:r>
            <w:r>
              <w:rPr>
                <w:rFonts w:cs="Arial"/>
                <w:szCs w:val="20"/>
              </w:rPr>
              <w:t xml:space="preserve">ns of </w:t>
            </w:r>
            <w:r>
              <w:rPr>
                <w:rFonts w:cs="Arial"/>
                <w:spacing w:val="-2"/>
                <w:szCs w:val="20"/>
              </w:rPr>
              <w:t>r</w:t>
            </w:r>
            <w:r>
              <w:rPr>
                <w:rFonts w:cs="Arial"/>
                <w:spacing w:val="-1"/>
                <w:szCs w:val="20"/>
              </w:rPr>
              <w:t>e</w:t>
            </w:r>
            <w:r>
              <w:rPr>
                <w:rFonts w:cs="Arial"/>
                <w:szCs w:val="20"/>
              </w:rPr>
              <w:t>stricti</w:t>
            </w:r>
            <w:r>
              <w:rPr>
                <w:rFonts w:cs="Arial"/>
                <w:spacing w:val="2"/>
                <w:szCs w:val="20"/>
              </w:rPr>
              <w:t>n</w:t>
            </w:r>
            <w:r>
              <w:rPr>
                <w:rFonts w:cs="Arial"/>
                <w:szCs w:val="20"/>
              </w:rPr>
              <w:t>g</w:t>
            </w:r>
            <w:r>
              <w:rPr>
                <w:rFonts w:cs="Arial"/>
                <w:spacing w:val="-3"/>
                <w:szCs w:val="20"/>
              </w:rPr>
              <w:t xml:space="preserve"> </w:t>
            </w:r>
            <w:r>
              <w:rPr>
                <w:rFonts w:cs="Arial"/>
                <w:spacing w:val="1"/>
                <w:szCs w:val="20"/>
              </w:rPr>
              <w:t>a</w:t>
            </w:r>
            <w:r>
              <w:rPr>
                <w:rFonts w:cs="Arial"/>
                <w:spacing w:val="-1"/>
                <w:szCs w:val="20"/>
              </w:rPr>
              <w:t>cce</w:t>
            </w:r>
            <w:r>
              <w:rPr>
                <w:rFonts w:cs="Arial"/>
                <w:szCs w:val="20"/>
              </w:rPr>
              <w:t>ss to o</w:t>
            </w:r>
            <w:r>
              <w:rPr>
                <w:rFonts w:cs="Arial"/>
                <w:spacing w:val="2"/>
                <w:szCs w:val="20"/>
              </w:rPr>
              <w:t>b</w:t>
            </w:r>
            <w:r>
              <w:rPr>
                <w:rFonts w:cs="Arial"/>
                <w:szCs w:val="20"/>
              </w:rPr>
              <w:t>je</w:t>
            </w:r>
            <w:r>
              <w:rPr>
                <w:rFonts w:cs="Arial"/>
                <w:spacing w:val="-2"/>
                <w:szCs w:val="20"/>
              </w:rPr>
              <w:t>c</w:t>
            </w:r>
            <w:r>
              <w:rPr>
                <w:rFonts w:cs="Arial"/>
                <w:szCs w:val="20"/>
              </w:rPr>
              <w:t>ts bas</w:t>
            </w:r>
            <w:r>
              <w:rPr>
                <w:rFonts w:cs="Arial"/>
                <w:spacing w:val="-1"/>
                <w:szCs w:val="20"/>
              </w:rPr>
              <w:t>e</w:t>
            </w:r>
            <w:r>
              <w:rPr>
                <w:rFonts w:cs="Arial"/>
                <w:szCs w:val="20"/>
              </w:rPr>
              <w:t>d on the identi</w:t>
            </w:r>
            <w:r>
              <w:rPr>
                <w:rFonts w:cs="Arial"/>
                <w:spacing w:val="3"/>
                <w:szCs w:val="20"/>
              </w:rPr>
              <w:t>t</w:t>
            </w:r>
            <w:r>
              <w:rPr>
                <w:rFonts w:cs="Arial"/>
                <w:szCs w:val="20"/>
              </w:rPr>
              <w:t>y</w:t>
            </w:r>
            <w:r>
              <w:rPr>
                <w:rFonts w:cs="Arial"/>
                <w:spacing w:val="-5"/>
                <w:szCs w:val="20"/>
              </w:rPr>
              <w:t xml:space="preserve"> </w:t>
            </w:r>
            <w:r>
              <w:rPr>
                <w:rFonts w:cs="Arial"/>
                <w:szCs w:val="20"/>
              </w:rPr>
              <w:t>of subj</w:t>
            </w:r>
            <w:r>
              <w:rPr>
                <w:rFonts w:cs="Arial"/>
                <w:spacing w:val="-1"/>
                <w:szCs w:val="20"/>
              </w:rPr>
              <w:t>ec</w:t>
            </w:r>
            <w:r>
              <w:rPr>
                <w:rFonts w:cs="Arial"/>
                <w:szCs w:val="20"/>
              </w:rPr>
              <w:t>ts and/</w:t>
            </w:r>
            <w:r>
              <w:rPr>
                <w:rFonts w:cs="Arial"/>
                <w:spacing w:val="2"/>
                <w:szCs w:val="20"/>
              </w:rPr>
              <w:t>o</w:t>
            </w:r>
            <w:r>
              <w:rPr>
                <w:rFonts w:cs="Arial"/>
                <w:szCs w:val="20"/>
              </w:rPr>
              <w:t>r g</w:t>
            </w:r>
            <w:r>
              <w:rPr>
                <w:rFonts w:cs="Arial"/>
                <w:spacing w:val="-2"/>
                <w:szCs w:val="20"/>
              </w:rPr>
              <w:t>r</w:t>
            </w:r>
            <w:r>
              <w:rPr>
                <w:rFonts w:cs="Arial"/>
                <w:szCs w:val="20"/>
              </w:rPr>
              <w:t>oups to whi</w:t>
            </w:r>
            <w:r>
              <w:rPr>
                <w:rFonts w:cs="Arial"/>
                <w:spacing w:val="-1"/>
                <w:szCs w:val="20"/>
              </w:rPr>
              <w:t>c</w:t>
            </w:r>
            <w:r>
              <w:rPr>
                <w:rFonts w:cs="Arial"/>
                <w:szCs w:val="20"/>
              </w:rPr>
              <w:t>h th</w:t>
            </w:r>
            <w:r>
              <w:rPr>
                <w:rFonts w:cs="Arial"/>
                <w:spacing w:val="4"/>
                <w:szCs w:val="20"/>
              </w:rPr>
              <w:t>e</w:t>
            </w:r>
            <w:r>
              <w:rPr>
                <w:rFonts w:cs="Arial"/>
                <w:szCs w:val="20"/>
              </w:rPr>
              <w:t>y</w:t>
            </w:r>
            <w:r>
              <w:rPr>
                <w:rFonts w:cs="Arial"/>
                <w:spacing w:val="-5"/>
                <w:szCs w:val="20"/>
              </w:rPr>
              <w:t xml:space="preserve"> </w:t>
            </w:r>
            <w:r>
              <w:rPr>
                <w:rFonts w:cs="Arial"/>
                <w:szCs w:val="20"/>
              </w:rPr>
              <w:t>b</w:t>
            </w:r>
            <w:r>
              <w:rPr>
                <w:rFonts w:cs="Arial"/>
                <w:spacing w:val="1"/>
                <w:szCs w:val="20"/>
              </w:rPr>
              <w:t>e</w:t>
            </w:r>
            <w:r>
              <w:rPr>
                <w:rFonts w:cs="Arial"/>
                <w:szCs w:val="20"/>
              </w:rPr>
              <w:t>lo</w:t>
            </w:r>
            <w:r>
              <w:rPr>
                <w:rFonts w:cs="Arial"/>
                <w:spacing w:val="2"/>
                <w:szCs w:val="20"/>
              </w:rPr>
              <w:t>n</w:t>
            </w:r>
            <w:r>
              <w:rPr>
                <w:rFonts w:cs="Arial"/>
                <w:spacing w:val="-3"/>
                <w:szCs w:val="20"/>
              </w:rPr>
              <w:t>g</w:t>
            </w:r>
            <w:r>
              <w:rPr>
                <w:rFonts w:cs="Arial"/>
                <w:szCs w:val="20"/>
              </w:rPr>
              <w:t>.</w:t>
            </w:r>
            <w:r>
              <w:rPr>
                <w:rFonts w:cs="Arial"/>
                <w:spacing w:val="60"/>
                <w:szCs w:val="20"/>
              </w:rPr>
              <w:t xml:space="preserve"> </w:t>
            </w:r>
            <w:r>
              <w:rPr>
                <w:rFonts w:cs="Arial"/>
                <w:szCs w:val="20"/>
              </w:rPr>
              <w:t>Those</w:t>
            </w:r>
            <w:r>
              <w:rPr>
                <w:rFonts w:cs="Arial"/>
                <w:spacing w:val="1"/>
                <w:szCs w:val="20"/>
              </w:rPr>
              <w:t xml:space="preserve"> </w:t>
            </w:r>
            <w:r>
              <w:rPr>
                <w:rFonts w:cs="Arial"/>
                <w:spacing w:val="-1"/>
                <w:szCs w:val="20"/>
              </w:rPr>
              <w:t>c</w:t>
            </w:r>
            <w:r>
              <w:rPr>
                <w:rFonts w:cs="Arial"/>
                <w:szCs w:val="20"/>
              </w:rPr>
              <w:t>ontrols a</w:t>
            </w:r>
            <w:r>
              <w:rPr>
                <w:rFonts w:cs="Arial"/>
                <w:spacing w:val="-2"/>
                <w:szCs w:val="20"/>
              </w:rPr>
              <w:t>r</w:t>
            </w:r>
            <w:r>
              <w:rPr>
                <w:rFonts w:cs="Arial"/>
                <w:szCs w:val="20"/>
              </w:rPr>
              <w:t>e</w:t>
            </w:r>
            <w:r>
              <w:rPr>
                <w:rFonts w:cs="Arial"/>
                <w:spacing w:val="1"/>
                <w:szCs w:val="20"/>
              </w:rPr>
              <w:t xml:space="preserve"> </w:t>
            </w:r>
            <w:r>
              <w:rPr>
                <w:rFonts w:cs="Arial"/>
                <w:szCs w:val="20"/>
              </w:rPr>
              <w:t>disc</w:t>
            </w:r>
            <w:r>
              <w:rPr>
                <w:rFonts w:cs="Arial"/>
                <w:spacing w:val="-1"/>
                <w:szCs w:val="20"/>
              </w:rPr>
              <w:t>re</w:t>
            </w:r>
            <w:r>
              <w:rPr>
                <w:rFonts w:cs="Arial"/>
                <w:szCs w:val="20"/>
              </w:rPr>
              <w:t>tion</w:t>
            </w:r>
            <w:r>
              <w:rPr>
                <w:rFonts w:cs="Arial"/>
                <w:spacing w:val="-1"/>
                <w:szCs w:val="20"/>
              </w:rPr>
              <w:t>a</w:t>
            </w:r>
            <w:r>
              <w:rPr>
                <w:rFonts w:cs="Arial"/>
                <w:spacing w:val="3"/>
                <w:szCs w:val="20"/>
              </w:rPr>
              <w:t>r</w:t>
            </w:r>
            <w:r>
              <w:rPr>
                <w:rFonts w:cs="Arial"/>
                <w:szCs w:val="20"/>
              </w:rPr>
              <w:t>y in the</w:t>
            </w:r>
            <w:r>
              <w:rPr>
                <w:rFonts w:cs="Arial"/>
                <w:spacing w:val="-1"/>
                <w:szCs w:val="20"/>
              </w:rPr>
              <w:t xml:space="preserve"> </w:t>
            </w:r>
            <w:r>
              <w:rPr>
                <w:rFonts w:cs="Arial"/>
                <w:szCs w:val="20"/>
              </w:rPr>
              <w:t>sense</w:t>
            </w:r>
            <w:r>
              <w:rPr>
                <w:rFonts w:cs="Arial"/>
                <w:spacing w:val="-2"/>
                <w:szCs w:val="20"/>
              </w:rPr>
              <w:t xml:space="preserve"> </w:t>
            </w:r>
            <w:r>
              <w:rPr>
                <w:rFonts w:cs="Arial"/>
                <w:szCs w:val="20"/>
              </w:rPr>
              <w:t>that a</w:t>
            </w:r>
            <w:r>
              <w:rPr>
                <w:rFonts w:cs="Arial"/>
                <w:spacing w:val="-1"/>
                <w:szCs w:val="20"/>
              </w:rPr>
              <w:t xml:space="preserve"> </w:t>
            </w:r>
            <w:r>
              <w:rPr>
                <w:rFonts w:cs="Arial"/>
                <w:szCs w:val="20"/>
              </w:rPr>
              <w:t>subj</w:t>
            </w:r>
            <w:r>
              <w:rPr>
                <w:rFonts w:cs="Arial"/>
                <w:spacing w:val="-1"/>
                <w:szCs w:val="20"/>
              </w:rPr>
              <w:t>ec</w:t>
            </w:r>
            <w:r>
              <w:rPr>
                <w:rFonts w:cs="Arial"/>
                <w:szCs w:val="20"/>
              </w:rPr>
              <w:t>t</w:t>
            </w:r>
            <w:r>
              <w:rPr>
                <w:rFonts w:cs="Arial"/>
                <w:spacing w:val="2"/>
                <w:szCs w:val="20"/>
              </w:rPr>
              <w:t xml:space="preserve"> </w:t>
            </w:r>
            <w:r>
              <w:rPr>
                <w:rFonts w:cs="Arial"/>
                <w:szCs w:val="20"/>
              </w:rPr>
              <w:t xml:space="preserve">with </w:t>
            </w:r>
            <w:r>
              <w:rPr>
                <w:rFonts w:cs="Arial"/>
                <w:spacing w:val="-2"/>
                <w:szCs w:val="20"/>
              </w:rPr>
              <w:t>c</w:t>
            </w:r>
            <w:r>
              <w:rPr>
                <w:rFonts w:cs="Arial"/>
                <w:spacing w:val="-1"/>
                <w:szCs w:val="20"/>
              </w:rPr>
              <w:t>e</w:t>
            </w:r>
            <w:r>
              <w:rPr>
                <w:rFonts w:cs="Arial"/>
                <w:szCs w:val="20"/>
              </w:rPr>
              <w:t>rt</w:t>
            </w:r>
            <w:r>
              <w:rPr>
                <w:rFonts w:cs="Arial"/>
                <w:spacing w:val="-2"/>
                <w:szCs w:val="20"/>
              </w:rPr>
              <w:t>a</w:t>
            </w:r>
            <w:r>
              <w:rPr>
                <w:rFonts w:cs="Arial"/>
                <w:szCs w:val="20"/>
              </w:rPr>
              <w:t>in</w:t>
            </w:r>
            <w:r>
              <w:rPr>
                <w:rFonts w:cs="Arial"/>
                <w:spacing w:val="2"/>
                <w:szCs w:val="20"/>
              </w:rPr>
              <w:t xml:space="preserve"> </w:t>
            </w:r>
            <w:r>
              <w:rPr>
                <w:rFonts w:cs="Arial"/>
                <w:spacing w:val="-1"/>
                <w:szCs w:val="20"/>
              </w:rPr>
              <w:t>ac</w:t>
            </w:r>
            <w:r>
              <w:rPr>
                <w:rFonts w:cs="Arial"/>
                <w:spacing w:val="1"/>
                <w:szCs w:val="20"/>
              </w:rPr>
              <w:t>c</w:t>
            </w:r>
            <w:r>
              <w:rPr>
                <w:rFonts w:cs="Arial"/>
                <w:spacing w:val="-1"/>
                <w:szCs w:val="20"/>
              </w:rPr>
              <w:t>e</w:t>
            </w:r>
            <w:r>
              <w:rPr>
                <w:rFonts w:cs="Arial"/>
                <w:szCs w:val="20"/>
              </w:rPr>
              <w:t xml:space="preserve">ss permission is </w:t>
            </w:r>
            <w:r>
              <w:rPr>
                <w:rFonts w:cs="Arial"/>
                <w:spacing w:val="-1"/>
                <w:szCs w:val="20"/>
              </w:rPr>
              <w:t>ca</w:t>
            </w:r>
            <w:r>
              <w:rPr>
                <w:rFonts w:cs="Arial"/>
                <w:szCs w:val="20"/>
              </w:rPr>
              <w:t>p</w:t>
            </w:r>
            <w:r>
              <w:rPr>
                <w:rFonts w:cs="Arial"/>
                <w:spacing w:val="-1"/>
                <w:szCs w:val="20"/>
              </w:rPr>
              <w:t>a</w:t>
            </w:r>
            <w:r>
              <w:rPr>
                <w:rFonts w:cs="Arial"/>
                <w:szCs w:val="20"/>
              </w:rPr>
              <w:t>ble of</w:t>
            </w:r>
            <w:r>
              <w:rPr>
                <w:rFonts w:cs="Arial"/>
                <w:spacing w:val="-2"/>
                <w:szCs w:val="20"/>
              </w:rPr>
              <w:t xml:space="preserve"> </w:t>
            </w:r>
            <w:r>
              <w:rPr>
                <w:rFonts w:cs="Arial"/>
                <w:szCs w:val="20"/>
              </w:rPr>
              <w:t>p</w:t>
            </w:r>
            <w:r>
              <w:rPr>
                <w:rFonts w:cs="Arial"/>
                <w:spacing w:val="-1"/>
                <w:szCs w:val="20"/>
              </w:rPr>
              <w:t>a</w:t>
            </w:r>
            <w:r>
              <w:rPr>
                <w:rFonts w:cs="Arial"/>
                <w:spacing w:val="2"/>
                <w:szCs w:val="20"/>
              </w:rPr>
              <w:t>s</w:t>
            </w:r>
            <w:r>
              <w:rPr>
                <w:rFonts w:cs="Arial"/>
                <w:szCs w:val="20"/>
              </w:rPr>
              <w:t>sing</w:t>
            </w:r>
            <w:r>
              <w:rPr>
                <w:rFonts w:cs="Arial"/>
                <w:spacing w:val="-2"/>
                <w:szCs w:val="20"/>
              </w:rPr>
              <w:t xml:space="preserve"> </w:t>
            </w:r>
            <w:r>
              <w:rPr>
                <w:rFonts w:cs="Arial"/>
                <w:szCs w:val="20"/>
              </w:rPr>
              <w:t>that p</w:t>
            </w:r>
            <w:r>
              <w:rPr>
                <w:rFonts w:cs="Arial"/>
                <w:spacing w:val="-1"/>
                <w:szCs w:val="20"/>
              </w:rPr>
              <w:t>e</w:t>
            </w:r>
            <w:r>
              <w:rPr>
                <w:rFonts w:cs="Arial"/>
                <w:szCs w:val="20"/>
              </w:rPr>
              <w:t>rmission (p</w:t>
            </w:r>
            <w:r>
              <w:rPr>
                <w:rFonts w:cs="Arial"/>
                <w:spacing w:val="-2"/>
                <w:szCs w:val="20"/>
              </w:rPr>
              <w:t>e</w:t>
            </w:r>
            <w:r>
              <w:rPr>
                <w:rFonts w:cs="Arial"/>
                <w:szCs w:val="20"/>
              </w:rPr>
              <w:t>rh</w:t>
            </w:r>
            <w:r>
              <w:rPr>
                <w:rFonts w:cs="Arial"/>
                <w:spacing w:val="-2"/>
                <w:szCs w:val="20"/>
              </w:rPr>
              <w:t>a</w:t>
            </w:r>
            <w:r>
              <w:rPr>
                <w:rFonts w:cs="Arial"/>
                <w:szCs w:val="20"/>
              </w:rPr>
              <w:t>ps indi</w:t>
            </w:r>
            <w:r>
              <w:rPr>
                <w:rFonts w:cs="Arial"/>
                <w:spacing w:val="1"/>
                <w:szCs w:val="20"/>
              </w:rPr>
              <w:t>r</w:t>
            </w:r>
            <w:r>
              <w:rPr>
                <w:rFonts w:cs="Arial"/>
                <w:spacing w:val="-1"/>
                <w:szCs w:val="20"/>
              </w:rPr>
              <w:t>ec</w:t>
            </w:r>
            <w:r>
              <w:rPr>
                <w:rFonts w:cs="Arial"/>
                <w:szCs w:val="20"/>
              </w:rPr>
              <w:t>t</w:t>
            </w:r>
            <w:r>
              <w:rPr>
                <w:rFonts w:cs="Arial"/>
                <w:spacing w:val="3"/>
                <w:szCs w:val="20"/>
              </w:rPr>
              <w:t>l</w:t>
            </w:r>
            <w:r>
              <w:rPr>
                <w:rFonts w:cs="Arial"/>
                <w:spacing w:val="-5"/>
                <w:szCs w:val="20"/>
              </w:rPr>
              <w:t>y</w:t>
            </w:r>
            <w:r>
              <w:rPr>
                <w:rFonts w:cs="Arial"/>
                <w:szCs w:val="20"/>
              </w:rPr>
              <w:t>)</w:t>
            </w:r>
            <w:r>
              <w:rPr>
                <w:rFonts w:cs="Arial"/>
                <w:spacing w:val="1"/>
                <w:szCs w:val="20"/>
              </w:rPr>
              <w:t xml:space="preserve"> </w:t>
            </w:r>
            <w:r>
              <w:rPr>
                <w:rFonts w:cs="Arial"/>
                <w:szCs w:val="20"/>
              </w:rPr>
              <w:t>on to a</w:t>
            </w:r>
            <w:r>
              <w:rPr>
                <w:rFonts w:cs="Arial"/>
                <w:spacing w:val="4"/>
                <w:szCs w:val="20"/>
              </w:rPr>
              <w:t>n</w:t>
            </w:r>
            <w:r>
              <w:rPr>
                <w:rFonts w:cs="Arial"/>
                <w:szCs w:val="20"/>
              </w:rPr>
              <w:t>y</w:t>
            </w:r>
            <w:r>
              <w:rPr>
                <w:rFonts w:cs="Arial"/>
                <w:spacing w:val="-5"/>
                <w:szCs w:val="20"/>
              </w:rPr>
              <w:t xml:space="preserve"> </w:t>
            </w:r>
            <w:r>
              <w:rPr>
                <w:rFonts w:cs="Arial"/>
                <w:szCs w:val="20"/>
              </w:rPr>
              <w:t>other</w:t>
            </w:r>
            <w:r>
              <w:rPr>
                <w:rFonts w:cs="Arial"/>
                <w:spacing w:val="-2"/>
                <w:szCs w:val="20"/>
              </w:rPr>
              <w:t xml:space="preserve"> </w:t>
            </w:r>
            <w:r>
              <w:rPr>
                <w:rFonts w:cs="Arial"/>
                <w:szCs w:val="20"/>
              </w:rPr>
              <w:t>su</w:t>
            </w:r>
            <w:r>
              <w:rPr>
                <w:rFonts w:cs="Arial"/>
                <w:spacing w:val="2"/>
                <w:szCs w:val="20"/>
              </w:rPr>
              <w:t>b</w:t>
            </w:r>
            <w:r>
              <w:rPr>
                <w:rFonts w:cs="Arial"/>
                <w:szCs w:val="20"/>
              </w:rPr>
              <w:t>je</w:t>
            </w:r>
            <w:r>
              <w:rPr>
                <w:rFonts w:cs="Arial"/>
                <w:spacing w:val="-2"/>
                <w:szCs w:val="20"/>
              </w:rPr>
              <w:t>c</w:t>
            </w:r>
            <w:r>
              <w:rPr>
                <w:rFonts w:cs="Arial"/>
                <w:szCs w:val="20"/>
              </w:rPr>
              <w:t>t.</w:t>
            </w:r>
          </w:p>
        </w:tc>
      </w:tr>
    </w:tbl>
    <w:p w14:paraId="1DF45976" w14:textId="77777777" w:rsidR="000C1E45" w:rsidRDefault="000C1E45">
      <w:pPr>
        <w:pStyle w:val="BodyText"/>
        <w:rPr>
          <w:lang w:val="en-US" w:eastAsia="en-US"/>
        </w:rPr>
      </w:pPr>
    </w:p>
    <w:p w14:paraId="4218D910" w14:textId="77777777" w:rsidR="000C1E45" w:rsidRDefault="004E7545">
      <w:pPr>
        <w:pStyle w:val="A2"/>
      </w:pPr>
      <w:bookmarkStart w:id="914" w:name="_Toc35232217"/>
      <w:bookmarkStart w:id="915" w:name="_Toc35232808"/>
      <w:bookmarkStart w:id="916" w:name="_Toc42831601"/>
      <w:bookmarkStart w:id="917" w:name="_Toc42830347"/>
      <w:bookmarkStart w:id="918" w:name="_Toc197072239"/>
      <w:bookmarkEnd w:id="914"/>
      <w:bookmarkEnd w:id="915"/>
      <w:r>
        <w:t>Acronyms used in this SD</w:t>
      </w:r>
      <w:bookmarkEnd w:id="916"/>
      <w:bookmarkEnd w:id="917"/>
      <w:bookmarkEnd w:id="918"/>
    </w:p>
    <w:tbl>
      <w:tblPr>
        <w:tblW w:w="92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44" w:type="dxa"/>
          <w:left w:w="144" w:type="dxa"/>
          <w:bottom w:w="144" w:type="dxa"/>
          <w:right w:w="144" w:type="dxa"/>
        </w:tblCellMar>
        <w:tblLook w:val="04A0" w:firstRow="1" w:lastRow="0" w:firstColumn="1" w:lastColumn="0" w:noHBand="0" w:noVBand="1"/>
      </w:tblPr>
      <w:tblGrid>
        <w:gridCol w:w="1178"/>
        <w:gridCol w:w="8084"/>
      </w:tblGrid>
      <w:tr w:rsidR="000C1E45" w14:paraId="79928B90" w14:textId="77777777">
        <w:trPr>
          <w:trHeight w:val="230"/>
        </w:trPr>
        <w:tc>
          <w:tcPr>
            <w:tcW w:w="1178" w:type="dxa"/>
            <w:tcBorders>
              <w:top w:val="single" w:sz="6" w:space="0" w:color="auto"/>
              <w:left w:val="single" w:sz="6" w:space="0" w:color="auto"/>
              <w:bottom w:val="single" w:sz="6" w:space="0" w:color="auto"/>
              <w:right w:val="single" w:sz="6" w:space="0" w:color="auto"/>
            </w:tcBorders>
            <w:shd w:val="clear" w:color="auto" w:fill="C5E0B3" w:themeFill="accent6" w:themeFillTint="66"/>
            <w:tcMar>
              <w:top w:w="0" w:type="dxa"/>
              <w:left w:w="0" w:type="dxa"/>
              <w:bottom w:w="0" w:type="dxa"/>
              <w:right w:w="0" w:type="dxa"/>
            </w:tcMar>
          </w:tcPr>
          <w:p w14:paraId="4E4C0272" w14:textId="77777777" w:rsidR="000C1E45" w:rsidRDefault="004E7545">
            <w:pPr>
              <w:pStyle w:val="Tableheader"/>
              <w:rPr>
                <w:lang w:eastAsia="en-US"/>
              </w:rPr>
            </w:pPr>
            <w:bookmarkStart w:id="919" w:name="_Toc237413985"/>
            <w:bookmarkEnd w:id="919"/>
            <w:r>
              <w:rPr>
                <w:lang w:eastAsia="en-US"/>
              </w:rPr>
              <w:t>Acronym</w:t>
            </w:r>
          </w:p>
        </w:tc>
        <w:tc>
          <w:tcPr>
            <w:tcW w:w="8084" w:type="dxa"/>
            <w:tcBorders>
              <w:top w:val="single" w:sz="6" w:space="0" w:color="auto"/>
              <w:left w:val="single" w:sz="6" w:space="0" w:color="auto"/>
              <w:bottom w:val="single" w:sz="6" w:space="0" w:color="auto"/>
              <w:right w:val="single" w:sz="6" w:space="0" w:color="auto"/>
            </w:tcBorders>
            <w:shd w:val="clear" w:color="auto" w:fill="C5E0B3" w:themeFill="accent6" w:themeFillTint="66"/>
            <w:tcMar>
              <w:top w:w="0" w:type="dxa"/>
              <w:left w:w="0" w:type="dxa"/>
              <w:bottom w:w="0" w:type="dxa"/>
              <w:right w:w="0" w:type="dxa"/>
            </w:tcMar>
          </w:tcPr>
          <w:p w14:paraId="55069BC4" w14:textId="77777777" w:rsidR="000C1E45" w:rsidRDefault="004E7545">
            <w:pPr>
              <w:pStyle w:val="Tableheader"/>
              <w:rPr>
                <w:lang w:eastAsia="en-US"/>
              </w:rPr>
            </w:pPr>
            <w:r>
              <w:rPr>
                <w:lang w:eastAsia="en-US"/>
              </w:rPr>
              <w:t>Meaning</w:t>
            </w:r>
          </w:p>
        </w:tc>
      </w:tr>
      <w:tr w:rsidR="000C1E45" w14:paraId="70691537"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0600F998" w14:textId="77777777" w:rsidR="000C1E45" w:rsidRDefault="004E7545">
            <w:pPr>
              <w:pStyle w:val="Tableheader"/>
              <w:rPr>
                <w:lang w:eastAsia="en-US"/>
              </w:rPr>
            </w:pPr>
            <w:r>
              <w:rPr>
                <w:lang w:eastAsia="en-US"/>
              </w:rPr>
              <w:t>CB</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6E73ED72" w14:textId="77777777" w:rsidR="000C1E45" w:rsidRDefault="004E7545">
            <w:pPr>
              <w:pStyle w:val="Tableheader"/>
              <w:rPr>
                <w:b w:val="0"/>
                <w:lang w:eastAsia="en-US"/>
              </w:rPr>
            </w:pPr>
            <w:r>
              <w:rPr>
                <w:b w:val="0"/>
                <w:lang w:eastAsia="en-US"/>
              </w:rPr>
              <w:t>Certification Body</w:t>
            </w:r>
          </w:p>
        </w:tc>
      </w:tr>
      <w:tr w:rsidR="000C1E45" w14:paraId="2AD53FD2"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0A5FC0EA" w14:textId="77777777" w:rsidR="000C1E45" w:rsidRDefault="004E7545">
            <w:pPr>
              <w:pStyle w:val="Tableheader"/>
              <w:rPr>
                <w:lang w:eastAsia="en-US"/>
              </w:rPr>
            </w:pPr>
            <w:r>
              <w:rPr>
                <w:lang w:eastAsia="en-US"/>
              </w:rPr>
              <w:t>CC</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6789412" w14:textId="77777777" w:rsidR="000C1E45" w:rsidRDefault="004E7545">
            <w:pPr>
              <w:pStyle w:val="Tableheader"/>
              <w:rPr>
                <w:b w:val="0"/>
                <w:lang w:eastAsia="en-US"/>
              </w:rPr>
            </w:pPr>
            <w:r>
              <w:rPr>
                <w:b w:val="0"/>
                <w:lang w:eastAsia="en-US"/>
              </w:rPr>
              <w:t>Common Criteria</w:t>
            </w:r>
          </w:p>
        </w:tc>
      </w:tr>
      <w:tr w:rsidR="000C1E45" w14:paraId="463558AF"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51FE277E" w14:textId="77777777" w:rsidR="000C1E45" w:rsidRDefault="004E7545">
            <w:pPr>
              <w:pStyle w:val="Tableheader"/>
              <w:rPr>
                <w:lang w:eastAsia="en-US"/>
              </w:rPr>
            </w:pPr>
            <w:r>
              <w:rPr>
                <w:lang w:eastAsia="en-US"/>
              </w:rPr>
              <w:t>CCDB</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E3DDC33" w14:textId="77777777" w:rsidR="000C1E45" w:rsidRDefault="004E7545">
            <w:pPr>
              <w:pStyle w:val="Tableheader"/>
              <w:rPr>
                <w:b w:val="0"/>
                <w:lang w:eastAsia="en-US"/>
              </w:rPr>
            </w:pPr>
            <w:r>
              <w:rPr>
                <w:b w:val="0"/>
                <w:lang w:eastAsia="en-US"/>
              </w:rPr>
              <w:t>Common Criteria Development Board</w:t>
            </w:r>
          </w:p>
        </w:tc>
      </w:tr>
      <w:tr w:rsidR="000C1E45" w14:paraId="7971CF94"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07980858" w14:textId="77777777" w:rsidR="000C1E45" w:rsidRDefault="004E7545">
            <w:pPr>
              <w:pStyle w:val="Tableheader"/>
              <w:rPr>
                <w:lang w:eastAsia="en-US"/>
              </w:rPr>
            </w:pPr>
            <w:r>
              <w:rPr>
                <w:lang w:eastAsia="en-US"/>
              </w:rPr>
              <w:t>CCRA</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6E84D87B" w14:textId="77777777" w:rsidR="000C1E45" w:rsidRDefault="004E7545">
            <w:pPr>
              <w:pStyle w:val="Tableheader"/>
              <w:rPr>
                <w:b w:val="0"/>
                <w:lang w:eastAsia="en-US"/>
              </w:rPr>
            </w:pPr>
            <w:r>
              <w:rPr>
                <w:b w:val="0"/>
                <w:lang w:eastAsia="en-US"/>
              </w:rPr>
              <w:t>Common Criteria Recognition Arrangement</w:t>
            </w:r>
          </w:p>
        </w:tc>
      </w:tr>
      <w:tr w:rsidR="000C1E45" w14:paraId="212E86D9"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E356C5C" w14:textId="77777777" w:rsidR="000C1E45" w:rsidRDefault="004E7545">
            <w:pPr>
              <w:pStyle w:val="Tableheader"/>
              <w:rPr>
                <w:lang w:eastAsia="en-US"/>
              </w:rPr>
            </w:pPr>
            <w:r>
              <w:rPr>
                <w:lang w:eastAsia="en-US"/>
              </w:rPr>
              <w:t>CEM</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028AC830" w14:textId="77777777" w:rsidR="000C1E45" w:rsidRDefault="004E7545">
            <w:pPr>
              <w:pStyle w:val="Tableheader"/>
              <w:rPr>
                <w:b w:val="0"/>
                <w:lang w:eastAsia="en-US"/>
              </w:rPr>
            </w:pPr>
            <w:r>
              <w:rPr>
                <w:b w:val="0"/>
                <w:lang w:eastAsia="en-US"/>
              </w:rPr>
              <w:t>Common Evaluation Methodology</w:t>
            </w:r>
          </w:p>
        </w:tc>
      </w:tr>
      <w:tr w:rsidR="000C1E45" w14:paraId="6F57E40A"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0F7E929" w14:textId="77777777" w:rsidR="000C1E45" w:rsidRDefault="004E7545">
            <w:pPr>
              <w:pStyle w:val="Tableheader"/>
              <w:rPr>
                <w:lang w:eastAsia="en-US"/>
              </w:rPr>
            </w:pPr>
            <w:r>
              <w:rPr>
                <w:lang w:eastAsia="en-US"/>
              </w:rPr>
              <w:t>cPP</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1B88876" w14:textId="77777777" w:rsidR="000C1E45" w:rsidRDefault="004E7545">
            <w:pPr>
              <w:pStyle w:val="Tableheader"/>
              <w:rPr>
                <w:b w:val="0"/>
                <w:lang w:eastAsia="en-US"/>
              </w:rPr>
            </w:pPr>
            <w:r>
              <w:rPr>
                <w:b w:val="0"/>
                <w:lang w:eastAsia="en-US"/>
              </w:rPr>
              <w:t>collaborative Protection Profile</w:t>
            </w:r>
          </w:p>
        </w:tc>
      </w:tr>
      <w:tr w:rsidR="000C1E45" w14:paraId="6AC344BC"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9D45749" w14:textId="77777777" w:rsidR="000C1E45" w:rsidRDefault="004E7545">
            <w:pPr>
              <w:pStyle w:val="Tableheader"/>
              <w:rPr>
                <w:lang w:eastAsia="en-US"/>
              </w:rPr>
            </w:pPr>
            <w:r>
              <w:rPr>
                <w:lang w:eastAsia="en-US"/>
              </w:rPr>
              <w:t>CVE</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0225448B" w14:textId="77777777" w:rsidR="000C1E45" w:rsidRDefault="004E7545">
            <w:pPr>
              <w:pStyle w:val="Tableheader"/>
              <w:rPr>
                <w:b w:val="0"/>
                <w:lang w:eastAsia="en-US"/>
              </w:rPr>
            </w:pPr>
            <w:r>
              <w:rPr>
                <w:b w:val="0"/>
                <w:lang w:eastAsia="en-US"/>
              </w:rPr>
              <w:t>Common Vulnerabilities and Exposures</w:t>
            </w:r>
          </w:p>
        </w:tc>
      </w:tr>
      <w:tr w:rsidR="000C1E45" w14:paraId="12660F7D"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6030E200" w14:textId="77777777" w:rsidR="000C1E45" w:rsidRDefault="004E7545">
            <w:pPr>
              <w:pStyle w:val="Tableheader"/>
              <w:rPr>
                <w:lang w:eastAsia="en-US"/>
              </w:rPr>
            </w:pPr>
            <w:r>
              <w:rPr>
                <w:lang w:eastAsia="en-US"/>
              </w:rPr>
              <w:t>DBMS</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4E5AF496" w14:textId="77777777" w:rsidR="000C1E45" w:rsidRDefault="004E7545">
            <w:pPr>
              <w:pStyle w:val="Tableheader"/>
              <w:rPr>
                <w:b w:val="0"/>
                <w:lang w:eastAsia="en-US"/>
              </w:rPr>
            </w:pPr>
            <w:r>
              <w:rPr>
                <w:b w:val="0"/>
                <w:lang w:eastAsia="en-US"/>
              </w:rPr>
              <w:t>Database Management System</w:t>
            </w:r>
          </w:p>
        </w:tc>
      </w:tr>
      <w:tr w:rsidR="000C1E45" w14:paraId="01594C12"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706CDE96" w14:textId="77777777" w:rsidR="000C1E45" w:rsidRDefault="004E7545">
            <w:pPr>
              <w:pStyle w:val="Tableheader"/>
              <w:rPr>
                <w:lang w:eastAsia="en-US"/>
              </w:rPr>
            </w:pPr>
            <w:r>
              <w:rPr>
                <w:lang w:eastAsia="en-US"/>
              </w:rPr>
              <w:t>EA</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BA418D4" w14:textId="77777777" w:rsidR="000C1E45" w:rsidRDefault="004E7545">
            <w:pPr>
              <w:pStyle w:val="Tableheader"/>
              <w:rPr>
                <w:b w:val="0"/>
                <w:lang w:eastAsia="en-US"/>
              </w:rPr>
            </w:pPr>
            <w:r>
              <w:rPr>
                <w:b w:val="0"/>
                <w:lang w:eastAsia="en-US"/>
              </w:rPr>
              <w:t>Evaluation Activities</w:t>
            </w:r>
          </w:p>
        </w:tc>
      </w:tr>
      <w:tr w:rsidR="000C1E45" w14:paraId="285AF425"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59C7F3DA" w14:textId="77777777" w:rsidR="000C1E45" w:rsidRDefault="004E7545">
            <w:pPr>
              <w:pStyle w:val="Tableheader"/>
              <w:rPr>
                <w:lang w:eastAsia="en-US"/>
              </w:rPr>
            </w:pPr>
            <w:r>
              <w:rPr>
                <w:lang w:eastAsia="en-US"/>
              </w:rPr>
              <w:t>ETR</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66E2DD91" w14:textId="77777777" w:rsidR="000C1E45" w:rsidRDefault="004E7545">
            <w:pPr>
              <w:pStyle w:val="Tableheader"/>
              <w:rPr>
                <w:b w:val="0"/>
                <w:lang w:eastAsia="en-US"/>
              </w:rPr>
            </w:pPr>
            <w:r>
              <w:rPr>
                <w:b w:val="0"/>
                <w:lang w:eastAsia="en-US"/>
              </w:rPr>
              <w:t>Evaluation Technical Report</w:t>
            </w:r>
          </w:p>
        </w:tc>
      </w:tr>
      <w:tr w:rsidR="000C1E45" w14:paraId="44D54C6A"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4454FB92" w14:textId="77777777" w:rsidR="000C1E45" w:rsidRDefault="004E7545">
            <w:pPr>
              <w:pStyle w:val="Tableheader"/>
              <w:rPr>
                <w:lang w:eastAsia="en-US"/>
              </w:rPr>
            </w:pPr>
            <w:r>
              <w:rPr>
                <w:lang w:eastAsia="en-US"/>
              </w:rPr>
              <w:t>iTC</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0B43D880" w14:textId="77777777" w:rsidR="000C1E45" w:rsidRDefault="004E7545">
            <w:pPr>
              <w:pStyle w:val="Tableheader"/>
              <w:rPr>
                <w:b w:val="0"/>
                <w:lang w:eastAsia="en-US"/>
              </w:rPr>
            </w:pPr>
            <w:r>
              <w:rPr>
                <w:b w:val="0"/>
                <w:lang w:eastAsia="en-US"/>
              </w:rPr>
              <w:t>International Technical Community</w:t>
            </w:r>
          </w:p>
        </w:tc>
      </w:tr>
      <w:tr w:rsidR="000C1E45" w14:paraId="68BC98C8"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45E154E6" w14:textId="77777777" w:rsidR="000C1E45" w:rsidRDefault="004E7545">
            <w:pPr>
              <w:pStyle w:val="Tableheader"/>
              <w:rPr>
                <w:lang w:eastAsia="en-US"/>
              </w:rPr>
            </w:pPr>
            <w:r>
              <w:rPr>
                <w:lang w:eastAsia="en-US"/>
              </w:rPr>
              <w:t>OWASP</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7082E5F3" w14:textId="77777777" w:rsidR="000C1E45" w:rsidRDefault="004E7545">
            <w:pPr>
              <w:pStyle w:val="Tableheader"/>
              <w:rPr>
                <w:b w:val="0"/>
                <w:lang w:eastAsia="en-US"/>
              </w:rPr>
            </w:pPr>
            <w:r>
              <w:rPr>
                <w:b w:val="0"/>
                <w:lang w:eastAsia="en-US"/>
              </w:rPr>
              <w:t>Open Web Application Security Project</w:t>
            </w:r>
          </w:p>
        </w:tc>
      </w:tr>
      <w:tr w:rsidR="000C1E45" w14:paraId="1D407F99"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263E1417" w14:textId="77777777" w:rsidR="000C1E45" w:rsidRDefault="004E7545">
            <w:pPr>
              <w:pStyle w:val="Tableheader"/>
              <w:rPr>
                <w:lang w:eastAsia="en-US"/>
              </w:rPr>
            </w:pPr>
            <w:r>
              <w:rPr>
                <w:lang w:eastAsia="en-US"/>
              </w:rPr>
              <w:t>SAR</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36956B41" w14:textId="77777777" w:rsidR="000C1E45" w:rsidRDefault="004E7545">
            <w:pPr>
              <w:pStyle w:val="Tableheader"/>
              <w:rPr>
                <w:b w:val="0"/>
                <w:lang w:eastAsia="en-US"/>
              </w:rPr>
            </w:pPr>
            <w:r>
              <w:rPr>
                <w:b w:val="0"/>
                <w:lang w:eastAsia="en-US"/>
              </w:rPr>
              <w:t>Security Assurance Requirement</w:t>
            </w:r>
          </w:p>
        </w:tc>
      </w:tr>
      <w:tr w:rsidR="000C1E45" w14:paraId="68F4649A"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4E6BC209" w14:textId="77777777" w:rsidR="000C1E45" w:rsidRDefault="004E7545">
            <w:pPr>
              <w:pStyle w:val="Tableheader"/>
              <w:rPr>
                <w:lang w:eastAsia="en-US"/>
              </w:rPr>
            </w:pPr>
            <w:r>
              <w:rPr>
                <w:lang w:eastAsia="en-US"/>
              </w:rPr>
              <w:t>SD</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6FFA89E" w14:textId="77777777" w:rsidR="000C1E45" w:rsidRDefault="004E7545">
            <w:pPr>
              <w:pStyle w:val="Tableheader"/>
              <w:rPr>
                <w:b w:val="0"/>
                <w:lang w:eastAsia="en-US"/>
              </w:rPr>
            </w:pPr>
            <w:r>
              <w:rPr>
                <w:b w:val="0"/>
                <w:lang w:eastAsia="en-US"/>
              </w:rPr>
              <w:t>Supporting Document</w:t>
            </w:r>
          </w:p>
        </w:tc>
      </w:tr>
      <w:tr w:rsidR="000C1E45" w14:paraId="09846C6C"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02C4526C" w14:textId="77777777" w:rsidR="000C1E45" w:rsidRDefault="004E7545">
            <w:pPr>
              <w:pStyle w:val="Tableheader"/>
              <w:rPr>
                <w:lang w:eastAsia="en-US"/>
              </w:rPr>
            </w:pPr>
            <w:r>
              <w:rPr>
                <w:lang w:eastAsia="en-US"/>
              </w:rPr>
              <w:t>SFR</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409AB0FB" w14:textId="77777777" w:rsidR="000C1E45" w:rsidRDefault="004E7545">
            <w:pPr>
              <w:pStyle w:val="Tableheader"/>
              <w:rPr>
                <w:b w:val="0"/>
                <w:lang w:eastAsia="en-US"/>
              </w:rPr>
            </w:pPr>
            <w:r>
              <w:rPr>
                <w:b w:val="0"/>
                <w:lang w:eastAsia="en-US"/>
              </w:rPr>
              <w:t>Security Functional Requirement</w:t>
            </w:r>
          </w:p>
        </w:tc>
      </w:tr>
      <w:tr w:rsidR="000C1E45" w14:paraId="541979C0"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3840308B" w14:textId="77777777" w:rsidR="000C1E45" w:rsidRDefault="004E7545">
            <w:pPr>
              <w:pStyle w:val="Tableheader"/>
              <w:rPr>
                <w:lang w:eastAsia="en-US"/>
              </w:rPr>
            </w:pPr>
            <w:r>
              <w:rPr>
                <w:lang w:eastAsia="en-US"/>
              </w:rPr>
              <w:lastRenderedPageBreak/>
              <w:t>SQL</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1931F03" w14:textId="77777777" w:rsidR="000C1E45" w:rsidRDefault="004E7545">
            <w:pPr>
              <w:pStyle w:val="Tableheader"/>
              <w:rPr>
                <w:b w:val="0"/>
                <w:lang w:eastAsia="en-US"/>
              </w:rPr>
            </w:pPr>
            <w:r>
              <w:rPr>
                <w:b w:val="0"/>
                <w:lang w:eastAsia="en-US"/>
              </w:rPr>
              <w:t>Structured Query Language</w:t>
            </w:r>
          </w:p>
        </w:tc>
      </w:tr>
      <w:tr w:rsidR="000C1E45" w14:paraId="6C0C3F4D"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70609569" w14:textId="77777777" w:rsidR="000C1E45" w:rsidRDefault="004E7545">
            <w:pPr>
              <w:pStyle w:val="Tableheader"/>
              <w:rPr>
                <w:lang w:eastAsia="en-US"/>
              </w:rPr>
            </w:pPr>
            <w:r>
              <w:rPr>
                <w:lang w:eastAsia="en-US"/>
              </w:rPr>
              <w:t>ST</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4450D51B" w14:textId="77777777" w:rsidR="000C1E45" w:rsidRDefault="004E7545">
            <w:pPr>
              <w:pStyle w:val="Tableheader"/>
              <w:rPr>
                <w:b w:val="0"/>
                <w:lang w:eastAsia="en-US"/>
              </w:rPr>
            </w:pPr>
            <w:r>
              <w:rPr>
                <w:b w:val="0"/>
                <w:lang w:eastAsia="en-US"/>
              </w:rPr>
              <w:t>Security Target</w:t>
            </w:r>
          </w:p>
        </w:tc>
      </w:tr>
      <w:tr w:rsidR="000C1E45" w14:paraId="493798F9"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2CE56CA7" w14:textId="77777777" w:rsidR="000C1E45" w:rsidRDefault="004E7545">
            <w:pPr>
              <w:pStyle w:val="Tableheader"/>
              <w:rPr>
                <w:lang w:eastAsia="en-US"/>
              </w:rPr>
            </w:pPr>
            <w:r>
              <w:rPr>
                <w:lang w:eastAsia="en-US"/>
              </w:rPr>
              <w:t>TCP</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788609EC" w14:textId="77777777" w:rsidR="000C1E45" w:rsidRDefault="004E7545">
            <w:pPr>
              <w:pStyle w:val="Tableheader"/>
              <w:rPr>
                <w:b w:val="0"/>
                <w:lang w:eastAsia="en-US"/>
              </w:rPr>
            </w:pPr>
            <w:r>
              <w:rPr>
                <w:b w:val="0"/>
                <w:lang w:eastAsia="en-US"/>
              </w:rPr>
              <w:t>Transmission Control Protocol</w:t>
            </w:r>
          </w:p>
        </w:tc>
      </w:tr>
      <w:tr w:rsidR="000C1E45" w14:paraId="6D461340"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74F45435" w14:textId="77777777" w:rsidR="000C1E45" w:rsidRDefault="004E7545">
            <w:pPr>
              <w:pStyle w:val="Tableheader"/>
              <w:rPr>
                <w:lang w:eastAsia="en-US"/>
              </w:rPr>
            </w:pPr>
            <w:r>
              <w:rPr>
                <w:lang w:eastAsia="en-US"/>
              </w:rPr>
              <w:t>TOE</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5C4F6798" w14:textId="77777777" w:rsidR="000C1E45" w:rsidRDefault="004E7545">
            <w:pPr>
              <w:pStyle w:val="Tableheader"/>
              <w:rPr>
                <w:b w:val="0"/>
                <w:lang w:eastAsia="en-US"/>
              </w:rPr>
            </w:pPr>
            <w:r>
              <w:rPr>
                <w:b w:val="0"/>
                <w:lang w:eastAsia="en-US"/>
              </w:rPr>
              <w:t>Target of Evaluation</w:t>
            </w:r>
          </w:p>
        </w:tc>
      </w:tr>
      <w:tr w:rsidR="000C1E45" w14:paraId="12F8031A"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345D60B5" w14:textId="77777777" w:rsidR="000C1E45" w:rsidRDefault="004E7545">
            <w:pPr>
              <w:pStyle w:val="Tableheader"/>
              <w:rPr>
                <w:lang w:eastAsia="en-US"/>
              </w:rPr>
            </w:pPr>
            <w:r>
              <w:rPr>
                <w:lang w:eastAsia="en-US"/>
              </w:rPr>
              <w:t>TSF</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7D53CD4D" w14:textId="77777777" w:rsidR="000C1E45" w:rsidRDefault="004E7545">
            <w:pPr>
              <w:pStyle w:val="Tableheader"/>
              <w:rPr>
                <w:b w:val="0"/>
                <w:lang w:eastAsia="en-US"/>
              </w:rPr>
            </w:pPr>
            <w:r>
              <w:rPr>
                <w:b w:val="0"/>
                <w:lang w:eastAsia="en-US"/>
              </w:rPr>
              <w:t>TOE Security Functionality</w:t>
            </w:r>
          </w:p>
        </w:tc>
      </w:tr>
      <w:tr w:rsidR="000C1E45" w14:paraId="0AD7F710"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4F9BC74C" w14:textId="77777777" w:rsidR="000C1E45" w:rsidRDefault="004E7545">
            <w:pPr>
              <w:pStyle w:val="Tableheader"/>
              <w:rPr>
                <w:lang w:eastAsia="en-US"/>
              </w:rPr>
            </w:pPr>
            <w:r>
              <w:rPr>
                <w:lang w:eastAsia="en-US"/>
              </w:rPr>
              <w:t>TSS</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26399A0F" w14:textId="77777777" w:rsidR="000C1E45" w:rsidRDefault="004E7545">
            <w:pPr>
              <w:pStyle w:val="Tableheader"/>
              <w:rPr>
                <w:b w:val="0"/>
                <w:lang w:eastAsia="en-US"/>
              </w:rPr>
            </w:pPr>
            <w:r>
              <w:rPr>
                <w:b w:val="0"/>
                <w:lang w:eastAsia="en-US"/>
              </w:rPr>
              <w:t>TOE Summary Specification</w:t>
            </w:r>
          </w:p>
        </w:tc>
      </w:tr>
      <w:tr w:rsidR="000C1E45" w14:paraId="20B8AD4D" w14:textId="77777777">
        <w:trPr>
          <w:trHeight w:val="230"/>
        </w:trPr>
        <w:tc>
          <w:tcPr>
            <w:tcW w:w="1178"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1A2DCA7A" w14:textId="77777777" w:rsidR="000C1E45" w:rsidRDefault="004E7545">
            <w:pPr>
              <w:pStyle w:val="Tableheader"/>
              <w:rPr>
                <w:lang w:eastAsia="en-US"/>
              </w:rPr>
            </w:pPr>
            <w:r>
              <w:rPr>
                <w:lang w:eastAsia="en-US"/>
              </w:rPr>
              <w:t>UDP</w:t>
            </w:r>
          </w:p>
        </w:tc>
        <w:tc>
          <w:tcPr>
            <w:tcW w:w="8084"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tcPr>
          <w:p w14:paraId="69BD5D7E" w14:textId="77777777" w:rsidR="000C1E45" w:rsidRDefault="004E7545">
            <w:pPr>
              <w:pStyle w:val="Tableheader"/>
              <w:rPr>
                <w:b w:val="0"/>
                <w:lang w:eastAsia="en-US"/>
              </w:rPr>
            </w:pPr>
            <w:r>
              <w:rPr>
                <w:b w:val="0"/>
                <w:lang w:eastAsia="en-US"/>
              </w:rPr>
              <w:t>User Datagram Protocol</w:t>
            </w:r>
          </w:p>
        </w:tc>
      </w:tr>
    </w:tbl>
    <w:p w14:paraId="67DD267B" w14:textId="77777777" w:rsidR="000C1E45" w:rsidRDefault="000C1E45"/>
    <w:sectPr w:rsidR="000C1E45">
      <w:headerReference w:type="even" r:id="rId15"/>
      <w:headerReference w:type="default" r:id="rId16"/>
      <w:footerReference w:type="even" r:id="rId17"/>
      <w:footerReference w:type="default" r:id="rId18"/>
      <w:headerReference w:type="first" r:id="rId19"/>
      <w:footerReference w:type="first" r:id="rId20"/>
      <w:pgSz w:w="11909" w:h="16834"/>
      <w:pgMar w:top="1771" w:right="1440" w:bottom="1440" w:left="1440" w:header="49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64EC3" w14:textId="77777777" w:rsidR="000C1E45" w:rsidRDefault="004E7545">
      <w:pPr>
        <w:spacing w:after="0"/>
      </w:pPr>
      <w:r>
        <w:separator/>
      </w:r>
    </w:p>
  </w:endnote>
  <w:endnote w:type="continuationSeparator" w:id="0">
    <w:p w14:paraId="59190E31" w14:textId="77777777" w:rsidR="000C1E45" w:rsidRDefault="004E75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Italic">
    <w:charset w:val="00"/>
    <w:family w:val="auto"/>
    <w:pitch w:val="default"/>
  </w:font>
  <w:font w:name="Lucida Grande">
    <w:altName w:val="Segoe U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DIN-Medium">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419F3" w14:textId="31FE7ED0" w:rsidR="000C1E45" w:rsidRDefault="000C1E45">
    <w:pPr>
      <w:pStyle w:val="Footer"/>
    </w:pPr>
  </w:p>
  <w:p w14:paraId="68E4658D" w14:textId="77777777" w:rsidR="000C1E45" w:rsidRDefault="004E7545">
    <w:pPr>
      <w:pStyle w:val="Footer"/>
    </w:pPr>
    <w:r>
      <w:t xml:space="preserve">v </w:t>
    </w:r>
    <w:r>
      <w:rPr>
        <w:szCs w:val="21"/>
        <w:lang w:val="en-US"/>
      </w:rPr>
      <w:fldChar w:fldCharType="begin"/>
    </w:r>
    <w:r>
      <w:rPr>
        <w:szCs w:val="21"/>
        <w:lang w:val="en-US"/>
      </w:rPr>
      <w:instrText xml:space="preserve"> DOCPROPERTY "Version"  \* MERGEFORMAT </w:instrText>
    </w:r>
    <w:r>
      <w:rPr>
        <w:szCs w:val="21"/>
        <w:lang w:val="en-US"/>
      </w:rPr>
      <w:fldChar w:fldCharType="separate"/>
    </w:r>
    <w:r>
      <w:rPr>
        <w:szCs w:val="21"/>
        <w:lang w:val="en-US"/>
      </w:rPr>
      <w:t>1.0</w:t>
    </w:r>
    <w:r>
      <w:rPr>
        <w:szCs w:val="21"/>
        <w:lang w:val="en-US"/>
      </w:rPr>
      <w:fldChar w:fldCharType="end"/>
    </w:r>
    <w:r>
      <w:tab/>
    </w:r>
    <w:r>
      <w:rPr>
        <w:rStyle w:val="PageNumber"/>
        <w:lang w:val="en-US"/>
      </w:rPr>
      <w:tab/>
      <w:t xml:space="preserve">Page </w:t>
    </w:r>
    <w:r>
      <w:rPr>
        <w:rStyle w:val="PageNumber"/>
        <w:lang w:val="en-US"/>
      </w:rPr>
      <w:fldChar w:fldCharType="begin"/>
    </w:r>
    <w:r>
      <w:rPr>
        <w:rStyle w:val="PageNumber"/>
        <w:lang w:val="en-US"/>
      </w:rPr>
      <w:instrText xml:space="preserve"> PAGE </w:instrText>
    </w:r>
    <w:r>
      <w:rPr>
        <w:rStyle w:val="PageNumber"/>
        <w:lang w:val="en-US"/>
      </w:rPr>
      <w:fldChar w:fldCharType="separate"/>
    </w:r>
    <w:r>
      <w:rPr>
        <w:rStyle w:val="PageNumber"/>
        <w:lang w:val="en-US"/>
      </w:rPr>
      <w:t>56</w:t>
    </w:r>
    <w:r>
      <w:rPr>
        <w:rStyle w:val="PageNumber"/>
        <w:lang w:val="en-US"/>
      </w:rPr>
      <w:fldChar w:fldCharType="end"/>
    </w:r>
    <w:r>
      <w:rPr>
        <w:rStyle w:val="PageNumber"/>
        <w:lang w:val="en-US"/>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57</w:t>
    </w:r>
    <w:r>
      <w:rPr>
        <w:rStyle w:val="PageNumber"/>
      </w:rPr>
      <w:fldChar w:fldCharType="end"/>
    </w:r>
  </w:p>
  <w:p w14:paraId="1D18D01B" w14:textId="77777777" w:rsidR="000C1E45" w:rsidRDefault="000C1E4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86AD8" w14:textId="5BABD127" w:rsidR="000C1E45" w:rsidRDefault="004E7545">
    <w:pPr>
      <w:pStyle w:val="Footer"/>
    </w:pPr>
    <w:r>
      <w:t xml:space="preserve">v </w:t>
    </w:r>
    <w:del w:id="920" w:author="Maureen Barry" w:date="2025-05-02T09:29:00Z">
      <w:r w:rsidDel="00930554">
        <w:rPr>
          <w:szCs w:val="21"/>
          <w:lang w:val="en-US"/>
        </w:rPr>
        <w:fldChar w:fldCharType="begin"/>
      </w:r>
      <w:r w:rsidDel="00930554">
        <w:rPr>
          <w:szCs w:val="21"/>
          <w:lang w:val="en-US"/>
        </w:rPr>
        <w:delInstrText xml:space="preserve"> DOCPROPERTY "Version"  \* MERGEFORMAT </w:delInstrText>
      </w:r>
      <w:r w:rsidDel="00930554">
        <w:rPr>
          <w:szCs w:val="21"/>
          <w:lang w:val="en-US"/>
        </w:rPr>
        <w:fldChar w:fldCharType="separate"/>
      </w:r>
      <w:r w:rsidDel="00930554">
        <w:rPr>
          <w:szCs w:val="21"/>
          <w:lang w:val="en-US"/>
        </w:rPr>
        <w:delText>1.1</w:delText>
      </w:r>
      <w:r w:rsidDel="00930554">
        <w:rPr>
          <w:szCs w:val="21"/>
          <w:lang w:val="en-US"/>
        </w:rPr>
        <w:fldChar w:fldCharType="end"/>
      </w:r>
    </w:del>
    <w:ins w:id="921" w:author="Maureen Barry" w:date="2025-05-02T09:29:00Z">
      <w:r w:rsidR="00930554">
        <w:rPr>
          <w:szCs w:val="21"/>
          <w:lang w:val="en-US"/>
        </w:rPr>
        <w:fldChar w:fldCharType="begin"/>
      </w:r>
      <w:r w:rsidR="00930554">
        <w:rPr>
          <w:szCs w:val="21"/>
          <w:lang w:val="en-US"/>
        </w:rPr>
        <w:instrText xml:space="preserve"> DOCPROPERTY "Version"  \* MERGEFORMAT </w:instrText>
      </w:r>
      <w:r w:rsidR="00930554">
        <w:rPr>
          <w:szCs w:val="21"/>
          <w:lang w:val="en-US"/>
        </w:rPr>
        <w:fldChar w:fldCharType="separate"/>
      </w:r>
      <w:r w:rsidR="00930554">
        <w:rPr>
          <w:szCs w:val="21"/>
          <w:lang w:val="en-US"/>
        </w:rPr>
        <w:t>1.2</w:t>
      </w:r>
      <w:r w:rsidR="00930554">
        <w:rPr>
          <w:szCs w:val="21"/>
          <w:lang w:val="en-US"/>
        </w:rPr>
        <w:fldChar w:fldCharType="end"/>
      </w:r>
    </w:ins>
    <w:r>
      <w:tab/>
    </w:r>
    <w:r>
      <w:tab/>
    </w: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38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38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13385" w14:textId="4417733D" w:rsidR="000C1E45" w:rsidRDefault="004E754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C525419" w14:textId="77777777" w:rsidR="000C1E45" w:rsidRDefault="004E7545">
    <w:pPr>
      <w:spacing w:after="0"/>
      <w:ind w:right="360" w:firstLine="360"/>
    </w:pPr>
    <w:r>
      <w:t>March-2019</w:t>
    </w:r>
    <w:r>
      <w:tab/>
    </w:r>
    <w:r>
      <w:tab/>
      <w:t>Version 0.01</w:t>
    </w:r>
    <w:r>
      <w:tab/>
    </w:r>
    <w:r>
      <w:tab/>
      <w:t xml:space="preserve">Page </w:t>
    </w:r>
  </w:p>
  <w:p w14:paraId="7D713ABD" w14:textId="77777777" w:rsidR="000C1E45" w:rsidRDefault="000C1E45">
    <w:pPr>
      <w:spacing w:after="0"/>
    </w:pPr>
  </w:p>
  <w:p w14:paraId="7BE76802" w14:textId="77777777" w:rsidR="000C1E45" w:rsidRDefault="004E7545">
    <w:r>
      <w:tab/>
    </w:r>
  </w:p>
  <w:p w14:paraId="778DFE99" w14:textId="77777777" w:rsidR="000C1E45" w:rsidRDefault="000C1E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B0F61" w14:textId="77777777" w:rsidR="000C1E45" w:rsidRDefault="004E7545">
      <w:pPr>
        <w:spacing w:after="0"/>
      </w:pPr>
      <w:r>
        <w:separator/>
      </w:r>
    </w:p>
  </w:footnote>
  <w:footnote w:type="continuationSeparator" w:id="0">
    <w:p w14:paraId="0C5480A5" w14:textId="77777777" w:rsidR="000C1E45" w:rsidRDefault="004E7545">
      <w:pPr>
        <w:spacing w:after="0"/>
      </w:pPr>
      <w:r>
        <w:continuationSeparator/>
      </w:r>
    </w:p>
  </w:footnote>
  <w:footnote w:id="1">
    <w:p w14:paraId="4DEB62CB" w14:textId="77777777" w:rsidR="000C1E45" w:rsidRDefault="004E7545">
      <w:pPr>
        <w:pStyle w:val="FootnoteText"/>
        <w:rPr>
          <w:lang w:val="en-US"/>
        </w:rPr>
      </w:pPr>
      <w:r>
        <w:rPr>
          <w:rStyle w:val="FootnoteReference"/>
        </w:rPr>
        <w:footnoteRef/>
      </w:r>
      <w:r>
        <w:t xml:space="preserve"> </w:t>
      </w:r>
      <w:r>
        <w:rPr>
          <w:lang w:val="en-US"/>
        </w:rPr>
        <w:t>Evaluation Technical Report</w:t>
      </w:r>
    </w:p>
  </w:footnote>
  <w:footnote w:id="2">
    <w:p w14:paraId="5A39DFBC" w14:textId="77777777" w:rsidR="000C1E45" w:rsidRDefault="004E7545">
      <w:pPr>
        <w:pStyle w:val="FootnoteText"/>
        <w:rPr>
          <w:lang w:val="en-US"/>
        </w:rPr>
      </w:pPr>
      <w:r>
        <w:rPr>
          <w:rStyle w:val="FootnoteReference"/>
        </w:rPr>
        <w:footnoteRef/>
      </w:r>
      <w:r>
        <w:t xml:space="preserve"> </w:t>
      </w:r>
      <w:r>
        <w:rPr>
          <w:lang w:val="en-US"/>
        </w:rPr>
        <w:t>Evaluation Technical Report</w:t>
      </w:r>
    </w:p>
  </w:footnote>
  <w:footnote w:id="3">
    <w:p w14:paraId="79490EE7" w14:textId="77777777" w:rsidR="000C1E45" w:rsidRDefault="004E7545">
      <w:pPr>
        <w:pStyle w:val="FootnoteText"/>
        <w:rPr>
          <w:lang w:val="en-US"/>
        </w:rPr>
      </w:pPr>
      <w:r>
        <w:rPr>
          <w:rStyle w:val="FootnoteReference"/>
        </w:rPr>
        <w:footnoteRef/>
      </w:r>
      <w:r>
        <w:t xml:space="preserve"> </w:t>
      </w:r>
      <w:r>
        <w:rPr>
          <w:lang w:val="en-US"/>
        </w:rPr>
        <w:t>Common Vulnerabilities and Exposures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F009A" w14:textId="4482A542" w:rsidR="000C1E45" w:rsidRDefault="006E2315">
    <w:pPr>
      <w:pStyle w:val="Header"/>
      <w:jc w:val="right"/>
    </w:pPr>
    <w:r>
      <w:fldChar w:fldCharType="begin"/>
    </w:r>
    <w:r>
      <w:instrText xml:space="preserve">REF  \* MERGEFORMAT </w:instrText>
    </w:r>
    <w:r>
      <w:fldChar w:fldCharType="separate"/>
    </w:r>
    <w:r w:rsidR="004E7545">
      <w:t>collaborative Protection Profile for Database Management Systems</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AA56" w14:textId="3A1397E7" w:rsidR="000C1E45" w:rsidRDefault="006E2315">
    <w:pPr>
      <w:pStyle w:val="Header"/>
      <w:jc w:val="right"/>
    </w:pPr>
    <w:r>
      <w:fldChar w:fldCharType="begin"/>
    </w:r>
    <w:r>
      <w:instrText xml:space="preserve">REF  \* MERGEFORMAT </w:instrText>
    </w:r>
    <w:r>
      <w:fldChar w:fldCharType="separate"/>
    </w:r>
    <w:r w:rsidR="004E7545">
      <w:t>Evaluation Activities for the collaborative Protection Profile for Database Management Systems</w:t>
    </w:r>
    <w:r>
      <w:fldChar w:fldCharType="end"/>
    </w:r>
  </w:p>
  <w:p w14:paraId="4AC9933D" w14:textId="77777777" w:rsidR="000C1E45" w:rsidRDefault="000C1E4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7E03F" w14:textId="257B3442" w:rsidR="000C1E45" w:rsidRDefault="004E7545">
    <w:pPr>
      <w:pStyle w:val="Header"/>
      <w:pBdr>
        <w:bottom w:val="single" w:sz="6" w:space="0" w:color="000000"/>
      </w:pBdr>
      <w:jc w:val="right"/>
      <w:rPr>
        <w:b/>
        <w:sz w:val="22"/>
      </w:rPr>
    </w:pPr>
    <w:r>
      <w:rPr>
        <w:noProof/>
        <w:sz w:val="22"/>
        <w:lang w:val="es-ES" w:eastAsia="es-ES"/>
      </w:rPr>
      <mc:AlternateContent>
        <mc:Choice Requires="wps">
          <w:drawing>
            <wp:anchor distT="0" distB="0" distL="114300" distR="114300" simplePos="0" relativeHeight="251660288" behindDoc="1" locked="0" layoutInCell="0" allowOverlap="1" wp14:anchorId="2BEB8196" wp14:editId="04D72D24">
              <wp:simplePos x="0" y="0"/>
              <wp:positionH relativeFrom="margin">
                <wp:align>center</wp:align>
              </wp:positionH>
              <wp:positionV relativeFrom="margin">
                <wp:align>center</wp:align>
              </wp:positionV>
              <wp:extent cx="5237480" cy="3142615"/>
              <wp:effectExtent l="0" t="0" r="0" b="0"/>
              <wp:wrapNone/>
              <wp:docPr id="1" name="Rectangle 1"/>
              <wp:cNvGraphicFramePr/>
              <a:graphic xmlns:a="http://schemas.openxmlformats.org/drawingml/2006/main">
                <a:graphicData uri="http://schemas.microsoft.com/office/word/2010/wordprocessingShape">
                  <wps:wsp>
                    <wps:cNvSpPr/>
                    <wps:spPr bwMode="auto">
                      <a:xfrm rot="18900000">
                        <a:off x="0" y="0"/>
                        <a:ext cx="5237480" cy="3142615"/>
                      </a:xfrm>
                      <a:prstGeom prst="rect">
                        <a:avLst/>
                      </a:prstGeom>
                      <a:noFill/>
                    </wps:spPr>
                    <wps:txbx>
                      <w:txbxContent>
                        <w:p w14:paraId="2EFA06B4" w14:textId="77777777" w:rsidR="000C1E45" w:rsidRDefault="004E7545">
                          <w:pPr>
                            <w:jc w:val="center"/>
                            <w:rPr>
                              <w:rFonts w:ascii="Calibri" w:hAnsi="Calibri"/>
                              <w:color w:val="C0C0C0"/>
                              <w:sz w:val="2"/>
                              <w:szCs w:val="2"/>
                              <w14:textFill>
                                <w14:solidFill>
                                  <w14:srgbClr w14:val="C0C0C0">
                                    <w14:alpha w14:val="49803"/>
                                  </w14:srgbClr>
                                </w14:solidFill>
                              </w14:textFill>
                            </w:rPr>
                          </w:pPr>
                          <w:r>
                            <w:rPr>
                              <w:rFonts w:ascii="Calibri" w:hAnsi="Calibri"/>
                              <w:color w:val="C0C0C0"/>
                              <w:sz w:val="2"/>
                              <w:szCs w:val="2"/>
                              <w14:textFill>
                                <w14:solidFill>
                                  <w14:srgbClr w14:val="C0C0C0">
                                    <w14:alpha w14:val="49803"/>
                                  </w14:srgbClr>
                                </w14:solidFill>
                              </w14:textFill>
                            </w:rPr>
                            <w:t>DRAFT</w:t>
                          </w:r>
                        </w:p>
                      </w:txbxContent>
                    </wps:txbx>
                    <wps:bodyPr lIns="0" tIns="0" rIns="0" bIns="0" numCol="1">
                      <a:prstTxWarp prst="textPlain">
                        <a:avLst>
                          <a:gd name="adj" fmla="val 50000"/>
                        </a:avLst>
                      </a:prstTxWarp>
                    </wps:bodyPr>
                  </wps:wsp>
                </a:graphicData>
              </a:graphic>
            </wp:anchor>
          </w:drawing>
        </mc:Choice>
        <mc:Fallback>
          <w:pict>
            <v:rect w14:anchorId="2BEB8196" id="Rectangle 1" o:spid="_x0000_s1027" style="position:absolute;left:0;text-align:left;margin-left:0;margin-top:0;width:412.4pt;height:247.45pt;rotation:-45;z-index:-25165619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" o:allowincell="f" filled="f" stroked="f">
              <v:textbox inset="0,0,0,0">
                <w:txbxContent>
                  <w:p w14:paraId="2EFA06B4" w14:textId="77777777" w:rsidR="000C1E45" w:rsidRDefault="004E7545">
                    <w:pPr>
                      <w:jc w:val="center"/>
                      <w:rPr>
                        <w:rFonts w:ascii="Calibri" w:hAnsi="Calibri"/>
                        <w:color w:val="C0C0C0"/>
                        <w:sz w:val="2"/>
                        <w:szCs w:val="2"/>
                        <w14:textFill>
                          <w14:solidFill>
                            <w14:srgbClr w14:val="C0C0C0">
                              <w14:alpha w14:val="49803"/>
                            </w14:srgbClr>
                          </w14:solidFill>
                        </w14:textFill>
                      </w:rPr>
                    </w:pPr>
                    <w:r>
                      <w:rPr>
                        <w:rFonts w:ascii="Calibri" w:hAnsi="Calibri"/>
                        <w:color w:val="C0C0C0"/>
                        <w:sz w:val="2"/>
                        <w:szCs w:val="2"/>
                        <w14:textFill>
                          <w14:solidFill>
                            <w14:srgbClr w14:val="C0C0C0">
                              <w14:alpha w14:val="49803"/>
                            </w14:srgbClr>
                          </w14:solidFill>
                        </w14:textFill>
                      </w:rPr>
                      <w:t>DRAFT</w:t>
                    </w:r>
                  </w:p>
                </w:txbxContent>
              </v:textbox>
              <w10:wrap anchorx="margin" anchory="margin"/>
            </v:rect>
          </w:pict>
        </mc:Fallback>
      </mc:AlternateContent>
    </w:r>
    <w:r>
      <w:rPr>
        <w:sz w:val="22"/>
      </w:rPr>
      <w:tab/>
    </w:r>
    <w:r>
      <w:rPr>
        <w:b/>
      </w:rPr>
      <w:fldChar w:fldCharType="begin"/>
    </w:r>
    <w:r>
      <w:rPr>
        <w:b/>
      </w:rPr>
      <w:instrText xml:space="preserve"> TITLE  \* MERGEFORMAT </w:instrText>
    </w:r>
    <w:r>
      <w:rPr>
        <w:b/>
      </w:rPr>
      <w:fldChar w:fldCharType="separate"/>
    </w:r>
    <w:r>
      <w:rPr>
        <w:b/>
      </w:rPr>
      <w:t>collaborative Protection Profile for Database Management Systems</w:t>
    </w:r>
    <w:r>
      <w:rPr>
        <w:b/>
      </w:rPr>
      <w:fldChar w:fldCharType="end"/>
    </w:r>
  </w:p>
  <w:p w14:paraId="7692B5D0" w14:textId="77777777" w:rsidR="000C1E45" w:rsidRDefault="000C1E45"/>
  <w:p w14:paraId="7555E019" w14:textId="77777777" w:rsidR="000C1E45" w:rsidRDefault="004E754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A8322E1" w14:textId="77777777" w:rsidR="000C1E45" w:rsidRDefault="004E7545">
    <w:pPr>
      <w:spacing w:after="0"/>
      <w:ind w:right="360" w:firstLine="360"/>
    </w:pPr>
    <w:r>
      <w:t>March-2019</w:t>
    </w:r>
    <w:r>
      <w:tab/>
    </w:r>
    <w:r>
      <w:tab/>
      <w:t>Version 0.01</w:t>
    </w:r>
    <w:r>
      <w:tab/>
    </w:r>
    <w:r>
      <w:tab/>
      <w:t xml:space="preserve">Page </w:t>
    </w:r>
  </w:p>
  <w:p w14:paraId="13DDFF10" w14:textId="77777777" w:rsidR="000C1E45" w:rsidRDefault="000C1E45">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DE2"/>
    <w:multiLevelType w:val="multilevel"/>
    <w:tmpl w:val="79565048"/>
    <w:lvl w:ilvl="0">
      <w:start w:val="3"/>
      <w:numFmt w:val="bullet"/>
      <w:lvlText w:val="•"/>
      <w:lvlJc w:val="left"/>
      <w:pPr>
        <w:ind w:left="1080" w:hanging="72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7661F6"/>
    <w:multiLevelType w:val="multilevel"/>
    <w:tmpl w:val="EEF84D14"/>
    <w:lvl w:ilvl="0">
      <w:start w:val="3"/>
      <w:numFmt w:val="bullet"/>
      <w:lvlText w:val="•"/>
      <w:lvlJc w:val="left"/>
      <w:pPr>
        <w:ind w:left="2160" w:hanging="720"/>
      </w:pPr>
      <w:rPr>
        <w:rFonts w:ascii="Arial" w:eastAsia="Times New Roman" w:hAnsi="Arial" w:cs="Aria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F26F91"/>
    <w:multiLevelType w:val="multilevel"/>
    <w:tmpl w:val="BE380726"/>
    <w:lvl w:ilvl="0">
      <w:start w:val="1"/>
      <w:numFmt w:val="decimal"/>
      <w:pStyle w:val="CCSFRConventionAssignment"/>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0EC13476"/>
    <w:multiLevelType w:val="multilevel"/>
    <w:tmpl w:val="BB8096B4"/>
    <w:lvl w:ilvl="0">
      <w:start w:val="1"/>
      <w:numFmt w:val="none"/>
      <w:pStyle w:val="EditorsNote"/>
      <w:lvlText w:val="Editor's Note:"/>
      <w:lvlJc w:val="right"/>
      <w:pPr>
        <w:ind w:left="720" w:hanging="18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FA45F8"/>
    <w:multiLevelType w:val="multilevel"/>
    <w:tmpl w:val="EC52B1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DD1EA0"/>
    <w:multiLevelType w:val="multilevel"/>
    <w:tmpl w:val="113203EE"/>
    <w:lvl w:ilvl="0">
      <w:start w:val="1"/>
      <w:numFmt w:val="lowerLetter"/>
      <w:pStyle w:val="SFRletter"/>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 w15:restartNumberingAfterBreak="0">
    <w:nsid w:val="172E6F02"/>
    <w:multiLevelType w:val="multilevel"/>
    <w:tmpl w:val="C368F1B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F86115"/>
    <w:multiLevelType w:val="multilevel"/>
    <w:tmpl w:val="785CBC58"/>
    <w:lvl w:ilvl="0">
      <w:start w:val="1"/>
      <w:numFmt w:val="decimal"/>
      <w:pStyle w:val="ListNumber"/>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2DD254B"/>
    <w:multiLevelType w:val="multilevel"/>
    <w:tmpl w:val="CD98FD56"/>
    <w:lvl w:ilvl="0">
      <w:start w:val="1"/>
      <w:numFmt w:val="bullet"/>
      <w:pStyle w:val="Bodybullet"/>
      <w:lvlText w:val=""/>
      <w:lvlJc w:val="left"/>
      <w:pPr>
        <w:ind w:left="820" w:hanging="360"/>
      </w:pPr>
      <w:rPr>
        <w:rFonts w:ascii="Symbol" w:hAnsi="Symbol" w:hint="default"/>
        <w:sz w:val="28"/>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5E20E83"/>
    <w:multiLevelType w:val="multilevel"/>
    <w:tmpl w:val="B8540D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766032"/>
    <w:multiLevelType w:val="multilevel"/>
    <w:tmpl w:val="3A16D5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B77633"/>
    <w:multiLevelType w:val="multilevel"/>
    <w:tmpl w:val="B3EE5E76"/>
    <w:lvl w:ilvl="0">
      <w:start w:val="3"/>
      <w:numFmt w:val="bullet"/>
      <w:lvlText w:val="•"/>
      <w:lvlJc w:val="left"/>
      <w:pPr>
        <w:ind w:left="1080" w:hanging="360"/>
      </w:pPr>
      <w:rPr>
        <w:rFonts w:ascii="Arial" w:eastAsia="Times New Roman" w:hAnsi="Arial" w:cs="Aria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DF601C2"/>
    <w:multiLevelType w:val="multilevel"/>
    <w:tmpl w:val="3F1EE2C2"/>
    <w:lvl w:ilvl="0">
      <w:start w:val="1"/>
      <w:numFmt w:val="decimal"/>
      <w:pStyle w:val="ApplicationNoteHead"/>
      <w:lvlText w:val="Application Note %1"/>
      <w:lvlJc w:val="left"/>
      <w:pPr>
        <w:ind w:left="1890" w:hanging="1887"/>
      </w:pPr>
      <w:rPr>
        <w:rFonts w:ascii="Times New Roman" w:hAnsi="Times New Roman" w:cs="Arial" w:hint="default"/>
        <w:b/>
        <w:i/>
        <w:sz w:val="24"/>
      </w:rPr>
    </w:lvl>
    <w:lvl w:ilvl="1">
      <w:start w:val="1"/>
      <w:numFmt w:val="lowerLetter"/>
      <w:lvlText w:val="%2."/>
      <w:lvlJc w:val="left"/>
      <w:pPr>
        <w:ind w:left="1440" w:hanging="357"/>
      </w:pPr>
    </w:lvl>
    <w:lvl w:ilvl="2">
      <w:start w:val="1"/>
      <w:numFmt w:val="lowerRoman"/>
      <w:lvlText w:val="%3."/>
      <w:lvlJc w:val="right"/>
      <w:pPr>
        <w:ind w:left="2160" w:hanging="177"/>
      </w:pPr>
    </w:lvl>
    <w:lvl w:ilvl="3">
      <w:start w:val="1"/>
      <w:numFmt w:val="decimal"/>
      <w:lvlText w:val="%4."/>
      <w:lvlJc w:val="left"/>
      <w:pPr>
        <w:ind w:left="2880" w:hanging="357"/>
      </w:pPr>
    </w:lvl>
    <w:lvl w:ilvl="4">
      <w:start w:val="1"/>
      <w:numFmt w:val="lowerLetter"/>
      <w:lvlText w:val="%5."/>
      <w:lvlJc w:val="left"/>
      <w:pPr>
        <w:ind w:left="3600" w:hanging="357"/>
      </w:pPr>
    </w:lvl>
    <w:lvl w:ilvl="5">
      <w:start w:val="1"/>
      <w:numFmt w:val="lowerRoman"/>
      <w:lvlText w:val="%6."/>
      <w:lvlJc w:val="right"/>
      <w:pPr>
        <w:ind w:left="4320" w:hanging="177"/>
      </w:pPr>
    </w:lvl>
    <w:lvl w:ilvl="6">
      <w:start w:val="1"/>
      <w:numFmt w:val="decimal"/>
      <w:lvlText w:val="%7."/>
      <w:lvlJc w:val="left"/>
      <w:pPr>
        <w:ind w:left="5040" w:hanging="357"/>
      </w:pPr>
    </w:lvl>
    <w:lvl w:ilvl="7">
      <w:start w:val="1"/>
      <w:numFmt w:val="lowerLetter"/>
      <w:lvlText w:val="%8."/>
      <w:lvlJc w:val="left"/>
      <w:pPr>
        <w:ind w:left="5760" w:hanging="357"/>
      </w:pPr>
    </w:lvl>
    <w:lvl w:ilvl="8">
      <w:start w:val="1"/>
      <w:numFmt w:val="lowerRoman"/>
      <w:lvlText w:val="%9."/>
      <w:lvlJc w:val="right"/>
      <w:pPr>
        <w:ind w:left="6480" w:hanging="177"/>
      </w:pPr>
    </w:lvl>
  </w:abstractNum>
  <w:abstractNum w:abstractNumId="13" w15:restartNumberingAfterBreak="0">
    <w:nsid w:val="302A758D"/>
    <w:multiLevelType w:val="multilevel"/>
    <w:tmpl w:val="EBA236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1A71CDC"/>
    <w:multiLevelType w:val="multilevel"/>
    <w:tmpl w:val="BDD63B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6E40CE"/>
    <w:multiLevelType w:val="multilevel"/>
    <w:tmpl w:val="CFB030FA"/>
    <w:lvl w:ilvl="0">
      <w:start w:val="1"/>
      <w:numFmt w:val="bullet"/>
      <w:lvlText w:val=""/>
      <w:lvlJc w:val="left"/>
      <w:pPr>
        <w:tabs>
          <w:tab w:val="left" w:pos="720"/>
        </w:tabs>
        <w:ind w:left="720" w:hanging="360"/>
      </w:pPr>
      <w:rPr>
        <w:rFonts w:ascii="Symbol" w:hAnsi="Symbol" w:hint="default"/>
      </w:rPr>
    </w:lvl>
    <w:lvl w:ilvl="1">
      <w:start w:val="1"/>
      <w:numFmt w:val="bullet"/>
      <w:pStyle w:val="ListBullet2"/>
      <w:lvlText w:val="o"/>
      <w:lvlJc w:val="left"/>
      <w:pPr>
        <w:tabs>
          <w:tab w:val="left" w:pos="1440"/>
        </w:tabs>
        <w:ind w:left="1440" w:hanging="360"/>
      </w:pPr>
      <w:rPr>
        <w:rFonts w:ascii="Courier New" w:hAnsi="Courier New" w:cs="Tahoma"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ahoma"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ahoma"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57A3EA8"/>
    <w:multiLevelType w:val="multilevel"/>
    <w:tmpl w:val="C26C24BE"/>
    <w:lvl w:ilvl="0">
      <w:start w:val="3"/>
      <w:numFmt w:val="bullet"/>
      <w:lvlText w:val="•"/>
      <w:lvlJc w:val="left"/>
      <w:pPr>
        <w:ind w:left="1080" w:hanging="72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68E36D6"/>
    <w:multiLevelType w:val="multilevel"/>
    <w:tmpl w:val="EA7062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D8215F"/>
    <w:multiLevelType w:val="multilevel"/>
    <w:tmpl w:val="D860747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7919E6"/>
    <w:multiLevelType w:val="multilevel"/>
    <w:tmpl w:val="6D34F6EE"/>
    <w:lvl w:ilvl="0">
      <w:start w:val="1"/>
      <w:numFmt w:val="decimal"/>
      <w:pStyle w:val="Heading1"/>
      <w:lvlText w:val="%1."/>
      <w:lvlJc w:val="left"/>
      <w:pPr>
        <w:ind w:left="0" w:firstLine="0"/>
      </w:pPr>
      <w:rPr>
        <w:rFonts w:hint="default"/>
      </w:rPr>
    </w:lvl>
    <w:lvl w:ilvl="1">
      <w:start w:val="1"/>
      <w:numFmt w:val="decimal"/>
      <w:pStyle w:val="Heading2"/>
      <w:lvlText w:val="%1.%2"/>
      <w:lvlJc w:val="left"/>
      <w:pPr>
        <w:tabs>
          <w:tab w:val="left" w:pos="0"/>
        </w:tabs>
        <w:ind w:left="0" w:firstLine="0"/>
      </w:pPr>
      <w:rPr>
        <w:rFonts w:hint="default"/>
      </w:rPr>
    </w:lvl>
    <w:lvl w:ilvl="2">
      <w:start w:val="1"/>
      <w:numFmt w:val="decimal"/>
      <w:lvlText w:val="%1.%2.%3"/>
      <w:lvlJc w:val="left"/>
      <w:pPr>
        <w:tabs>
          <w:tab w:val="left" w:pos="0"/>
        </w:tabs>
        <w:ind w:left="0" w:firstLine="0"/>
      </w:pPr>
      <w:rPr>
        <w:rFonts w:hint="default"/>
      </w:rPr>
    </w:lvl>
    <w:lvl w:ilvl="3">
      <w:start w:val="1"/>
      <w:numFmt w:val="decimal"/>
      <w:lvlText w:val="%1.%2.%3.%4"/>
      <w:lvlJc w:val="left"/>
      <w:pPr>
        <w:tabs>
          <w:tab w:val="left" w:pos="0"/>
        </w:tabs>
        <w:ind w:left="0" w:firstLine="0"/>
      </w:pPr>
      <w:rPr>
        <w:rFonts w:hint="default"/>
      </w:rPr>
    </w:lvl>
    <w:lvl w:ilvl="4">
      <w:start w:val="1"/>
      <w:numFmt w:val="decimal"/>
      <w:lvlText w:val="%1.%2.%3.%4.%5"/>
      <w:lvlJc w:val="left"/>
      <w:pPr>
        <w:tabs>
          <w:tab w:val="left" w:pos="0"/>
        </w:tabs>
        <w:ind w:left="0" w:firstLine="0"/>
      </w:pPr>
      <w:rPr>
        <w:rFonts w:hint="default"/>
      </w:rPr>
    </w:lvl>
    <w:lvl w:ilvl="5">
      <w:start w:val="1"/>
      <w:numFmt w:val="decimal"/>
      <w:lvlText w:val="%1.%2.%3.%4.%5.%6"/>
      <w:lvlJc w:val="left"/>
      <w:pPr>
        <w:tabs>
          <w:tab w:val="left" w:pos="0"/>
        </w:tabs>
        <w:ind w:left="0" w:firstLine="0"/>
      </w:pPr>
      <w:rPr>
        <w:rFonts w:hint="default"/>
      </w:rPr>
    </w:lvl>
    <w:lvl w:ilvl="6">
      <w:start w:val="1"/>
      <w:numFmt w:val="decimal"/>
      <w:lvlText w:val="%1.%2.%3.%4.%5.%6.%7"/>
      <w:lvlJc w:val="left"/>
      <w:pPr>
        <w:tabs>
          <w:tab w:val="left" w:pos="0"/>
        </w:tabs>
        <w:ind w:left="0" w:firstLine="0"/>
      </w:pPr>
      <w:rPr>
        <w:rFonts w:hint="default"/>
      </w:rPr>
    </w:lvl>
    <w:lvl w:ilvl="7">
      <w:start w:val="1"/>
      <w:numFmt w:val="decimal"/>
      <w:lvlText w:val="%1.%2.%3.%4.%5.%6.%7.%8"/>
      <w:lvlJc w:val="left"/>
      <w:pPr>
        <w:tabs>
          <w:tab w:val="left" w:pos="0"/>
        </w:tabs>
        <w:ind w:left="0" w:firstLine="0"/>
      </w:pPr>
      <w:rPr>
        <w:rFonts w:hint="default"/>
      </w:rPr>
    </w:lvl>
    <w:lvl w:ilvl="8">
      <w:start w:val="1"/>
      <w:numFmt w:val="decimal"/>
      <w:lvlText w:val="%1.%2.%3.%4.%5.%6.%7.%8.%9"/>
      <w:lvlJc w:val="left"/>
      <w:pPr>
        <w:tabs>
          <w:tab w:val="left" w:pos="0"/>
        </w:tabs>
        <w:ind w:left="0" w:firstLine="0"/>
      </w:pPr>
      <w:rPr>
        <w:rFonts w:hint="default"/>
      </w:rPr>
    </w:lvl>
  </w:abstractNum>
  <w:abstractNum w:abstractNumId="20" w15:restartNumberingAfterBreak="0">
    <w:nsid w:val="48D969D6"/>
    <w:multiLevelType w:val="multilevel"/>
    <w:tmpl w:val="F5821F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1305D0D"/>
    <w:multiLevelType w:val="multilevel"/>
    <w:tmpl w:val="12FCA000"/>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AD97EFC"/>
    <w:multiLevelType w:val="multilevel"/>
    <w:tmpl w:val="C9AA0B9E"/>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ahoma"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ahoma"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ahoma"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2471311"/>
    <w:multiLevelType w:val="multilevel"/>
    <w:tmpl w:val="7056FA7C"/>
    <w:lvl w:ilvl="0">
      <w:start w:val="1"/>
      <w:numFmt w:val="decimal"/>
      <w:pStyle w:val="ApplicationNote"/>
      <w:lvlText w:val="Application Note %1 "/>
      <w:lvlJc w:val="left"/>
      <w:pPr>
        <w:ind w:left="2520" w:hanging="21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9D55FB1"/>
    <w:multiLevelType w:val="multilevel"/>
    <w:tmpl w:val="A6DE3DFC"/>
    <w:lvl w:ilvl="0">
      <w:start w:val="1"/>
      <w:numFmt w:val="bullet"/>
      <w:pStyle w:val="bullet"/>
      <w:lvlText w:val="●"/>
      <w:lvlJc w:val="left"/>
      <w:pPr>
        <w:tabs>
          <w:tab w:val="left" w:pos="360"/>
        </w:tabs>
        <w:ind w:left="360" w:hanging="360"/>
      </w:pPr>
      <w:rPr>
        <w:rFonts w:ascii="Times New Roman" w:hAnsi="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6F142288"/>
    <w:multiLevelType w:val="multilevel"/>
    <w:tmpl w:val="D52C96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4AD7019"/>
    <w:multiLevelType w:val="multilevel"/>
    <w:tmpl w:val="8E46807A"/>
    <w:lvl w:ilvl="0">
      <w:start w:val="1"/>
      <w:numFmt w:val="upperLetter"/>
      <w:pStyle w:val="Appendix"/>
      <w:lvlText w:val="Appendix %1."/>
      <w:lvlJc w:val="left"/>
      <w:pPr>
        <w:ind w:left="0" w:firstLine="0"/>
      </w:pPr>
      <w:rPr>
        <w:rFonts w:hint="default"/>
      </w:rPr>
    </w:lvl>
    <w:lvl w:ilvl="1">
      <w:start w:val="1"/>
      <w:numFmt w:val="decimal"/>
      <w:pStyle w:val="A2"/>
      <w:lvlText w:val="%1.%2"/>
      <w:lvlJc w:val="left"/>
      <w:pPr>
        <w:tabs>
          <w:tab w:val="left" w:pos="0"/>
        </w:tabs>
        <w:ind w:left="0" w:firstLine="0"/>
      </w:pPr>
      <w:rPr>
        <w:rFonts w:hint="default"/>
      </w:rPr>
    </w:lvl>
    <w:lvl w:ilvl="2">
      <w:start w:val="1"/>
      <w:numFmt w:val="decimal"/>
      <w:pStyle w:val="A3"/>
      <w:lvlText w:val="%1.%2.%3"/>
      <w:lvlJc w:val="left"/>
      <w:pPr>
        <w:tabs>
          <w:tab w:val="left" w:pos="0"/>
        </w:tabs>
        <w:ind w:left="0" w:firstLine="0"/>
      </w:pPr>
      <w:rPr>
        <w:rFonts w:hint="default"/>
      </w:rPr>
    </w:lvl>
    <w:lvl w:ilvl="3">
      <w:start w:val="1"/>
      <w:numFmt w:val="decimal"/>
      <w:lvlText w:val="%1.%2.%3.%4"/>
      <w:lvlJc w:val="left"/>
      <w:pPr>
        <w:tabs>
          <w:tab w:val="left" w:pos="0"/>
        </w:tabs>
        <w:ind w:left="0" w:firstLine="0"/>
      </w:pPr>
      <w:rPr>
        <w:rFonts w:hint="default"/>
      </w:rPr>
    </w:lvl>
    <w:lvl w:ilvl="4">
      <w:start w:val="1"/>
      <w:numFmt w:val="decimal"/>
      <w:lvlText w:val="%1.%2.%3.%4.%5"/>
      <w:lvlJc w:val="left"/>
      <w:pPr>
        <w:tabs>
          <w:tab w:val="left" w:pos="0"/>
        </w:tabs>
        <w:ind w:left="0" w:firstLine="0"/>
      </w:pPr>
      <w:rPr>
        <w:rFonts w:hint="default"/>
      </w:rPr>
    </w:lvl>
    <w:lvl w:ilvl="5">
      <w:start w:val="1"/>
      <w:numFmt w:val="decimal"/>
      <w:lvlText w:val="%1.%2.%3.%4.%5.%6"/>
      <w:lvlJc w:val="left"/>
      <w:pPr>
        <w:tabs>
          <w:tab w:val="left" w:pos="0"/>
        </w:tabs>
        <w:ind w:left="0" w:firstLine="0"/>
      </w:pPr>
      <w:rPr>
        <w:rFonts w:hint="default"/>
      </w:rPr>
    </w:lvl>
    <w:lvl w:ilvl="6">
      <w:start w:val="1"/>
      <w:numFmt w:val="decimal"/>
      <w:lvlText w:val="%1.%2.%3.%4.%5.%6.%7"/>
      <w:lvlJc w:val="left"/>
      <w:pPr>
        <w:tabs>
          <w:tab w:val="left" w:pos="0"/>
        </w:tabs>
        <w:ind w:left="0" w:firstLine="0"/>
      </w:pPr>
      <w:rPr>
        <w:rFonts w:hint="default"/>
      </w:rPr>
    </w:lvl>
    <w:lvl w:ilvl="7">
      <w:start w:val="1"/>
      <w:numFmt w:val="decimal"/>
      <w:lvlText w:val="%1.%2.%3.%4.%5.%6.%7.%8"/>
      <w:lvlJc w:val="left"/>
      <w:pPr>
        <w:tabs>
          <w:tab w:val="left" w:pos="0"/>
        </w:tabs>
        <w:ind w:left="0" w:firstLine="0"/>
      </w:pPr>
      <w:rPr>
        <w:rFonts w:hint="default"/>
      </w:rPr>
    </w:lvl>
    <w:lvl w:ilvl="8">
      <w:start w:val="1"/>
      <w:numFmt w:val="decimal"/>
      <w:lvlText w:val="%1.%2.%3.%4.%5.%6.%7.%8.%9"/>
      <w:lvlJc w:val="left"/>
      <w:pPr>
        <w:tabs>
          <w:tab w:val="left" w:pos="0"/>
        </w:tabs>
        <w:ind w:left="0" w:firstLine="0"/>
      </w:pPr>
      <w:rPr>
        <w:rFonts w:hint="default"/>
      </w:rPr>
    </w:lvl>
  </w:abstractNum>
  <w:abstractNum w:abstractNumId="27" w15:restartNumberingAfterBreak="0">
    <w:nsid w:val="7A3817D7"/>
    <w:multiLevelType w:val="multilevel"/>
    <w:tmpl w:val="958CA666"/>
    <w:lvl w:ilvl="0">
      <w:start w:val="1"/>
      <w:numFmt w:val="decimal"/>
      <w:pStyle w:val="ListNumber5"/>
      <w:lvlText w:val="%1."/>
      <w:lvlJc w:val="left"/>
      <w:pPr>
        <w:tabs>
          <w:tab w:val="left" w:pos="1800"/>
        </w:tabs>
        <w:ind w:left="180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520702573">
    <w:abstractNumId w:val="19"/>
  </w:num>
  <w:num w:numId="2" w16cid:durableId="1522553263">
    <w:abstractNumId w:val="22"/>
  </w:num>
  <w:num w:numId="3" w16cid:durableId="73363604">
    <w:abstractNumId w:val="15"/>
  </w:num>
  <w:num w:numId="4" w16cid:durableId="1238126588">
    <w:abstractNumId w:val="7"/>
  </w:num>
  <w:num w:numId="5" w16cid:durableId="1649751066">
    <w:abstractNumId w:val="27"/>
  </w:num>
  <w:num w:numId="6" w16cid:durableId="1036274263">
    <w:abstractNumId w:val="26"/>
  </w:num>
  <w:num w:numId="7" w16cid:durableId="1821574357">
    <w:abstractNumId w:val="24"/>
  </w:num>
  <w:num w:numId="8" w16cid:durableId="485434846">
    <w:abstractNumId w:val="2"/>
  </w:num>
  <w:num w:numId="9" w16cid:durableId="498884590">
    <w:abstractNumId w:val="8"/>
  </w:num>
  <w:num w:numId="10" w16cid:durableId="1841238671">
    <w:abstractNumId w:val="3"/>
  </w:num>
  <w:num w:numId="11" w16cid:durableId="355470560">
    <w:abstractNumId w:val="23"/>
  </w:num>
  <w:num w:numId="12" w16cid:durableId="25253907">
    <w:abstractNumId w:val="5"/>
  </w:num>
  <w:num w:numId="13" w16cid:durableId="1341932373">
    <w:abstractNumId w:val="12"/>
  </w:num>
  <w:num w:numId="14" w16cid:durableId="1202282610">
    <w:abstractNumId w:val="14"/>
  </w:num>
  <w:num w:numId="15" w16cid:durableId="1047682286">
    <w:abstractNumId w:val="6"/>
  </w:num>
  <w:num w:numId="16" w16cid:durableId="1884445285">
    <w:abstractNumId w:val="25"/>
  </w:num>
  <w:num w:numId="17" w16cid:durableId="196892265">
    <w:abstractNumId w:val="21"/>
  </w:num>
  <w:num w:numId="18" w16cid:durableId="813568377">
    <w:abstractNumId w:val="18"/>
  </w:num>
  <w:num w:numId="19" w16cid:durableId="2117090968">
    <w:abstractNumId w:val="20"/>
  </w:num>
  <w:num w:numId="20" w16cid:durableId="43262916">
    <w:abstractNumId w:val="13"/>
  </w:num>
  <w:num w:numId="21" w16cid:durableId="4991950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3040192">
    <w:abstractNumId w:val="17"/>
  </w:num>
  <w:num w:numId="23" w16cid:durableId="62610626">
    <w:abstractNumId w:val="4"/>
  </w:num>
  <w:num w:numId="24" w16cid:durableId="1928465924">
    <w:abstractNumId w:val="10"/>
  </w:num>
  <w:num w:numId="25" w16cid:durableId="2077820348">
    <w:abstractNumId w:val="0"/>
  </w:num>
  <w:num w:numId="26" w16cid:durableId="235939762">
    <w:abstractNumId w:val="9"/>
  </w:num>
  <w:num w:numId="27" w16cid:durableId="232938422">
    <w:abstractNumId w:val="16"/>
  </w:num>
  <w:num w:numId="28" w16cid:durableId="746464844">
    <w:abstractNumId w:val="11"/>
  </w:num>
  <w:num w:numId="29" w16cid:durableId="704720845">
    <w:abstractNumId w:val="1"/>
  </w:num>
  <w:num w:numId="30" w16cid:durableId="606817710">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ureen Barry">
    <w15:presenceInfo w15:providerId="AD" w15:userId="S::maureen.barry@oracle.com::2d449eef-5d0d-486d-8c90-28e11ff3688b"/>
  </w15:person>
  <w15:person w15:author="Staaf Anders">
    <w15:presenceInfo w15:providerId="AD" w15:userId="S-1-5-21-1541935140-143488145-1630266854-53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E45"/>
    <w:rsid w:val="00041787"/>
    <w:rsid w:val="000C1E45"/>
    <w:rsid w:val="000C2044"/>
    <w:rsid w:val="000D1276"/>
    <w:rsid w:val="000F7048"/>
    <w:rsid w:val="00200C17"/>
    <w:rsid w:val="002226C8"/>
    <w:rsid w:val="003F3D11"/>
    <w:rsid w:val="004D3460"/>
    <w:rsid w:val="004E7545"/>
    <w:rsid w:val="006E2315"/>
    <w:rsid w:val="00711281"/>
    <w:rsid w:val="00930554"/>
    <w:rsid w:val="009C56C5"/>
    <w:rsid w:val="00AA0B55"/>
    <w:rsid w:val="00B56904"/>
    <w:rsid w:val="00CF7473"/>
    <w:rsid w:val="00D8587F"/>
    <w:rsid w:val="00ED5B34"/>
    <w:rsid w:val="00EE71A3"/>
    <w:rsid w:val="00F41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8104CC7"/>
  <w15:docId w15:val="{BD2B5743-922B-469D-8D44-F6686198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pPr>
    <w:rPr>
      <w:rFonts w:ascii="Arial" w:hAnsi="Arial"/>
      <w:sz w:val="24"/>
      <w:szCs w:val="24"/>
      <w:lang w:val="en-GB" w:eastAsia="en-GB"/>
    </w:rPr>
  </w:style>
  <w:style w:type="paragraph" w:styleId="Heading1">
    <w:name w:val="heading 1"/>
    <w:basedOn w:val="Normal"/>
    <w:next w:val="BodyText"/>
    <w:link w:val="Heading1Char1"/>
    <w:uiPriority w:val="9"/>
    <w:qFormat/>
    <w:pPr>
      <w:keepNext/>
      <w:keepLines/>
      <w:numPr>
        <w:numId w:val="1"/>
      </w:numPr>
      <w:spacing w:before="240" w:after="0"/>
      <w:ind w:left="360" w:hanging="360"/>
      <w:outlineLvl w:val="0"/>
    </w:pPr>
    <w:rPr>
      <w:rFonts w:eastAsia="Calibri Light" w:cs="Arial"/>
      <w:b/>
      <w:color w:val="000000" w:themeColor="text1"/>
      <w:sz w:val="32"/>
      <w:szCs w:val="32"/>
      <w:lang w:val="en-US" w:eastAsia="en-US"/>
    </w:rPr>
  </w:style>
  <w:style w:type="paragraph" w:styleId="Heading2">
    <w:name w:val="heading 2"/>
    <w:basedOn w:val="Normal"/>
    <w:next w:val="BodyText"/>
    <w:link w:val="Heading2Char1"/>
    <w:uiPriority w:val="99"/>
    <w:qFormat/>
    <w:pPr>
      <w:keepNext/>
      <w:keepLines/>
      <w:numPr>
        <w:ilvl w:val="1"/>
        <w:numId w:val="1"/>
      </w:numPr>
      <w:spacing w:before="240" w:after="0"/>
      <w:outlineLvl w:val="1"/>
    </w:pPr>
    <w:rPr>
      <w:rFonts w:eastAsia="Calibri Light" w:cs="Arial"/>
      <w:b/>
      <w:color w:val="000000" w:themeColor="text1"/>
      <w:szCs w:val="32"/>
      <w:lang w:val="en-US" w:eastAsia="en-US"/>
    </w:rPr>
  </w:style>
  <w:style w:type="paragraph" w:styleId="Heading3">
    <w:name w:val="heading 3"/>
    <w:basedOn w:val="Normal"/>
    <w:next w:val="BodyText"/>
    <w:link w:val="Heading3Char1"/>
    <w:uiPriority w:val="99"/>
    <w:qFormat/>
    <w:pPr>
      <w:keepNext/>
      <w:keepLines/>
      <w:pBdr>
        <w:top w:val="single" w:sz="4" w:space="1" w:color="000000"/>
        <w:left w:val="single" w:sz="4" w:space="4" w:color="000000"/>
        <w:bottom w:val="single" w:sz="4" w:space="1" w:color="000000"/>
        <w:right w:val="single" w:sz="4" w:space="4" w:color="000000"/>
      </w:pBdr>
      <w:shd w:val="clear" w:color="auto" w:fill="BFBFBF"/>
      <w:spacing w:before="120"/>
      <w:outlineLvl w:val="2"/>
    </w:pPr>
    <w:rPr>
      <w:b/>
    </w:rPr>
  </w:style>
  <w:style w:type="paragraph" w:styleId="Heading4">
    <w:name w:val="heading 4"/>
    <w:basedOn w:val="Normal"/>
    <w:next w:val="BodyText"/>
    <w:link w:val="Heading4Char1"/>
    <w:uiPriority w:val="99"/>
    <w:qFormat/>
    <w:pPr>
      <w:keepNext/>
      <w:keepLines/>
      <w:spacing w:before="240"/>
      <w:outlineLvl w:val="3"/>
    </w:pPr>
    <w:rPr>
      <w:b/>
    </w:rPr>
  </w:style>
  <w:style w:type="paragraph" w:styleId="Heading5">
    <w:name w:val="heading 5"/>
    <w:basedOn w:val="Normal"/>
    <w:next w:val="BodyText"/>
    <w:link w:val="Heading5Char1"/>
    <w:uiPriority w:val="99"/>
    <w:qFormat/>
    <w:pPr>
      <w:keepNext/>
      <w:keepLines/>
      <w:spacing w:before="120" w:after="120"/>
      <w:outlineLvl w:val="4"/>
    </w:pPr>
    <w:rPr>
      <w:b/>
      <w:lang w:val="en-US"/>
    </w:rPr>
  </w:style>
  <w:style w:type="paragraph" w:styleId="Heading6">
    <w:name w:val="heading 6"/>
    <w:basedOn w:val="Normal"/>
    <w:next w:val="BodyText"/>
    <w:link w:val="Heading6Char1"/>
    <w:uiPriority w:val="99"/>
    <w:qFormat/>
    <w:pPr>
      <w:spacing w:before="120" w:after="120"/>
      <w:outlineLvl w:val="5"/>
    </w:pPr>
    <w:rPr>
      <w:b/>
    </w:rPr>
  </w:style>
  <w:style w:type="paragraph" w:styleId="Heading7">
    <w:name w:val="heading 7"/>
    <w:basedOn w:val="Normal"/>
    <w:next w:val="BodyText"/>
    <w:link w:val="Heading7Char1"/>
    <w:uiPriority w:val="99"/>
    <w:qFormat/>
    <w:pPr>
      <w:spacing w:before="240" w:after="60"/>
      <w:outlineLvl w:val="6"/>
    </w:pPr>
    <w:rPr>
      <w:sz w:val="20"/>
    </w:rPr>
  </w:style>
  <w:style w:type="paragraph" w:styleId="Heading8">
    <w:name w:val="heading 8"/>
    <w:basedOn w:val="Normal"/>
    <w:next w:val="BodyText"/>
    <w:link w:val="Heading8Char1"/>
    <w:uiPriority w:val="99"/>
    <w:qFormat/>
    <w:pPr>
      <w:spacing w:before="240" w:after="60"/>
      <w:outlineLvl w:val="7"/>
    </w:pPr>
    <w:rPr>
      <w:i/>
      <w:sz w:val="20"/>
    </w:rPr>
  </w:style>
  <w:style w:type="paragraph" w:styleId="Heading9">
    <w:name w:val="heading 9"/>
    <w:basedOn w:val="Normal"/>
    <w:next w:val="BodyText"/>
    <w:link w:val="Heading9Char1"/>
    <w:uiPriority w:val="99"/>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F5496" w:themeColor="accent1" w:themeShade="BF"/>
    </w:rPr>
  </w:style>
  <w:style w:type="character" w:customStyle="1" w:styleId="Heading5Char">
    <w:name w:val="Heading 5 Char"/>
    <w:basedOn w:val="DefaultParagraphFont"/>
    <w:uiPriority w:val="9"/>
    <w:rPr>
      <w:rFonts w:ascii="Arial" w:eastAsia="Arial" w:hAnsi="Arial" w:cs="Arial"/>
      <w:color w:val="2F5496"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uiPriority w:val="9"/>
    <w:rPr>
      <w:rFonts w:ascii="Arial" w:eastAsia="Arial" w:hAnsi="Arial" w:cs="Arial"/>
      <w:color w:val="595959" w:themeColor="text1" w:themeTint="A6"/>
    </w:rPr>
  </w:style>
  <w:style w:type="character" w:customStyle="1" w:styleId="Heading8Char">
    <w:name w:val="Heading 8 Char"/>
    <w:basedOn w:val="DefaultParagraphFont"/>
    <w:uiPriority w:val="9"/>
    <w:rPr>
      <w:rFonts w:ascii="Arial" w:eastAsia="Arial" w:hAnsi="Arial" w:cs="Arial"/>
      <w:i/>
      <w:iCs/>
      <w:color w:val="272727" w:themeColor="text1" w:themeTint="D8"/>
    </w:rPr>
  </w:style>
  <w:style w:type="character" w:customStyle="1" w:styleId="Heading9Char">
    <w:name w:val="Heading 9 Char"/>
    <w:basedOn w:val="DefaultParagraphFont"/>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character" w:customStyle="1" w:styleId="QuoteChar">
    <w:name w:val="Quote Char"/>
    <w:basedOn w:val="DefaultParagraphFont"/>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character" w:customStyle="1" w:styleId="IntenseQuoteChar">
    <w:name w:val="Intense Quote Char"/>
    <w:basedOn w:val="DefaultParagraphFont"/>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customStyle="1" w:styleId="FootnoteTextChar">
    <w:name w:val="Footnote Text Char"/>
    <w:basedOn w:val="DefaultParagraphFont"/>
    <w:uiPriority w:val="99"/>
    <w:semiHidden/>
    <w:rPr>
      <w:sz w:val="20"/>
      <w:szCs w:val="20"/>
    </w:rPr>
  </w:style>
  <w:style w:type="character" w:customStyle="1" w:styleId="EndnoteTextChar">
    <w:name w:val="Endnote Text Char"/>
    <w:basedOn w:val="DefaultParagraphFont"/>
    <w:uiPriority w:val="99"/>
    <w:semiHidden/>
    <w:rPr>
      <w:sz w:val="20"/>
      <w:szCs w:val="20"/>
    </w:rPr>
  </w:style>
  <w:style w:type="paragraph" w:styleId="BodyText">
    <w:name w:val="Body Text"/>
    <w:basedOn w:val="Normal"/>
    <w:link w:val="BodyTextChar"/>
    <w:uiPriority w:val="99"/>
    <w:qFormat/>
  </w:style>
  <w:style w:type="paragraph" w:styleId="BalloonText">
    <w:name w:val="Balloon Text"/>
    <w:basedOn w:val="Normal"/>
    <w:link w:val="BalloonTextChar"/>
    <w:uiPriority w:val="99"/>
    <w:semiHidden/>
    <w:qFormat/>
    <w:rPr>
      <w:rFonts w:ascii="Tahoma" w:hAnsi="Tahoma" w:cs="Times-Italic"/>
      <w:sz w:val="16"/>
      <w:szCs w:val="16"/>
    </w:rPr>
  </w:style>
  <w:style w:type="paragraph" w:styleId="BodyText2">
    <w:name w:val="Body Text 2"/>
    <w:basedOn w:val="Normal"/>
    <w:link w:val="BodyText2Char"/>
    <w:uiPriority w:val="99"/>
    <w:pPr>
      <w:spacing w:before="120" w:after="120"/>
    </w:pPr>
    <w:rPr>
      <w:color w:val="0000FF"/>
      <w:sz w:val="20"/>
    </w:rPr>
  </w:style>
  <w:style w:type="paragraph" w:styleId="BodyText3">
    <w:name w:val="Body Text 3"/>
    <w:basedOn w:val="Normal"/>
    <w:link w:val="BodyText3Char"/>
    <w:uiPriority w:val="99"/>
    <w:rPr>
      <w:sz w:val="20"/>
    </w:rPr>
  </w:style>
  <w:style w:type="paragraph" w:styleId="BodyTextFirstIndent">
    <w:name w:val="Body Text First Indent"/>
    <w:basedOn w:val="BodyText"/>
    <w:link w:val="BodyTextFirstIndentChar"/>
    <w:uiPriority w:val="99"/>
    <w:pPr>
      <w:ind w:firstLine="216"/>
    </w:pPr>
  </w:style>
  <w:style w:type="paragraph" w:styleId="BodyTextIndent">
    <w:name w:val="Body Text Indent"/>
    <w:basedOn w:val="BodyText"/>
    <w:link w:val="BodyTextIndentChar"/>
    <w:uiPriority w:val="99"/>
    <w:pPr>
      <w:ind w:left="360"/>
    </w:pPr>
  </w:style>
  <w:style w:type="paragraph" w:styleId="BodyTextFirstIndent2">
    <w:name w:val="Body Text First Indent 2"/>
    <w:basedOn w:val="BodyTextIndent"/>
    <w:link w:val="BodyTextFirstIndent2Char"/>
    <w:uiPriority w:val="99"/>
    <w:pPr>
      <w:ind w:firstLine="216"/>
    </w:pPr>
  </w:style>
  <w:style w:type="paragraph" w:styleId="BodyTextIndent2">
    <w:name w:val="Body Text Indent 2"/>
    <w:basedOn w:val="Normal"/>
    <w:link w:val="BodyTextIndent2Char"/>
    <w:uiPriority w:val="99"/>
    <w:pPr>
      <w:spacing w:before="120" w:after="120"/>
      <w:ind w:left="2835"/>
    </w:pPr>
    <w:rPr>
      <w:sz w:val="20"/>
    </w:rPr>
  </w:style>
  <w:style w:type="paragraph" w:styleId="BodyTextIndent3">
    <w:name w:val="Body Text Indent 3"/>
    <w:basedOn w:val="Normal"/>
    <w:link w:val="BodyTextIndent3Char"/>
    <w:uiPriority w:val="99"/>
    <w:pPr>
      <w:spacing w:after="0"/>
      <w:ind w:left="720" w:hanging="720"/>
    </w:pPr>
  </w:style>
  <w:style w:type="paragraph" w:styleId="Caption">
    <w:name w:val="caption"/>
    <w:basedOn w:val="Normal"/>
    <w:next w:val="Normal"/>
    <w:link w:val="CaptionChar"/>
    <w:uiPriority w:val="35"/>
    <w:qFormat/>
    <w:pPr>
      <w:spacing w:before="80"/>
      <w:jc w:val="center"/>
    </w:pPr>
    <w:rPr>
      <w:b/>
      <w:i/>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Normal"/>
    <w:next w:val="Normal"/>
    <w:link w:val="CommentSubjectChar"/>
    <w:uiPriority w:val="99"/>
    <w:semiHidden/>
    <w:unhideWhenUsed/>
    <w:qFormat/>
    <w:rPr>
      <w:b/>
      <w:bCs/>
      <w:sz w:val="20"/>
    </w:rPr>
  </w:style>
  <w:style w:type="paragraph" w:styleId="Date">
    <w:name w:val="Date"/>
    <w:basedOn w:val="Normal"/>
    <w:next w:val="Normal"/>
    <w:link w:val="DateChar"/>
    <w:uiPriority w:val="99"/>
  </w:style>
  <w:style w:type="paragraph" w:styleId="DocumentMap">
    <w:name w:val="Document Map"/>
    <w:basedOn w:val="Normal"/>
    <w:link w:val="DocumentMapChar"/>
    <w:uiPriority w:val="99"/>
    <w:pPr>
      <w:spacing w:after="0"/>
    </w:pPr>
    <w:rPr>
      <w:rFonts w:ascii="Lucida Grande" w:hAnsi="Lucida Grande" w:cs="Lucida Grande"/>
    </w:rPr>
  </w:style>
  <w:style w:type="character" w:styleId="Emphasis">
    <w:name w:val="Emphasis"/>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1"/>
    <w:uiPriority w:val="99"/>
    <w:semiHidden/>
    <w:unhideWhenUsed/>
    <w:pPr>
      <w:spacing w:after="0"/>
    </w:pPr>
    <w:rPr>
      <w:sz w:val="20"/>
    </w:rPr>
  </w:style>
  <w:style w:type="character" w:styleId="FollowedHyperlink">
    <w:name w:val="FollowedHyperlink"/>
    <w:uiPriority w:val="99"/>
    <w:rPr>
      <w:color w:val="800080"/>
      <w:u w:val="single"/>
    </w:rPr>
  </w:style>
  <w:style w:type="paragraph" w:styleId="Footer">
    <w:name w:val="footer"/>
    <w:basedOn w:val="Normal"/>
    <w:link w:val="FooterChar1"/>
    <w:uiPriority w:val="99"/>
    <w:pPr>
      <w:pBdr>
        <w:top w:val="single" w:sz="6" w:space="10" w:color="000000"/>
      </w:pBdr>
      <w:tabs>
        <w:tab w:val="center" w:pos="4536"/>
        <w:tab w:val="right" w:pos="9000"/>
      </w:tabs>
    </w:pPr>
    <w:rPr>
      <w:sz w:val="21"/>
    </w:rPr>
  </w:style>
  <w:style w:type="character" w:styleId="FootnoteReference">
    <w:name w:val="footnote reference"/>
    <w:uiPriority w:val="99"/>
    <w:semiHidden/>
    <w:qFormat/>
    <w:rPr>
      <w:vertAlign w:val="superscript"/>
    </w:rPr>
  </w:style>
  <w:style w:type="paragraph" w:styleId="FootnoteText">
    <w:name w:val="footnote text"/>
    <w:basedOn w:val="Normal"/>
    <w:link w:val="FootnoteTextChar1"/>
    <w:uiPriority w:val="99"/>
    <w:qFormat/>
    <w:pPr>
      <w:spacing w:before="100" w:after="100"/>
    </w:pPr>
    <w:rPr>
      <w:sz w:val="20"/>
    </w:rPr>
  </w:style>
  <w:style w:type="paragraph" w:styleId="Header">
    <w:name w:val="header"/>
    <w:basedOn w:val="Normal"/>
    <w:link w:val="HeaderChar1"/>
    <w:uiPriority w:val="99"/>
    <w:pPr>
      <w:pBdr>
        <w:bottom w:val="single" w:sz="6" w:space="1" w:color="000000"/>
      </w:pBdr>
      <w:tabs>
        <w:tab w:val="center" w:pos="4536"/>
        <w:tab w:val="right" w:pos="9000"/>
      </w:tabs>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en-US" w:eastAsia="en-US"/>
    </w:rPr>
  </w:style>
  <w:style w:type="character" w:styleId="Hyperlink">
    <w:name w:val="Hyperlink"/>
    <w:uiPriority w:val="99"/>
    <w:rPr>
      <w:color w:val="0000FF"/>
      <w:u w:val="single"/>
    </w:rPr>
  </w:style>
  <w:style w:type="paragraph" w:styleId="Index1">
    <w:name w:val="index 1"/>
    <w:basedOn w:val="Normal"/>
    <w:next w:val="Normal"/>
    <w:uiPriority w:val="99"/>
    <w:semiHidden/>
    <w:pPr>
      <w:ind w:left="240" w:hanging="240"/>
    </w:pPr>
  </w:style>
  <w:style w:type="paragraph" w:styleId="Index2">
    <w:name w:val="index 2"/>
    <w:basedOn w:val="Normal"/>
    <w:next w:val="Normal"/>
    <w:uiPriority w:val="99"/>
    <w:semiHidden/>
    <w:qFormat/>
    <w:pPr>
      <w:ind w:left="480" w:hanging="240"/>
    </w:pPr>
  </w:style>
  <w:style w:type="paragraph" w:styleId="Index3">
    <w:name w:val="index 3"/>
    <w:basedOn w:val="Normal"/>
    <w:next w:val="Normal"/>
    <w:uiPriority w:val="99"/>
    <w:semiHidden/>
    <w:pPr>
      <w:ind w:left="720" w:hanging="240"/>
    </w:pPr>
  </w:style>
  <w:style w:type="paragraph" w:styleId="Index4">
    <w:name w:val="index 4"/>
    <w:basedOn w:val="Normal"/>
    <w:next w:val="Normal"/>
    <w:uiPriority w:val="99"/>
    <w:semiHidden/>
    <w:pPr>
      <w:ind w:left="960" w:hanging="240"/>
    </w:pPr>
  </w:style>
  <w:style w:type="paragraph" w:styleId="Index5">
    <w:name w:val="index 5"/>
    <w:basedOn w:val="Normal"/>
    <w:next w:val="Normal"/>
    <w:uiPriority w:val="99"/>
    <w:semiHidden/>
    <w:qFormat/>
    <w:pPr>
      <w:ind w:left="1200" w:hanging="240"/>
    </w:pPr>
  </w:style>
  <w:style w:type="paragraph" w:styleId="Index6">
    <w:name w:val="index 6"/>
    <w:basedOn w:val="Normal"/>
    <w:next w:val="Normal"/>
    <w:uiPriority w:val="99"/>
    <w:semiHidden/>
    <w:pPr>
      <w:ind w:left="1440" w:hanging="240"/>
    </w:pPr>
  </w:style>
  <w:style w:type="paragraph" w:styleId="Index7">
    <w:name w:val="index 7"/>
    <w:basedOn w:val="Normal"/>
    <w:next w:val="Normal"/>
    <w:uiPriority w:val="99"/>
    <w:semiHidden/>
    <w:qFormat/>
    <w:pPr>
      <w:ind w:left="1680" w:hanging="240"/>
    </w:pPr>
  </w:style>
  <w:style w:type="paragraph" w:styleId="Index8">
    <w:name w:val="index 8"/>
    <w:basedOn w:val="Normal"/>
    <w:next w:val="Normal"/>
    <w:uiPriority w:val="99"/>
    <w:semiHidden/>
    <w:qFormat/>
    <w:pPr>
      <w:ind w:left="1920" w:hanging="240"/>
    </w:pPr>
  </w:style>
  <w:style w:type="paragraph" w:styleId="Index9">
    <w:name w:val="index 9"/>
    <w:basedOn w:val="Normal"/>
    <w:next w:val="Normal"/>
    <w:uiPriority w:val="99"/>
    <w:semiHidden/>
    <w:pPr>
      <w:ind w:left="2160" w:hanging="240"/>
    </w:pPr>
  </w:style>
  <w:style w:type="paragraph" w:styleId="IndexHeading">
    <w:name w:val="index heading"/>
    <w:basedOn w:val="Normal"/>
    <w:next w:val="Index1"/>
    <w:uiPriority w:val="99"/>
    <w:semiHidden/>
  </w:style>
  <w:style w:type="character" w:styleId="LineNumber">
    <w:name w:val="line number"/>
    <w:basedOn w:val="DefaultParagraphFont"/>
    <w:uiPriority w:val="99"/>
  </w:style>
  <w:style w:type="paragraph" w:styleId="List">
    <w:name w:val="List"/>
    <w:basedOn w:val="Normal"/>
    <w:uiPriority w:val="99"/>
    <w:pPr>
      <w:spacing w:before="240" w:after="0"/>
      <w:ind w:left="284" w:hanging="284"/>
    </w:pPr>
  </w:style>
  <w:style w:type="paragraph" w:styleId="ListBullet">
    <w:name w:val="List Bullet"/>
    <w:basedOn w:val="BodyText"/>
    <w:uiPriority w:val="99"/>
    <w:pPr>
      <w:numPr>
        <w:numId w:val="2"/>
      </w:numPr>
      <w:tabs>
        <w:tab w:val="left" w:pos="567"/>
      </w:tabs>
      <w:spacing w:before="120" w:after="0"/>
    </w:pPr>
  </w:style>
  <w:style w:type="paragraph" w:styleId="ListBullet2">
    <w:name w:val="List Bullet 2"/>
    <w:basedOn w:val="BodyText"/>
    <w:uiPriority w:val="99"/>
    <w:pPr>
      <w:numPr>
        <w:ilvl w:val="1"/>
        <w:numId w:val="3"/>
      </w:numPr>
      <w:spacing w:after="0"/>
      <w:ind w:left="1434" w:hanging="357"/>
    </w:pPr>
  </w:style>
  <w:style w:type="paragraph" w:styleId="ListNumber">
    <w:name w:val="List Number"/>
    <w:basedOn w:val="Normal"/>
    <w:uiPriority w:val="99"/>
    <w:pPr>
      <w:numPr>
        <w:numId w:val="4"/>
      </w:numPr>
    </w:pPr>
  </w:style>
  <w:style w:type="paragraph" w:styleId="ListNumber2">
    <w:name w:val="List Number 2"/>
    <w:basedOn w:val="Normal"/>
    <w:uiPriority w:val="99"/>
    <w:pPr>
      <w:ind w:left="2268" w:hanging="567"/>
    </w:pPr>
  </w:style>
  <w:style w:type="paragraph" w:styleId="ListNumber5">
    <w:name w:val="List Number 5"/>
    <w:basedOn w:val="Normal"/>
    <w:pPr>
      <w:numPr>
        <w:numId w:val="5"/>
      </w:numPr>
      <w:contextualSpacing/>
    </w:pPr>
  </w:style>
  <w:style w:type="paragraph" w:styleId="NormalWeb">
    <w:name w:val="Normal (Web)"/>
    <w:basedOn w:val="Normal"/>
    <w:uiPriority w:val="99"/>
    <w:semiHidden/>
    <w:unhideWhenUsed/>
    <w:pPr>
      <w:spacing w:before="100" w:beforeAutospacing="1" w:after="100" w:afterAutospacing="1"/>
    </w:pPr>
    <w:rPr>
      <w:rFonts w:ascii="Times New Roman" w:eastAsia="MS Mincho" w:hAnsi="Times New Roman"/>
      <w:lang w:val="en-US" w:eastAsia="en-US"/>
    </w:rPr>
  </w:style>
  <w:style w:type="paragraph" w:styleId="NormalIndent">
    <w:name w:val="Normal Indent"/>
    <w:basedOn w:val="Normal"/>
    <w:uiPriority w:val="99"/>
    <w:pPr>
      <w:ind w:left="708"/>
    </w:pPr>
  </w:style>
  <w:style w:type="character" w:styleId="PageNumber">
    <w:name w:val="page number"/>
    <w:basedOn w:val="DefaultParagraphFont"/>
    <w:uiPriority w:val="99"/>
    <w:qFormat/>
  </w:style>
  <w:style w:type="paragraph" w:styleId="PlainText">
    <w:name w:val="Plain Text"/>
    <w:basedOn w:val="Normal"/>
    <w:link w:val="PlainTextChar"/>
    <w:uiPriority w:val="99"/>
    <w:pPr>
      <w:spacing w:before="120" w:after="120"/>
    </w:pPr>
    <w:rPr>
      <w:rFonts w:ascii="Courier New" w:hAnsi="Courier New"/>
      <w:sz w:val="20"/>
    </w:rPr>
  </w:style>
  <w:style w:type="character" w:styleId="Strong">
    <w:name w:val="Strong"/>
    <w:qFormat/>
    <w:rPr>
      <w:b/>
      <w:bCs/>
    </w:rPr>
  </w:style>
  <w:style w:type="paragraph" w:styleId="Subtitle">
    <w:name w:val="Subtitle"/>
    <w:basedOn w:val="Normal"/>
    <w:next w:val="Normal"/>
    <w:link w:val="SubtitleChar1"/>
    <w:uiPriority w:val="99"/>
    <w:qFormat/>
    <w:rPr>
      <w:b/>
      <w:sz w:val="36"/>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8">
    <w:name w:val="Table Grid 8"/>
    <w:basedOn w:val="TableNormal"/>
    <w:uiPriority w:val="99"/>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shd w:val="solid" w:color="auto" w:fill="FFFFFF"/>
      </w:tcPr>
    </w:tblStylePr>
    <w:tblStylePr w:type="lastRow">
      <w:rPr>
        <w:b/>
        <w:bCs/>
        <w:color w:val="auto"/>
      </w:rPr>
    </w:tblStylePr>
    <w:tblStylePr w:type="lastCol">
      <w:rPr>
        <w:b/>
        <w:bCs/>
        <w:color w:val="auto"/>
      </w:rPr>
    </w:tblStylePr>
  </w:style>
  <w:style w:type="paragraph" w:styleId="TableofFigures">
    <w:name w:val="table of figures"/>
    <w:basedOn w:val="Normal"/>
    <w:next w:val="Normal"/>
    <w:uiPriority w:val="99"/>
    <w:pPr>
      <w:tabs>
        <w:tab w:val="left" w:pos="1134"/>
        <w:tab w:val="right" w:leader="dot" w:pos="9019"/>
      </w:tabs>
      <w:spacing w:after="120"/>
      <w:ind w:left="482" w:hanging="482"/>
    </w:pPr>
    <w:rPr>
      <w:sz w:val="20"/>
    </w:rPr>
  </w:style>
  <w:style w:type="paragraph" w:styleId="Title">
    <w:name w:val="Title"/>
    <w:basedOn w:val="Normal"/>
    <w:link w:val="TitleChar1"/>
    <w:qFormat/>
    <w:pPr>
      <w:jc w:val="center"/>
    </w:pPr>
    <w:rPr>
      <w:b/>
      <w:u w:val="single"/>
    </w:rPr>
  </w:style>
  <w:style w:type="paragraph" w:styleId="TOC1">
    <w:name w:val="toc 1"/>
    <w:basedOn w:val="Normal"/>
    <w:next w:val="Normal"/>
    <w:uiPriority w:val="39"/>
    <w:pPr>
      <w:tabs>
        <w:tab w:val="left" w:pos="284"/>
        <w:tab w:val="right" w:leader="dot" w:pos="9029"/>
      </w:tabs>
      <w:spacing w:before="80" w:after="0"/>
    </w:pPr>
    <w:rPr>
      <w:sz w:val="20"/>
    </w:rPr>
  </w:style>
  <w:style w:type="paragraph" w:styleId="TOC2">
    <w:name w:val="toc 2"/>
    <w:basedOn w:val="Normal"/>
    <w:next w:val="Normal"/>
    <w:uiPriority w:val="39"/>
    <w:qFormat/>
    <w:pPr>
      <w:tabs>
        <w:tab w:val="left" w:pos="851"/>
        <w:tab w:val="right" w:leader="dot" w:pos="9029"/>
      </w:tabs>
      <w:spacing w:after="0"/>
      <w:ind w:left="284"/>
    </w:pPr>
    <w:rPr>
      <w:sz w:val="20"/>
    </w:rPr>
  </w:style>
  <w:style w:type="paragraph" w:styleId="TOC3">
    <w:name w:val="toc 3"/>
    <w:basedOn w:val="Normal"/>
    <w:next w:val="Normal"/>
    <w:uiPriority w:val="39"/>
    <w:qFormat/>
    <w:pPr>
      <w:tabs>
        <w:tab w:val="left" w:pos="1585"/>
        <w:tab w:val="right" w:leader="dot" w:pos="9029"/>
      </w:tabs>
      <w:spacing w:after="0"/>
      <w:ind w:left="851"/>
    </w:pPr>
    <w:rPr>
      <w:sz w:val="20"/>
    </w:rPr>
  </w:style>
  <w:style w:type="paragraph" w:styleId="TOC4">
    <w:name w:val="toc 4"/>
    <w:basedOn w:val="Normal"/>
    <w:next w:val="Normal"/>
    <w:uiPriority w:val="39"/>
    <w:pPr>
      <w:tabs>
        <w:tab w:val="left" w:pos="2410"/>
        <w:tab w:val="right" w:leader="dot" w:pos="9029"/>
      </w:tabs>
      <w:spacing w:after="0"/>
      <w:ind w:left="1560"/>
    </w:pPr>
    <w:rPr>
      <w:sz w:val="20"/>
    </w:rPr>
  </w:style>
  <w:style w:type="paragraph" w:styleId="TOC5">
    <w:name w:val="toc 5"/>
    <w:basedOn w:val="Normal"/>
    <w:next w:val="Normal"/>
    <w:uiPriority w:val="39"/>
    <w:pPr>
      <w:tabs>
        <w:tab w:val="right" w:pos="9029"/>
      </w:tabs>
      <w:ind w:left="2880"/>
    </w:pPr>
  </w:style>
  <w:style w:type="paragraph" w:styleId="TOC6">
    <w:name w:val="toc 6"/>
    <w:basedOn w:val="Normal"/>
    <w:next w:val="Normal"/>
    <w:uiPriority w:val="39"/>
    <w:pPr>
      <w:tabs>
        <w:tab w:val="right" w:pos="9029"/>
      </w:tabs>
      <w:ind w:left="3600"/>
    </w:pPr>
  </w:style>
  <w:style w:type="paragraph" w:styleId="TOC7">
    <w:name w:val="toc 7"/>
    <w:basedOn w:val="Normal"/>
    <w:next w:val="Normal"/>
    <w:uiPriority w:val="39"/>
    <w:pPr>
      <w:tabs>
        <w:tab w:val="right" w:pos="9029"/>
      </w:tabs>
      <w:ind w:left="1440"/>
    </w:pPr>
    <w:rPr>
      <w:sz w:val="20"/>
    </w:rPr>
  </w:style>
  <w:style w:type="paragraph" w:styleId="TOC8">
    <w:name w:val="toc 8"/>
    <w:basedOn w:val="Normal"/>
    <w:next w:val="Normal"/>
    <w:uiPriority w:val="39"/>
    <w:pPr>
      <w:tabs>
        <w:tab w:val="right" w:pos="9029"/>
      </w:tabs>
      <w:ind w:left="1680"/>
    </w:pPr>
    <w:rPr>
      <w:sz w:val="20"/>
    </w:rPr>
  </w:style>
  <w:style w:type="paragraph" w:styleId="TOC9">
    <w:name w:val="toc 9"/>
    <w:basedOn w:val="Normal"/>
    <w:next w:val="Normal"/>
    <w:uiPriority w:val="39"/>
    <w:qFormat/>
    <w:pPr>
      <w:tabs>
        <w:tab w:val="right" w:pos="9029"/>
      </w:tabs>
      <w:ind w:left="1920"/>
    </w:pPr>
    <w:rPr>
      <w:sz w:val="20"/>
    </w:r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rPr>
      <w:color w:val="404040"/>
      <w:lang w:val="es-ES" w:eastAsia="es-ES"/>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
    <w:name w:val="Bordered &amp; Lined - Accent"/>
    <w:basedOn w:val="TableNormal"/>
    <w:uiPriority w:val="99"/>
    <w:rPr>
      <w:color w:val="404040"/>
      <w:lang w:val="es-ES" w:eastAsia="es-ES"/>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character" w:customStyle="1" w:styleId="EndnoteTextChar1">
    <w:name w:val="Endnote Text Char1"/>
    <w:link w:val="EndnoteText"/>
    <w:uiPriority w:val="99"/>
    <w:rPr>
      <w:sz w:val="20"/>
    </w:rPr>
  </w:style>
  <w:style w:type="character" w:customStyle="1" w:styleId="BodyTextChar">
    <w:name w:val="Body Text Char"/>
    <w:link w:val="BodyText"/>
    <w:uiPriority w:val="99"/>
    <w:rPr>
      <w:sz w:val="24"/>
      <w:lang w:bidi="ar-SA"/>
    </w:rPr>
  </w:style>
  <w:style w:type="character" w:customStyle="1" w:styleId="Heading1Char1">
    <w:name w:val="Heading 1 Char1"/>
    <w:link w:val="Heading1"/>
    <w:uiPriority w:val="9"/>
    <w:rPr>
      <w:rFonts w:ascii="Arial" w:eastAsia="Calibri Light" w:hAnsi="Arial" w:cs="Arial"/>
      <w:b/>
      <w:color w:val="000000" w:themeColor="text1"/>
      <w:sz w:val="32"/>
      <w:szCs w:val="32"/>
    </w:rPr>
  </w:style>
  <w:style w:type="character" w:customStyle="1" w:styleId="Heading2Char1">
    <w:name w:val="Heading 2 Char1"/>
    <w:link w:val="Heading2"/>
    <w:uiPriority w:val="99"/>
    <w:rPr>
      <w:rFonts w:ascii="Arial" w:eastAsia="Calibri Light" w:hAnsi="Arial" w:cs="Arial"/>
      <w:b/>
      <w:color w:val="000000" w:themeColor="text1"/>
      <w:sz w:val="24"/>
      <w:szCs w:val="32"/>
    </w:rPr>
  </w:style>
  <w:style w:type="character" w:customStyle="1" w:styleId="Heading3Char1">
    <w:name w:val="Heading 3 Char1"/>
    <w:link w:val="Heading3"/>
    <w:uiPriority w:val="99"/>
    <w:rPr>
      <w:rFonts w:ascii="Arial" w:hAnsi="Arial"/>
      <w:b/>
      <w:shd w:val="clear" w:color="auto" w:fill="BFBFBF"/>
      <w:lang w:bidi="ar-SA"/>
    </w:rPr>
  </w:style>
  <w:style w:type="character" w:customStyle="1" w:styleId="Heading4Char1">
    <w:name w:val="Heading 4 Char1"/>
    <w:link w:val="Heading4"/>
    <w:uiPriority w:val="99"/>
    <w:rPr>
      <w:rFonts w:ascii="Arial" w:hAnsi="Arial"/>
      <w:b/>
      <w:lang w:bidi="ar-SA"/>
    </w:rPr>
  </w:style>
  <w:style w:type="character" w:customStyle="1" w:styleId="Heading5Char1">
    <w:name w:val="Heading 5 Char1"/>
    <w:link w:val="Heading5"/>
    <w:uiPriority w:val="99"/>
    <w:rPr>
      <w:rFonts w:ascii="Arial" w:hAnsi="Arial"/>
      <w:b/>
      <w:lang w:val="en-US" w:bidi="ar-SA"/>
    </w:rPr>
  </w:style>
  <w:style w:type="character" w:customStyle="1" w:styleId="Heading6Char1">
    <w:name w:val="Heading 6 Char1"/>
    <w:link w:val="Heading6"/>
    <w:uiPriority w:val="99"/>
    <w:rPr>
      <w:rFonts w:ascii="Arial" w:hAnsi="Arial"/>
      <w:b/>
      <w:lang w:bidi="ar-SA"/>
    </w:rPr>
  </w:style>
  <w:style w:type="character" w:customStyle="1" w:styleId="Heading7Char1">
    <w:name w:val="Heading 7 Char1"/>
    <w:link w:val="Heading7"/>
    <w:uiPriority w:val="99"/>
    <w:rPr>
      <w:rFonts w:ascii="Arial" w:hAnsi="Arial"/>
      <w:sz w:val="20"/>
      <w:lang w:bidi="ar-SA"/>
    </w:rPr>
  </w:style>
  <w:style w:type="character" w:customStyle="1" w:styleId="Heading8Char1">
    <w:name w:val="Heading 8 Char1"/>
    <w:link w:val="Heading8"/>
    <w:uiPriority w:val="99"/>
    <w:rPr>
      <w:rFonts w:ascii="Arial" w:hAnsi="Arial"/>
      <w:i/>
      <w:sz w:val="20"/>
      <w:lang w:bidi="ar-SA"/>
    </w:rPr>
  </w:style>
  <w:style w:type="character" w:customStyle="1" w:styleId="Heading9Char1">
    <w:name w:val="Heading 9 Char1"/>
    <w:link w:val="Heading9"/>
    <w:uiPriority w:val="99"/>
    <w:rPr>
      <w:rFonts w:ascii="Arial" w:hAnsi="Arial"/>
      <w:i/>
      <w:sz w:val="18"/>
      <w:lang w:bidi="ar-SA"/>
    </w:rPr>
  </w:style>
  <w:style w:type="paragraph" w:styleId="Quote">
    <w:name w:val="Quote"/>
    <w:basedOn w:val="Normal"/>
    <w:next w:val="Normal"/>
    <w:link w:val="QuoteChar1"/>
    <w:uiPriority w:val="29"/>
    <w:qFormat/>
    <w:pPr>
      <w:ind w:left="720" w:right="720"/>
    </w:pPr>
    <w:rPr>
      <w:i/>
    </w:rPr>
  </w:style>
  <w:style w:type="character" w:customStyle="1" w:styleId="QuoteChar1">
    <w:name w:val="Quote Char1"/>
    <w:link w:val="Quote"/>
    <w:uiPriority w:val="29"/>
    <w:rPr>
      <w:i/>
    </w:rPr>
  </w:style>
  <w:style w:type="paragraph" w:styleId="IntenseQuote">
    <w:name w:val="Intense Quote"/>
    <w:basedOn w:val="Normal"/>
    <w:next w:val="Normal"/>
    <w:link w:val="IntenseQuoteChar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1">
    <w:name w:val="Intense Quote Char1"/>
    <w:link w:val="IntenseQuote"/>
    <w:uiPriority w:val="30"/>
    <w:rPr>
      <w:i/>
    </w:rPr>
  </w:style>
  <w:style w:type="table" w:customStyle="1" w:styleId="Lined">
    <w:name w:val="Lined"/>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customStyle="1" w:styleId="Note">
    <w:name w:val="Note"/>
    <w:basedOn w:val="NormalIndent"/>
    <w:uiPriority w:val="99"/>
    <w:pPr>
      <w:ind w:left="0" w:hanging="1008"/>
    </w:pPr>
  </w:style>
  <w:style w:type="character" w:customStyle="1" w:styleId="HeaderChar1">
    <w:name w:val="Header Char1"/>
    <w:link w:val="Header"/>
    <w:uiPriority w:val="99"/>
    <w:rPr>
      <w:sz w:val="24"/>
      <w:lang w:val="en-GB" w:eastAsia="en-GB" w:bidi="ar-SA"/>
    </w:rPr>
  </w:style>
  <w:style w:type="character" w:customStyle="1" w:styleId="FooterChar1">
    <w:name w:val="Footer Char1"/>
    <w:link w:val="Footer"/>
    <w:uiPriority w:val="99"/>
    <w:rPr>
      <w:rFonts w:ascii="Arial" w:hAnsi="Arial"/>
      <w:sz w:val="21"/>
      <w:lang w:bidi="ar-SA"/>
    </w:rPr>
  </w:style>
  <w:style w:type="character" w:customStyle="1" w:styleId="SubtitleChar1">
    <w:name w:val="Subtitle Char1"/>
    <w:link w:val="Subtitle"/>
    <w:uiPriority w:val="99"/>
    <w:rPr>
      <w:b/>
      <w:sz w:val="36"/>
    </w:rPr>
  </w:style>
  <w:style w:type="paragraph" w:customStyle="1" w:styleId="TableOfContents">
    <w:name w:val="Table Of Contents"/>
    <w:basedOn w:val="BodyText"/>
    <w:uiPriority w:val="99"/>
    <w:pPr>
      <w:jc w:val="center"/>
    </w:pPr>
    <w:rPr>
      <w:b/>
      <w:sz w:val="28"/>
    </w:rPr>
  </w:style>
  <w:style w:type="paragraph" w:customStyle="1" w:styleId="Appendix">
    <w:name w:val="Appendix"/>
    <w:basedOn w:val="Heading1"/>
    <w:next w:val="BodyText"/>
    <w:link w:val="AppendixChar"/>
    <w:pPr>
      <w:pageBreakBefore/>
      <w:numPr>
        <w:numId w:val="6"/>
      </w:numPr>
      <w:spacing w:before="120" w:after="240"/>
    </w:pPr>
  </w:style>
  <w:style w:type="character" w:customStyle="1" w:styleId="AppendixChar">
    <w:name w:val="Appendix Char"/>
    <w:link w:val="Appendix"/>
    <w:rPr>
      <w:rFonts w:ascii="Arial" w:eastAsia="Calibri Light" w:hAnsi="Arial" w:cs="Arial"/>
      <w:b/>
      <w:color w:val="000000" w:themeColor="text1"/>
      <w:sz w:val="32"/>
      <w:szCs w:val="32"/>
    </w:rPr>
  </w:style>
  <w:style w:type="paragraph" w:customStyle="1" w:styleId="A3">
    <w:name w:val="A3"/>
    <w:basedOn w:val="A2"/>
    <w:next w:val="BodyText"/>
    <w:pPr>
      <w:numPr>
        <w:ilvl w:val="2"/>
      </w:numPr>
    </w:pPr>
  </w:style>
  <w:style w:type="paragraph" w:customStyle="1" w:styleId="A2">
    <w:name w:val="A2"/>
    <w:basedOn w:val="Appendix"/>
    <w:next w:val="BodyText"/>
    <w:qFormat/>
    <w:pPr>
      <w:pageBreakBefore w:val="0"/>
      <w:numPr>
        <w:ilvl w:val="1"/>
      </w:numPr>
    </w:pPr>
    <w:rPr>
      <w:sz w:val="24"/>
    </w:rPr>
  </w:style>
  <w:style w:type="paragraph" w:customStyle="1" w:styleId="A4">
    <w:name w:val="A4"/>
    <w:basedOn w:val="Heading4"/>
    <w:next w:val="BodyText"/>
    <w:pPr>
      <w:tabs>
        <w:tab w:val="left" w:pos="450"/>
      </w:tabs>
      <w:ind w:left="90"/>
    </w:pPr>
    <w:rPr>
      <w:lang w:val="en-US"/>
    </w:rPr>
  </w:style>
  <w:style w:type="paragraph" w:customStyle="1" w:styleId="Copyright">
    <w:name w:val="Copyright"/>
    <w:basedOn w:val="Normal"/>
    <w:uiPriority w:val="99"/>
    <w:pPr>
      <w:pBdr>
        <w:top w:val="single" w:sz="4" w:space="1" w:color="000000"/>
      </w:pBdr>
      <w:ind w:left="200" w:right="200"/>
    </w:pPr>
    <w:rPr>
      <w:sz w:val="22"/>
    </w:rPr>
  </w:style>
  <w:style w:type="paragraph" w:customStyle="1" w:styleId="DocTitle">
    <w:name w:val="DocTitle"/>
    <w:basedOn w:val="Normal"/>
    <w:next w:val="DocTitleCont"/>
    <w:uiPriority w:val="99"/>
    <w:pPr>
      <w:spacing w:before="3200"/>
      <w:jc w:val="center"/>
    </w:pPr>
    <w:rPr>
      <w:sz w:val="48"/>
    </w:rPr>
  </w:style>
  <w:style w:type="paragraph" w:customStyle="1" w:styleId="DocTitleCont">
    <w:name w:val="DocTitleCont"/>
    <w:basedOn w:val="Normal"/>
    <w:uiPriority w:val="99"/>
    <w:pPr>
      <w:spacing w:before="480"/>
      <w:jc w:val="center"/>
    </w:pPr>
    <w:rPr>
      <w:sz w:val="48"/>
    </w:rPr>
  </w:style>
  <w:style w:type="character" w:customStyle="1" w:styleId="FootnoteTextChar1">
    <w:name w:val="Footnote Text Char1"/>
    <w:link w:val="FootnoteText"/>
    <w:uiPriority w:val="99"/>
    <w:rPr>
      <w:lang w:val="en-GB" w:eastAsia="en-GB" w:bidi="ar-SA"/>
    </w:rPr>
  </w:style>
  <w:style w:type="paragraph" w:customStyle="1" w:styleId="bullet">
    <w:name w:val="bullet"/>
    <w:basedOn w:val="BodyText"/>
    <w:uiPriority w:val="99"/>
    <w:pPr>
      <w:numPr>
        <w:numId w:val="7"/>
      </w:numPr>
    </w:pPr>
  </w:style>
  <w:style w:type="paragraph" w:customStyle="1" w:styleId="Level1">
    <w:name w:val="Level 1"/>
    <w:basedOn w:val="Subtitle"/>
    <w:next w:val="BodyText"/>
    <w:uiPriority w:val="99"/>
    <w:pPr>
      <w:keepNext/>
      <w:keepLines/>
      <w:pageBreakBefore/>
      <w:tabs>
        <w:tab w:val="left" w:pos="720"/>
      </w:tabs>
    </w:pPr>
  </w:style>
  <w:style w:type="paragraph" w:customStyle="1" w:styleId="Level2">
    <w:name w:val="Level 2"/>
    <w:basedOn w:val="Normal"/>
    <w:next w:val="BodyText"/>
    <w:uiPriority w:val="99"/>
    <w:pPr>
      <w:keepNext/>
      <w:keepLines/>
      <w:tabs>
        <w:tab w:val="left" w:pos="720"/>
      </w:tabs>
    </w:pPr>
    <w:rPr>
      <w:b/>
      <w:sz w:val="28"/>
    </w:rPr>
  </w:style>
  <w:style w:type="character" w:customStyle="1" w:styleId="BodyTextFirstIndentChar">
    <w:name w:val="Body Text First Indent Char"/>
    <w:link w:val="BodyTextFirstIndent"/>
    <w:uiPriority w:val="99"/>
    <w:rPr>
      <w:sz w:val="24"/>
    </w:rPr>
  </w:style>
  <w:style w:type="paragraph" w:customStyle="1" w:styleId="Table">
    <w:name w:val="Table"/>
    <w:basedOn w:val="Normal"/>
    <w:uiPriority w:val="99"/>
    <w:pPr>
      <w:spacing w:before="60" w:after="60"/>
    </w:pPr>
  </w:style>
  <w:style w:type="paragraph" w:customStyle="1" w:styleId="TableHeading">
    <w:name w:val="Table Heading"/>
    <w:basedOn w:val="Table"/>
    <w:uiPriority w:val="99"/>
    <w:pPr>
      <w:spacing w:before="240"/>
    </w:pPr>
    <w:rPr>
      <w:b/>
    </w:rPr>
  </w:style>
  <w:style w:type="character" w:customStyle="1" w:styleId="CaptionChar">
    <w:name w:val="Caption Char"/>
    <w:link w:val="Caption"/>
    <w:uiPriority w:val="35"/>
    <w:rPr>
      <w:rFonts w:ascii="Arial" w:hAnsi="Arial"/>
      <w:b/>
      <w:i/>
      <w:lang w:bidi="ar-SA"/>
    </w:rPr>
  </w:style>
  <w:style w:type="character" w:customStyle="1" w:styleId="BodyTextIndentChar">
    <w:name w:val="Body Text Indent Char"/>
    <w:link w:val="BodyTextIndent"/>
    <w:uiPriority w:val="99"/>
    <w:rPr>
      <w:sz w:val="24"/>
    </w:rPr>
  </w:style>
  <w:style w:type="character" w:customStyle="1" w:styleId="BodyTextFirstIndent2Char">
    <w:name w:val="Body Text First Indent 2 Char"/>
    <w:link w:val="BodyTextFirstIndent2"/>
    <w:uiPriority w:val="99"/>
    <w:rPr>
      <w:sz w:val="24"/>
    </w:rPr>
  </w:style>
  <w:style w:type="character" w:customStyle="1" w:styleId="BodyText3Char">
    <w:name w:val="Body Text 3 Char"/>
    <w:link w:val="BodyText3"/>
    <w:uiPriority w:val="99"/>
    <w:rPr>
      <w:rFonts w:ascii="Arial" w:hAnsi="Arial"/>
    </w:rPr>
  </w:style>
  <w:style w:type="character" w:customStyle="1" w:styleId="BodyText2Char">
    <w:name w:val="Body Text 2 Char"/>
    <w:link w:val="BodyText2"/>
    <w:uiPriority w:val="99"/>
    <w:rPr>
      <w:color w:val="0000FF"/>
    </w:rPr>
  </w:style>
  <w:style w:type="character" w:customStyle="1" w:styleId="PlainTextChar">
    <w:name w:val="Plain Text Char"/>
    <w:link w:val="PlainText"/>
    <w:uiPriority w:val="99"/>
    <w:rPr>
      <w:rFonts w:ascii="Courier New" w:hAnsi="Courier New"/>
    </w:rPr>
  </w:style>
  <w:style w:type="character" w:customStyle="1" w:styleId="TitleChar1">
    <w:name w:val="Title Char1"/>
    <w:link w:val="Title"/>
    <w:uiPriority w:val="99"/>
    <w:rPr>
      <w:b/>
      <w:sz w:val="24"/>
      <w:u w:val="single"/>
    </w:rPr>
  </w:style>
  <w:style w:type="paragraph" w:customStyle="1" w:styleId="Reference">
    <w:name w:val="Reference"/>
    <w:basedOn w:val="BodyText"/>
    <w:uiPriority w:val="99"/>
    <w:pPr>
      <w:ind w:left="1620" w:hanging="1620"/>
    </w:pPr>
    <w:rPr>
      <w:rFonts w:eastAsia="MS Mincho"/>
    </w:rPr>
  </w:style>
  <w:style w:type="paragraph" w:customStyle="1" w:styleId="Body">
    <w:name w:val="Body"/>
    <w:basedOn w:val="Normal"/>
    <w:link w:val="BodyChar"/>
    <w:uiPriority w:val="99"/>
    <w:pPr>
      <w:spacing w:before="240" w:after="0"/>
      <w:ind w:left="709"/>
    </w:pPr>
  </w:style>
  <w:style w:type="character" w:customStyle="1" w:styleId="BodyChar">
    <w:name w:val="Body Char"/>
    <w:link w:val="Body"/>
    <w:uiPriority w:val="99"/>
    <w:rPr>
      <w:lang w:bidi="ar-SA"/>
    </w:rPr>
  </w:style>
  <w:style w:type="paragraph" w:customStyle="1" w:styleId="Definition">
    <w:name w:val="Definition"/>
    <w:basedOn w:val="Heading2"/>
    <w:uiPriority w:val="99"/>
    <w:qFormat/>
    <w:pPr>
      <w:keepLines w:val="0"/>
      <w:numPr>
        <w:ilvl w:val="0"/>
        <w:numId w:val="0"/>
      </w:numPr>
      <w:tabs>
        <w:tab w:val="left" w:pos="709"/>
        <w:tab w:val="left" w:pos="2268"/>
      </w:tabs>
      <w:ind w:left="2268" w:hanging="1559"/>
      <w:outlineLvl w:val="9"/>
    </w:pPr>
  </w:style>
  <w:style w:type="character" w:customStyle="1" w:styleId="BodyTextIndent2Char">
    <w:name w:val="Body Text Indent 2 Char"/>
    <w:link w:val="BodyTextIndent2"/>
    <w:uiPriority w:val="99"/>
  </w:style>
  <w:style w:type="character" w:customStyle="1" w:styleId="BodyTextIndent3Char">
    <w:name w:val="Body Text Indent 3 Char"/>
    <w:link w:val="BodyTextIndent3"/>
    <w:uiPriority w:val="99"/>
    <w:rPr>
      <w:sz w:val="24"/>
    </w:rPr>
  </w:style>
  <w:style w:type="character" w:customStyle="1" w:styleId="BalloonTextChar">
    <w:name w:val="Balloon Text Char"/>
    <w:link w:val="BalloonText"/>
    <w:uiPriority w:val="99"/>
    <w:semiHidden/>
    <w:rPr>
      <w:rFonts w:ascii="Tahoma" w:hAnsi="Tahoma" w:cs="Times-Italic"/>
      <w:sz w:val="16"/>
      <w:szCs w:val="16"/>
    </w:rPr>
  </w:style>
  <w:style w:type="paragraph" w:customStyle="1" w:styleId="Code">
    <w:name w:val="Code"/>
    <w:basedOn w:val="BodyText"/>
    <w:uiPriority w:val="99"/>
    <w:pPr>
      <w:spacing w:after="0"/>
    </w:pPr>
    <w:rPr>
      <w:rFonts w:ascii="Courier New" w:hAnsi="Courier New" w:cs="Tahoma"/>
      <w:sz w:val="16"/>
    </w:rPr>
  </w:style>
  <w:style w:type="paragraph" w:customStyle="1" w:styleId="HeadingChar">
    <w:name w:val="Heading Char"/>
    <w:basedOn w:val="Normal"/>
    <w:next w:val="Normal"/>
    <w:uiPriority w:val="99"/>
    <w:pPr>
      <w:keepNext/>
      <w:keepLines/>
      <w:spacing w:after="300"/>
      <w:ind w:left="1418" w:hanging="1134"/>
    </w:pPr>
    <w:rPr>
      <w:b/>
    </w:rPr>
  </w:style>
  <w:style w:type="character" w:customStyle="1" w:styleId="HeadingCharChar">
    <w:name w:val="Heading Char Char"/>
    <w:uiPriority w:val="99"/>
    <w:rPr>
      <w:rFonts w:ascii="Arial" w:hAnsi="Arial"/>
      <w:b/>
      <w:sz w:val="24"/>
      <w:lang w:val="en-GB" w:eastAsia="en-US" w:bidi="ar-SA"/>
    </w:rPr>
  </w:style>
  <w:style w:type="paragraph" w:customStyle="1" w:styleId="StyleHeading2TimesNewRoman">
    <w:name w:val="Style Heading 2 + Times New Roman"/>
    <w:basedOn w:val="Heading2"/>
    <w:uiPriority w:val="99"/>
    <w:pPr>
      <w:numPr>
        <w:ilvl w:val="0"/>
        <w:numId w:val="0"/>
      </w:numPr>
      <w:tabs>
        <w:tab w:val="left" w:pos="360"/>
      </w:tabs>
      <w:spacing w:before="0"/>
      <w:ind w:left="360" w:hanging="360"/>
    </w:pPr>
    <w:rPr>
      <w:bCs/>
    </w:rPr>
  </w:style>
  <w:style w:type="paragraph" w:customStyle="1" w:styleId="StyleHeading3TimesNewRoman">
    <w:name w:val="Style Heading 3 + Times New Roman"/>
    <w:basedOn w:val="Heading3"/>
    <w:uiPriority w:val="99"/>
    <w:pPr>
      <w:tabs>
        <w:tab w:val="left" w:pos="360"/>
      </w:tabs>
      <w:spacing w:before="0"/>
      <w:ind w:left="360" w:hanging="360"/>
    </w:pPr>
    <w:rPr>
      <w:b w:val="0"/>
    </w:rPr>
  </w:style>
  <w:style w:type="paragraph" w:customStyle="1" w:styleId="Heading">
    <w:name w:val="Heading"/>
    <w:basedOn w:val="Normal"/>
    <w:next w:val="Normal"/>
    <w:uiPriority w:val="99"/>
    <w:pPr>
      <w:keepNext/>
      <w:keepLines/>
      <w:spacing w:after="300"/>
      <w:ind w:left="1134" w:hanging="1134"/>
    </w:pPr>
    <w:rPr>
      <w:b/>
      <w:sz w:val="36"/>
    </w:rPr>
  </w:style>
  <w:style w:type="paragraph" w:customStyle="1" w:styleId="Default">
    <w:name w:val="Default"/>
    <w:uiPriority w:val="99"/>
    <w:rPr>
      <w:rFonts w:ascii="Verdana" w:hAnsi="Verdana"/>
      <w:color w:val="000000"/>
      <w:sz w:val="24"/>
      <w:szCs w:val="24"/>
      <w:lang w:val="en-US" w:eastAsia="en-US"/>
    </w:rPr>
  </w:style>
  <w:style w:type="character" w:customStyle="1" w:styleId="DateChar">
    <w:name w:val="Date Char"/>
    <w:link w:val="Date"/>
    <w:uiPriority w:val="99"/>
    <w:rPr>
      <w:sz w:val="24"/>
    </w:rPr>
  </w:style>
  <w:style w:type="paragraph" w:customStyle="1" w:styleId="NormalClose">
    <w:name w:val="Normal Close"/>
    <w:basedOn w:val="Normal"/>
    <w:uiPriority w:val="99"/>
    <w:pPr>
      <w:spacing w:after="0"/>
      <w:ind w:left="1418"/>
    </w:pPr>
  </w:style>
  <w:style w:type="paragraph" w:customStyle="1" w:styleId="Glossary">
    <w:name w:val="Glossary"/>
    <w:basedOn w:val="Normal"/>
    <w:link w:val="GlossaryChar"/>
    <w:uiPriority w:val="1"/>
    <w:qFormat/>
    <w:pPr>
      <w:ind w:left="2835" w:hanging="1701"/>
    </w:pPr>
  </w:style>
  <w:style w:type="character" w:customStyle="1" w:styleId="GlossaryChar">
    <w:name w:val="Glossary Char"/>
    <w:link w:val="Glossary"/>
    <w:uiPriority w:val="1"/>
    <w:rPr>
      <w:lang w:bidi="ar-SA"/>
    </w:rPr>
  </w:style>
  <w:style w:type="paragraph" w:customStyle="1" w:styleId="Actioncaption">
    <w:name w:val="Action caption"/>
    <w:basedOn w:val="Normal"/>
    <w:next w:val="Normal"/>
    <w:uiPriority w:val="99"/>
    <w:pPr>
      <w:ind w:left="1418"/>
      <w:jc w:val="center"/>
    </w:pPr>
    <w:rPr>
      <w:bCs/>
      <w:i/>
      <w:iCs/>
      <w:color w:val="FF0000"/>
    </w:rPr>
  </w:style>
  <w:style w:type="paragraph" w:customStyle="1" w:styleId="Revision1">
    <w:name w:val="Revision1"/>
    <w:hidden/>
    <w:uiPriority w:val="99"/>
    <w:semiHidden/>
    <w:rPr>
      <w:sz w:val="24"/>
      <w:szCs w:val="24"/>
      <w:lang w:val="en-GB" w:eastAsia="en-US"/>
    </w:rPr>
  </w:style>
  <w:style w:type="character" w:customStyle="1" w:styleId="CommentSubjectChar">
    <w:name w:val="Comment Subject Char"/>
    <w:link w:val="CommentSubject"/>
    <w:uiPriority w:val="99"/>
    <w:semiHidden/>
    <w:rPr>
      <w:b/>
      <w:bCs/>
      <w:lang w:eastAsia="en-US" w:bidi="ar-SA"/>
    </w:rPr>
  </w:style>
  <w:style w:type="paragraph" w:customStyle="1" w:styleId="Pa16">
    <w:name w:val="Pa16"/>
    <w:basedOn w:val="Default"/>
    <w:next w:val="Default"/>
    <w:uiPriority w:val="99"/>
    <w:pPr>
      <w:spacing w:line="171" w:lineRule="atLeast"/>
    </w:pPr>
    <w:rPr>
      <w:rFonts w:ascii="DIN-Medium" w:hAnsi="DIN-Medium"/>
      <w:color w:val="auto"/>
      <w:sz w:val="20"/>
    </w:rPr>
  </w:style>
  <w:style w:type="character" w:customStyle="1" w:styleId="A9">
    <w:name w:val="A9"/>
    <w:uiPriority w:val="99"/>
    <w:rPr>
      <w:color w:val="000000"/>
      <w:sz w:val="14"/>
      <w:szCs w:val="14"/>
    </w:rPr>
  </w:style>
  <w:style w:type="paragraph" w:customStyle="1" w:styleId="Pa14">
    <w:name w:val="Pa14"/>
    <w:basedOn w:val="Default"/>
    <w:next w:val="Default"/>
    <w:uiPriority w:val="99"/>
    <w:pPr>
      <w:spacing w:line="241" w:lineRule="atLeast"/>
    </w:pPr>
    <w:rPr>
      <w:rFonts w:ascii="DIN-Medium" w:hAnsi="DIN-Medium"/>
      <w:color w:val="auto"/>
      <w:sz w:val="20"/>
    </w:rPr>
  </w:style>
  <w:style w:type="paragraph" w:customStyle="1" w:styleId="BodyTexthanging">
    <w:name w:val="Body Text hanging"/>
    <w:basedOn w:val="BodyText"/>
    <w:uiPriority w:val="99"/>
    <w:pPr>
      <w:spacing w:before="120" w:after="120"/>
      <w:ind w:left="2835" w:hanging="2835"/>
    </w:pPr>
  </w:style>
  <w:style w:type="paragraph" w:customStyle="1" w:styleId="TableEntry">
    <w:name w:val="Table Entry"/>
    <w:basedOn w:val="BodyText"/>
    <w:uiPriority w:val="99"/>
    <w:pPr>
      <w:spacing w:before="60" w:after="60"/>
    </w:pPr>
    <w:rPr>
      <w:sz w:val="20"/>
      <w:lang w:val="en-US"/>
    </w:rPr>
  </w:style>
  <w:style w:type="paragraph" w:customStyle="1" w:styleId="BodyTexthangingindent">
    <w:name w:val="Body Text hanging indent"/>
    <w:basedOn w:val="BodyTexthanging"/>
    <w:uiPriority w:val="99"/>
    <w:pPr>
      <w:ind w:hanging="2268"/>
    </w:pPr>
  </w:style>
  <w:style w:type="paragraph" w:customStyle="1" w:styleId="BodyTexthangingbulleted">
    <w:name w:val="Body Text hanging bulleted"/>
    <w:basedOn w:val="BodyTexthanging"/>
    <w:uiPriority w:val="99"/>
    <w:pPr>
      <w:spacing w:before="0" w:after="0"/>
      <w:ind w:left="3119" w:hanging="284"/>
    </w:pPr>
  </w:style>
  <w:style w:type="paragraph" w:customStyle="1" w:styleId="ListBullet1">
    <w:name w:val="List Bullet 1"/>
    <w:basedOn w:val="ListBullet"/>
    <w:uiPriority w:val="99"/>
    <w:pPr>
      <w:tabs>
        <w:tab w:val="clear" w:pos="567"/>
        <w:tab w:val="left" w:pos="1134"/>
      </w:tabs>
      <w:ind w:left="1134"/>
    </w:pPr>
  </w:style>
  <w:style w:type="paragraph" w:customStyle="1" w:styleId="TableBody">
    <w:name w:val="Table Body"/>
    <w:link w:val="TableBodyChar"/>
    <w:uiPriority w:val="99"/>
    <w:rPr>
      <w:rFonts w:ascii="Gill Sans MT" w:hAnsi="Gill Sans MT"/>
      <w:sz w:val="24"/>
      <w:szCs w:val="18"/>
      <w:lang w:val="en-US" w:eastAsia="en-US"/>
    </w:rPr>
  </w:style>
  <w:style w:type="character" w:customStyle="1" w:styleId="TableBodyChar">
    <w:name w:val="Table Body Char"/>
    <w:link w:val="TableBody"/>
    <w:uiPriority w:val="99"/>
    <w:rPr>
      <w:rFonts w:ascii="Gill Sans MT" w:hAnsi="Gill Sans MT"/>
      <w:szCs w:val="18"/>
      <w:lang w:val="en-US" w:eastAsia="en-US" w:bidi="ar-SA"/>
    </w:rPr>
  </w:style>
  <w:style w:type="character" w:customStyle="1" w:styleId="UnresolvedMention1">
    <w:name w:val="Unresolved Mention1"/>
    <w:uiPriority w:val="99"/>
    <w:semiHidden/>
    <w:unhideWhenUsed/>
    <w:rPr>
      <w:color w:val="605E5C"/>
      <w:shd w:val="clear" w:color="auto" w:fill="E1DFDD"/>
    </w:rPr>
  </w:style>
  <w:style w:type="paragraph" w:customStyle="1" w:styleId="CCSFRConventionAssignment">
    <w:name w:val="CC SFR Convention: Assignment"/>
    <w:basedOn w:val="Normal"/>
    <w:next w:val="Normal"/>
    <w:link w:val="CCSFRConventionAssignmentCharChar"/>
    <w:uiPriority w:val="99"/>
    <w:pPr>
      <w:numPr>
        <w:numId w:val="8"/>
      </w:numPr>
      <w:tabs>
        <w:tab w:val="clear" w:pos="720"/>
      </w:tabs>
      <w:spacing w:after="0"/>
      <w:ind w:firstLine="0"/>
    </w:pPr>
    <w:rPr>
      <w:rFonts w:eastAsia="MS Mincho"/>
      <w:i/>
      <w:lang w:eastAsia="ja-JP"/>
    </w:rPr>
  </w:style>
  <w:style w:type="character" w:customStyle="1" w:styleId="CCSFRConventionAssignmentCharChar">
    <w:name w:val="CC SFR Convention: Assignment Char Char"/>
    <w:link w:val="CCSFRConventionAssignment"/>
    <w:uiPriority w:val="99"/>
    <w:rPr>
      <w:rFonts w:ascii="Arial" w:eastAsia="MS Mincho" w:hAnsi="Arial"/>
      <w:i/>
      <w:sz w:val="24"/>
      <w:szCs w:val="24"/>
      <w:lang w:val="en-GB" w:eastAsia="ja-JP"/>
    </w:rPr>
  </w:style>
  <w:style w:type="paragraph" w:customStyle="1" w:styleId="CCSFRTitle">
    <w:name w:val="CC SFR Title"/>
    <w:basedOn w:val="Normal"/>
    <w:next w:val="Normal"/>
    <w:uiPriority w:val="99"/>
    <w:pPr>
      <w:spacing w:before="600" w:after="0"/>
    </w:pPr>
    <w:rPr>
      <w:rFonts w:eastAsia="MS Mincho"/>
      <w:b/>
      <w:color w:val="7E0421"/>
      <w:lang w:eastAsia="ja-JP"/>
    </w:rPr>
  </w:style>
  <w:style w:type="paragraph" w:customStyle="1" w:styleId="CCSFRComponentText">
    <w:name w:val="CC SFR Component Text"/>
    <w:basedOn w:val="Normal"/>
    <w:link w:val="CCSFRComponentTextChar"/>
    <w:uiPriority w:val="99"/>
    <w:pPr>
      <w:spacing w:after="0"/>
      <w:ind w:left="720"/>
    </w:pPr>
    <w:rPr>
      <w:rFonts w:eastAsia="MS Mincho"/>
      <w:lang w:eastAsia="ja-JP"/>
    </w:rPr>
  </w:style>
  <w:style w:type="character" w:customStyle="1" w:styleId="CCSFRComponentTextChar">
    <w:name w:val="CC SFR Component Text Char"/>
    <w:link w:val="CCSFRComponentText"/>
    <w:uiPriority w:val="99"/>
    <w:rPr>
      <w:rFonts w:eastAsia="MS Mincho"/>
      <w:sz w:val="24"/>
      <w:szCs w:val="24"/>
      <w:lang w:val="en-GB" w:eastAsia="ja-JP" w:bidi="ar-SA"/>
    </w:rPr>
  </w:style>
  <w:style w:type="paragraph" w:customStyle="1" w:styleId="CCSFRDependencyHierarchy">
    <w:name w:val="CC SFR Dependency/Hierarchy"/>
    <w:basedOn w:val="Normal"/>
    <w:next w:val="Normal"/>
    <w:uiPriority w:val="99"/>
    <w:pPr>
      <w:spacing w:after="0"/>
      <w:ind w:left="1440" w:hanging="1440"/>
    </w:pPr>
    <w:rPr>
      <w:rFonts w:eastAsia="MS Mincho"/>
      <w:b/>
      <w:lang w:eastAsia="ja-JP"/>
    </w:rPr>
  </w:style>
  <w:style w:type="paragraph" w:customStyle="1" w:styleId="CCSFRConventionSelection">
    <w:name w:val="CC SFR Convention: Selection"/>
    <w:basedOn w:val="CCSFRComponentText"/>
    <w:next w:val="Normal"/>
    <w:link w:val="CCSFRConventionSelectionCharChar"/>
    <w:uiPriority w:val="99"/>
    <w:rPr>
      <w:i/>
      <w:u w:val="single"/>
    </w:rPr>
  </w:style>
  <w:style w:type="character" w:customStyle="1" w:styleId="CCSFRConventionSelectionCharChar">
    <w:name w:val="CC SFR Convention: Selection Char Char"/>
    <w:link w:val="CCSFRConventionSelection"/>
    <w:uiPriority w:val="99"/>
    <w:rPr>
      <w:rFonts w:eastAsia="MS Mincho"/>
      <w:i/>
      <w:sz w:val="24"/>
      <w:szCs w:val="24"/>
      <w:u w:val="single"/>
      <w:lang w:val="en-GB" w:eastAsia="ja-JP" w:bidi="ar-SA"/>
    </w:rPr>
  </w:style>
  <w:style w:type="paragraph" w:customStyle="1" w:styleId="CCSFRConventionRefinement">
    <w:name w:val="CC SFR Convention: Refinement"/>
    <w:basedOn w:val="CCSFRComponentText"/>
    <w:next w:val="Normal"/>
    <w:link w:val="CCSFRConventionRefinementCharChar"/>
    <w:uiPriority w:val="99"/>
    <w:rPr>
      <w:b/>
    </w:rPr>
  </w:style>
  <w:style w:type="character" w:customStyle="1" w:styleId="CCSFRConventionRefinementCharChar">
    <w:name w:val="CC SFR Convention: Refinement Char Char"/>
    <w:link w:val="CCSFRConventionRefinement"/>
    <w:uiPriority w:val="99"/>
    <w:rPr>
      <w:rFonts w:eastAsia="MS Mincho"/>
      <w:b/>
      <w:sz w:val="24"/>
      <w:szCs w:val="24"/>
      <w:lang w:val="en-GB" w:eastAsia="ja-JP" w:bidi="ar-SA"/>
    </w:rPr>
  </w:style>
  <w:style w:type="paragraph" w:customStyle="1" w:styleId="msolistparagraph0">
    <w:name w:val="msolistparagraph"/>
    <w:basedOn w:val="Normal"/>
    <w:uiPriority w:val="99"/>
    <w:pPr>
      <w:spacing w:after="0"/>
      <w:ind w:left="720"/>
    </w:pPr>
    <w:rPr>
      <w:rFonts w:ascii="Calibri" w:hAnsi="Calibri"/>
      <w:sz w:val="22"/>
      <w:szCs w:val="22"/>
      <w:lang w:val="en-US" w:eastAsia="en-US"/>
    </w:rPr>
  </w:style>
  <w:style w:type="paragraph" w:customStyle="1" w:styleId="TOCHeading1">
    <w:name w:val="TOC Heading1"/>
    <w:basedOn w:val="Heading1"/>
    <w:next w:val="Normal"/>
    <w:uiPriority w:val="39"/>
    <w:unhideWhenUsed/>
    <w:qFormat/>
    <w:pPr>
      <w:numPr>
        <w:numId w:val="0"/>
      </w:numPr>
      <w:spacing w:before="480" w:line="276" w:lineRule="auto"/>
      <w:outlineLvl w:val="9"/>
    </w:pPr>
    <w:rPr>
      <w:rFonts w:ascii="Cambria" w:eastAsia="MS Gothic" w:hAnsi="Cambria"/>
      <w:bCs/>
      <w:color w:val="365F91"/>
      <w:sz w:val="28"/>
      <w:szCs w:val="28"/>
      <w:lang w:eastAsia="ja-JP"/>
    </w:rPr>
  </w:style>
  <w:style w:type="paragraph" w:styleId="ListParagraph">
    <w:name w:val="List Paragraph"/>
    <w:basedOn w:val="Normal"/>
    <w:uiPriority w:val="99"/>
    <w:qFormat/>
    <w:pPr>
      <w:spacing w:before="120" w:after="120"/>
      <w:ind w:left="720"/>
      <w:contextualSpacing/>
    </w:pPr>
    <w:rPr>
      <w:rFonts w:eastAsia="MS Mincho"/>
      <w:lang w:val="en-US" w:eastAsia="en-US"/>
    </w:rPr>
  </w:style>
  <w:style w:type="character" w:customStyle="1" w:styleId="DocumentMapChar">
    <w:name w:val="Document Map Char"/>
    <w:link w:val="DocumentMap"/>
    <w:uiPriority w:val="99"/>
    <w:rPr>
      <w:rFonts w:ascii="Lucida Grande" w:hAnsi="Lucida Grande" w:cs="Lucida Grande"/>
      <w:sz w:val="24"/>
      <w:szCs w:val="24"/>
      <w:lang w:bidi="ar-SA"/>
    </w:rPr>
  </w:style>
  <w:style w:type="paragraph" w:customStyle="1" w:styleId="Normal1">
    <w:name w:val="Normal1"/>
    <w:uiPriority w:val="99"/>
    <w:pPr>
      <w:spacing w:line="276" w:lineRule="auto"/>
    </w:pPr>
    <w:rPr>
      <w:rFonts w:ascii="Arial" w:eastAsia="Arial" w:hAnsi="Arial" w:cs="Arial"/>
      <w:color w:val="000000"/>
      <w:sz w:val="22"/>
      <w:szCs w:val="24"/>
      <w:lang w:val="en-US" w:eastAsia="ja-JP"/>
    </w:rPr>
  </w:style>
  <w:style w:type="paragraph" w:customStyle="1" w:styleId="AssuranceActivity">
    <w:name w:val="AssuranceActivity"/>
    <w:basedOn w:val="Normal"/>
    <w:qFormat/>
    <w:pPr>
      <w:spacing w:before="120" w:after="120"/>
    </w:pPr>
    <w:rPr>
      <w:rFonts w:ascii="Calibri" w:eastAsia="Calibri" w:hAnsi="Calibri" w:cs="Calibri"/>
      <w:i/>
      <w:color w:val="000000"/>
      <w:sz w:val="22"/>
      <w:szCs w:val="22"/>
      <w:lang w:val="en-US" w:eastAsia="en-US"/>
    </w:rPr>
  </w:style>
  <w:style w:type="character" w:customStyle="1" w:styleId="highlight">
    <w:name w:val="highlight"/>
    <w:basedOn w:val="DefaultParagraphFont"/>
  </w:style>
  <w:style w:type="character" w:customStyle="1" w:styleId="ListLabel1">
    <w:name w:val="ListLabel 1"/>
    <w:rPr>
      <w:rFonts w:cs="Tahoma"/>
    </w:rPr>
  </w:style>
  <w:style w:type="paragraph" w:customStyle="1" w:styleId="TextBody">
    <w:name w:val="Text Body"/>
    <w:basedOn w:val="Normal"/>
    <w:pPr>
      <w:spacing w:after="120" w:line="276" w:lineRule="auto"/>
    </w:pPr>
    <w:rPr>
      <w:color w:val="00000A"/>
    </w:rPr>
  </w:style>
  <w:style w:type="character" w:customStyle="1" w:styleId="il">
    <w:name w:val="il"/>
    <w:basedOn w:val="DefaultParagraphFont"/>
  </w:style>
  <w:style w:type="paragraph" w:styleId="NoSpacing">
    <w:name w:val="No Spacing"/>
    <w:uiPriority w:val="1"/>
    <w:qFormat/>
    <w:pPr>
      <w:jc w:val="both"/>
    </w:pPr>
    <w:rPr>
      <w:rFonts w:ascii="Calibri" w:hAnsi="Calibri"/>
      <w:sz w:val="24"/>
      <w:szCs w:val="24"/>
      <w:lang w:val="en-GB" w:eastAsia="en-GB"/>
    </w:rPr>
  </w:style>
  <w:style w:type="paragraph" w:customStyle="1" w:styleId="SFR-Heading">
    <w:name w:val="SFR-Heading"/>
    <w:basedOn w:val="BodyText"/>
    <w:qFormat/>
    <w:pPr>
      <w:pBdr>
        <w:top w:val="single" w:sz="8" w:space="1" w:color="000000"/>
        <w:left w:val="single" w:sz="8" w:space="4" w:color="000000"/>
        <w:bottom w:val="single" w:sz="8" w:space="1" w:color="000000"/>
        <w:right w:val="single" w:sz="8" w:space="4" w:color="000000"/>
      </w:pBdr>
      <w:shd w:val="clear" w:color="auto" w:fill="D9D9D9"/>
    </w:pPr>
    <w:rPr>
      <w:b/>
      <w:lang w:val="en-US"/>
    </w:rPr>
  </w:style>
  <w:style w:type="paragraph" w:customStyle="1" w:styleId="Bodybullet">
    <w:name w:val="Body_bullet"/>
    <w:basedOn w:val="BodyText"/>
    <w:link w:val="BodybulletChar"/>
    <w:uiPriority w:val="1"/>
    <w:qFormat/>
    <w:pPr>
      <w:widowControl w:val="0"/>
      <w:numPr>
        <w:numId w:val="9"/>
      </w:numPr>
      <w:tabs>
        <w:tab w:val="left" w:pos="900"/>
      </w:tabs>
      <w:ind w:right="108"/>
    </w:pPr>
    <w:rPr>
      <w:spacing w:val="-4"/>
      <w:lang w:val="en-US" w:eastAsia="en-US"/>
    </w:rPr>
  </w:style>
  <w:style w:type="character" w:customStyle="1" w:styleId="BodybulletChar">
    <w:name w:val="Body_bullet Char"/>
    <w:link w:val="Bodybullet"/>
    <w:uiPriority w:val="1"/>
    <w:rPr>
      <w:rFonts w:ascii="Arial" w:hAnsi="Arial"/>
      <w:spacing w:val="-4"/>
      <w:sz w:val="24"/>
      <w:szCs w:val="24"/>
    </w:rPr>
  </w:style>
  <w:style w:type="paragraph" w:customStyle="1" w:styleId="SFR">
    <w:name w:val="SFR"/>
    <w:basedOn w:val="Normal1"/>
    <w:link w:val="SFRChar"/>
    <w:uiPriority w:val="1"/>
    <w:qFormat/>
    <w:pPr>
      <w:pBdr>
        <w:top w:val="single" w:sz="8" w:space="1" w:color="000000"/>
        <w:left w:val="single" w:sz="8" w:space="4" w:color="000000"/>
        <w:bottom w:val="single" w:sz="8" w:space="1" w:color="000000"/>
        <w:right w:val="single" w:sz="8" w:space="4" w:color="000000"/>
      </w:pBdr>
      <w:shd w:val="clear" w:color="auto" w:fill="D9D9D9"/>
    </w:pPr>
    <w:rPr>
      <w:b/>
    </w:rPr>
  </w:style>
  <w:style w:type="character" w:customStyle="1" w:styleId="SFRChar">
    <w:name w:val="SFR Char"/>
    <w:link w:val="SFR"/>
    <w:uiPriority w:val="1"/>
    <w:rPr>
      <w:rFonts w:ascii="Arial" w:eastAsia="Arial" w:hAnsi="Arial" w:cs="Arial"/>
      <w:b/>
      <w:color w:val="000000"/>
      <w:sz w:val="22"/>
      <w:shd w:val="clear" w:color="auto" w:fill="D9D9D9"/>
      <w:lang w:val="en-US" w:eastAsia="ja-JP" w:bidi="ar-SA"/>
    </w:rPr>
  </w:style>
  <w:style w:type="paragraph" w:customStyle="1" w:styleId="EditorsNote">
    <w:name w:val="Editor's Note"/>
    <w:basedOn w:val="Normal"/>
    <w:qFormat/>
    <w:pPr>
      <w:numPr>
        <w:numId w:val="10"/>
      </w:numPr>
      <w:ind w:left="1620"/>
    </w:pPr>
    <w:rPr>
      <w:i/>
      <w:color w:val="00B050"/>
      <w:lang w:val="en-US"/>
    </w:rPr>
  </w:style>
  <w:style w:type="paragraph" w:customStyle="1" w:styleId="ApplicationNote">
    <w:name w:val="Application Note"/>
    <w:basedOn w:val="Normal"/>
    <w:next w:val="Normal"/>
    <w:link w:val="ApplicationNoteChar"/>
    <w:uiPriority w:val="1"/>
    <w:qFormat/>
    <w:pPr>
      <w:numPr>
        <w:numId w:val="11"/>
      </w:numPr>
      <w:ind w:left="2160"/>
    </w:pPr>
    <w:rPr>
      <w:i/>
      <w:sz w:val="22"/>
    </w:rPr>
  </w:style>
  <w:style w:type="character" w:customStyle="1" w:styleId="ApplicationNoteChar">
    <w:name w:val="Application Note Char"/>
    <w:link w:val="ApplicationNote"/>
    <w:uiPriority w:val="1"/>
    <w:rPr>
      <w:rFonts w:ascii="Arial" w:hAnsi="Arial"/>
      <w:i/>
      <w:sz w:val="22"/>
      <w:szCs w:val="24"/>
      <w:lang w:val="en-GB" w:eastAsia="en-GB"/>
    </w:rPr>
  </w:style>
  <w:style w:type="paragraph" w:customStyle="1" w:styleId="UnnumberedHeading">
    <w:name w:val="Unnumbered Heading"/>
    <w:basedOn w:val="Heading1"/>
    <w:qFormat/>
    <w:pPr>
      <w:numPr>
        <w:numId w:val="0"/>
      </w:numPr>
    </w:pPr>
  </w:style>
  <w:style w:type="paragraph" w:customStyle="1" w:styleId="TableParagraph">
    <w:name w:val="Table Paragraph"/>
    <w:basedOn w:val="Normal"/>
    <w:uiPriority w:val="1"/>
    <w:qFormat/>
    <w:pPr>
      <w:widowControl w:val="0"/>
      <w:tabs>
        <w:tab w:val="left" w:pos="720"/>
      </w:tabs>
      <w:ind w:left="102" w:right="108"/>
    </w:pPr>
    <w:rPr>
      <w:rFonts w:ascii="Times New Roman" w:hAnsi="Times New Roman"/>
      <w:spacing w:val="1"/>
      <w:sz w:val="20"/>
      <w:szCs w:val="20"/>
      <w:lang w:val="en-US" w:eastAsia="en-US"/>
    </w:rPr>
  </w:style>
  <w:style w:type="paragraph" w:customStyle="1" w:styleId="SFRletter">
    <w:name w:val="SFR_letter"/>
    <w:basedOn w:val="Normal"/>
    <w:link w:val="SFRletterChar"/>
    <w:uiPriority w:val="1"/>
    <w:qFormat/>
    <w:pPr>
      <w:widowControl w:val="0"/>
      <w:numPr>
        <w:numId w:val="12"/>
      </w:numPr>
      <w:tabs>
        <w:tab w:val="left" w:pos="1800"/>
      </w:tabs>
      <w:ind w:right="108"/>
    </w:pPr>
    <w:rPr>
      <w:rFonts w:ascii="Times New Roman" w:hAnsi="Times New Roman"/>
      <w:spacing w:val="-4"/>
      <w:lang w:val="en-US" w:eastAsia="en-US"/>
    </w:rPr>
  </w:style>
  <w:style w:type="character" w:customStyle="1" w:styleId="SFRletterChar">
    <w:name w:val="SFR_letter Char"/>
    <w:link w:val="SFRletter"/>
    <w:uiPriority w:val="1"/>
    <w:rPr>
      <w:spacing w:val="-4"/>
      <w:sz w:val="24"/>
      <w:szCs w:val="24"/>
    </w:rPr>
  </w:style>
  <w:style w:type="paragraph" w:customStyle="1" w:styleId="ApplicationNoteHead">
    <w:name w:val="Application Note Head"/>
    <w:basedOn w:val="Normal"/>
    <w:qFormat/>
    <w:pPr>
      <w:keepNext/>
      <w:numPr>
        <w:numId w:val="13"/>
      </w:numPr>
      <w:spacing w:after="120"/>
      <w:jc w:val="both"/>
    </w:pPr>
    <w:rPr>
      <w:rFonts w:ascii="Times New Roman" w:eastAsia="PMingLiU" w:hAnsi="Times New Roman"/>
      <w:i/>
      <w:lang w:eastAsia="fr-FR"/>
    </w:rPr>
  </w:style>
  <w:style w:type="paragraph" w:customStyle="1" w:styleId="Tableheader">
    <w:name w:val="Table header"/>
    <w:basedOn w:val="TableEntry"/>
    <w:qFormat/>
    <w:rPr>
      <w:b/>
    </w:rPr>
  </w:style>
  <w:style w:type="character" w:customStyle="1" w:styleId="CommentTextChar">
    <w:name w:val="Comment Text Char"/>
    <w:link w:val="CommentText"/>
    <w:uiPriority w:val="99"/>
    <w:rPr>
      <w:rFonts w:ascii="Arial" w:hAnsi="Arial"/>
      <w:sz w:val="20"/>
      <w:szCs w:val="20"/>
      <w:lang w:bidi="ar-SA"/>
    </w:rPr>
  </w:style>
  <w:style w:type="character" w:customStyle="1" w:styleId="HTMLPreformattedChar">
    <w:name w:val="HTML Preformatted Char"/>
    <w:link w:val="HTMLPreformatted"/>
    <w:uiPriority w:val="99"/>
    <w:semiHidden/>
    <w:rPr>
      <w:rFonts w:ascii="Courier New" w:hAnsi="Courier New" w:cs="Courier New"/>
      <w:sz w:val="20"/>
      <w:szCs w:val="20"/>
      <w:lang w:val="en-US" w:eastAsia="en-US" w:bidi="ar-SA"/>
    </w:rPr>
  </w:style>
  <w:style w:type="character" w:customStyle="1" w:styleId="UnresolvedMention2">
    <w:name w:val="Unresolved Mention2"/>
    <w:uiPriority w:val="99"/>
    <w:semiHidden/>
    <w:unhideWhenUsed/>
    <w:rPr>
      <w:color w:val="605E5C"/>
      <w:shd w:val="clear" w:color="auto" w:fill="E1DFDD"/>
    </w:rPr>
  </w:style>
  <w:style w:type="character" w:customStyle="1" w:styleId="UnresolvedMention21">
    <w:name w:val="Unresolved Mention21"/>
    <w:uiPriority w:val="99"/>
    <w:semiHidden/>
    <w:unhideWhenUsed/>
    <w:rPr>
      <w:color w:val="605E5C"/>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paragraph" w:styleId="Revision">
    <w:name w:val="Revision"/>
    <w:hidden/>
    <w:uiPriority w:val="99"/>
    <w:semiHidden/>
    <w:rsid w:val="00930554"/>
    <w:rPr>
      <w:rFonts w:ascii="Arial" w:hAnsi="Arial"/>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vedetails.com/"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kb.cert.org/vuls/search/"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vd.nist.gov/" TargetMode="Externa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cve.mitre.org/cve/"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packetstormsecurity.co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34508E3-F3E0-4174-BD89-C9DDF2AC31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10788</Words>
  <Characters>61493</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collaborative Protection Profile for Database Management Systems</vt:lpstr>
    </vt:vector>
  </TitlesOfParts>
  <Company>Combitech</Company>
  <LinksUpToDate>false</LinksUpToDate>
  <CharactersWithSpaces>72137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Protection Profile for Database Management Systems</dc:title>
  <dc:creator>Anders Staaf</dc:creator>
  <cp:keywords>DBMS, cPP, CC</cp:keywords>
  <cp:lastModifiedBy>Maureen Barry</cp:lastModifiedBy>
  <cp:revision>3</cp:revision>
  <dcterms:created xsi:type="dcterms:W3CDTF">2025-05-07T13:33:00Z</dcterms:created>
  <dcterms:modified xsi:type="dcterms:W3CDTF">2025-05-07T13:34:00Z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Date">
    <vt:lpwstr>25 April 2025</vt:lpwstr>
  </property>
  <property fmtid="{D5CDD505-2E9C-101B-9397-08002B2CF9AE}" pid="3" name="Version">
    <vt:lpwstr>1.2</vt:lpwstr>
  </property>
  <property fmtid="{D5CDD505-2E9C-101B-9397-08002B2CF9AE}" pid="4" name="KSOProductBuildVer">
    <vt:lpwstr>2057-11.2.0.11440</vt:lpwstr>
  </property>
  <property fmtid="{D5CDD505-2E9C-101B-9397-08002B2CF9AE}" pid="5" name="ICV">
    <vt:lpwstr>A8C70E7D1DED41BBAB79367DB273CC9B</vt:lpwstr>
  </property>
  <property fmtid="{D5CDD505-2E9C-101B-9397-08002B2CF9AE}" pid="6" name="MSIP_Label_3c76ce46-357f-46de-88d6-77b9bbb83c46_Enabled">
    <vt:lpwstr>true</vt:lpwstr>
  </property>
  <property fmtid="{D5CDD505-2E9C-101B-9397-08002B2CF9AE}" pid="7" name="MSIP_Label_3c76ce46-357f-46de-88d6-77b9bbb83c46_SetDate">
    <vt:lpwstr>2025-05-02T14:01:13Z</vt:lpwstr>
  </property>
  <property fmtid="{D5CDD505-2E9C-101B-9397-08002B2CF9AE}" pid="8" name="MSIP_Label_3c76ce46-357f-46de-88d6-77b9bbb83c46_Method">
    <vt:lpwstr>Privileged</vt:lpwstr>
  </property>
  <property fmtid="{D5CDD505-2E9C-101B-9397-08002B2CF9AE}" pid="9" name="MSIP_Label_3c76ce46-357f-46de-88d6-77b9bbb83c46_Name">
    <vt:lpwstr>Public</vt:lpwstr>
  </property>
  <property fmtid="{D5CDD505-2E9C-101B-9397-08002B2CF9AE}" pid="10" name="MSIP_Label_3c76ce46-357f-46de-88d6-77b9bbb83c46_SiteId">
    <vt:lpwstr>4e2c6054-71cb-48f1-bd6c-3a9705aca71b</vt:lpwstr>
  </property>
  <property fmtid="{D5CDD505-2E9C-101B-9397-08002B2CF9AE}" pid="11" name="MSIP_Label_3c76ce46-357f-46de-88d6-77b9bbb83c46_ActionId">
    <vt:lpwstr>5fb30f32-1d7b-4d42-bb5c-b3873ea6e476</vt:lpwstr>
  </property>
  <property fmtid="{D5CDD505-2E9C-101B-9397-08002B2CF9AE}" pid="12" name="MSIP_Label_3c76ce46-357f-46de-88d6-77b9bbb83c46_ContentBits">
    <vt:lpwstr>0</vt:lpwstr>
  </property>
</Properties>
</file>