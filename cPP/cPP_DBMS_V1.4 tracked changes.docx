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25821" w14:textId="77777777" w:rsidR="00743B95" w:rsidRDefault="00890E0E">
      <w:pPr>
        <w:pStyle w:val="DocTitle"/>
        <w:rPr>
          <w:lang w:val="en-US"/>
        </w:rPr>
      </w:pPr>
      <w:r>
        <w:rPr>
          <w:noProof/>
          <w:lang w:val="es-ES" w:eastAsia="es-ES"/>
        </w:rPr>
        <mc:AlternateContent>
          <mc:Choice Requires="wps">
            <w:drawing>
              <wp:anchor distT="0" distB="0" distL="114300" distR="114300" simplePos="0" relativeHeight="251659264" behindDoc="1" locked="0" layoutInCell="1" allowOverlap="1" wp14:anchorId="7F847D54" wp14:editId="18C8FF92">
                <wp:simplePos x="0" y="0"/>
                <wp:positionH relativeFrom="column">
                  <wp:posOffset>-254000</wp:posOffset>
                </wp:positionH>
                <wp:positionV relativeFrom="paragraph">
                  <wp:posOffset>71755</wp:posOffset>
                </wp:positionV>
                <wp:extent cx="6299200" cy="8026400"/>
                <wp:effectExtent l="12700" t="12700" r="12700" b="12700"/>
                <wp:wrapNone/>
                <wp:docPr id="2" name="Rectangle 7"/>
                <wp:cNvGraphicFramePr/>
                <a:graphic xmlns:a="http://schemas.openxmlformats.org/drawingml/2006/main">
                  <a:graphicData uri="http://schemas.microsoft.com/office/word/2010/wordprocessingShape">
                    <wps:wsp>
                      <wps:cNvSpPr/>
                      <wps:spPr bwMode="auto">
                        <a:xfrm>
                          <a:off x="0" y="0"/>
                          <a:ext cx="6299200" cy="8026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907BAE" w14:textId="77777777" w:rsidR="00743B95" w:rsidRDefault="00743B95">
                            <w:pPr>
                              <w:jc w:val="center"/>
                            </w:pPr>
                          </w:p>
                        </w:txbxContent>
                      </wps:txbx>
                      <wps:bodyPr rot="0">
                        <a:noAutofit/>
                      </wps:bodyPr>
                    </wps:wsp>
                  </a:graphicData>
                </a:graphic>
              </wp:anchor>
            </w:drawing>
          </mc:Choice>
          <mc:Fallback>
            <w:pict>
              <v:rect w14:anchorId="7F847D54" id="Rectangle 7" o:spid="_x0000_s1026" style="position:absolute;left:0;text-align:left;margin-left:-20pt;margin-top:5.65pt;width:496pt;height:632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" filled="f" strokecolor="black [3213]" strokeweight="2pt">
                <v:textbox>
                  <w:txbxContent>
                    <w:p w14:paraId="46907BAE" w14:textId="77777777" w:rsidR="00743B95" w:rsidRDefault="00743B95">
                      <w:pPr>
                        <w:jc w:val="center"/>
                      </w:pPr>
                    </w:p>
                  </w:txbxContent>
                </v:textbox>
              </v:rect>
            </w:pict>
          </mc:Fallback>
        </mc:AlternateContent>
      </w:r>
      <w:r>
        <w:rPr>
          <w:noProof/>
          <w:lang w:val="es-ES" w:eastAsia="es-ES"/>
        </w:rPr>
        <w:drawing>
          <wp:anchor distT="0" distB="0" distL="114300" distR="114300" simplePos="0" relativeHeight="251660288" behindDoc="0" locked="0" layoutInCell="1" allowOverlap="1" wp14:anchorId="720147D9" wp14:editId="362E386F">
            <wp:simplePos x="0" y="0"/>
            <wp:positionH relativeFrom="column">
              <wp:posOffset>650240</wp:posOffset>
            </wp:positionH>
            <wp:positionV relativeFrom="paragraph">
              <wp:posOffset>470535</wp:posOffset>
            </wp:positionV>
            <wp:extent cx="4463415" cy="1376680"/>
            <wp:effectExtent l="0" t="0" r="0" b="0"/>
            <wp:wrapTopAndBottom/>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1"/>
                    <a:stretch/>
                  </pic:blipFill>
                  <pic:spPr bwMode="auto">
                    <a:xfrm>
                      <a:off x="0" y="0"/>
                      <a:ext cx="4463415" cy="1376680"/>
                    </a:xfrm>
                    <a:prstGeom prst="rect">
                      <a:avLst/>
                    </a:prstGeom>
                  </pic:spPr>
                </pic:pic>
              </a:graphicData>
            </a:graphic>
          </wp:anchor>
        </w:drawing>
      </w:r>
      <w:r>
        <w:rPr>
          <w:lang w:val="en-US"/>
        </w:rPr>
        <w:fldChar w:fldCharType="begin"/>
      </w:r>
      <w:r>
        <w:rPr>
          <w:lang w:val="en-US"/>
        </w:rPr>
        <w:instrText xml:space="preserve"> TITLE  \* MERGEFORMAT </w:instrText>
      </w:r>
      <w:r>
        <w:rPr>
          <w:lang w:val="en-US"/>
        </w:rPr>
        <w:fldChar w:fldCharType="separate"/>
      </w:r>
      <w:r>
        <w:rPr>
          <w:lang w:val="en-US"/>
        </w:rPr>
        <w:t>collaborative Protection Profile for Database Management Systems</w:t>
      </w:r>
      <w:r>
        <w:rPr>
          <w:lang w:val="en-US"/>
        </w:rPr>
        <w:fldChar w:fldCharType="end"/>
      </w:r>
    </w:p>
    <w:p w14:paraId="121BDFA1" w14:textId="6FA2D6AA" w:rsidR="00743B95" w:rsidRDefault="00890E0E">
      <w:pPr>
        <w:pStyle w:val="DocTitleCont"/>
        <w:rPr>
          <w:lang w:val="en-US"/>
        </w:rPr>
      </w:pPr>
      <w:r>
        <w:rPr>
          <w:lang w:val="en-US"/>
        </w:rPr>
        <w:fldChar w:fldCharType="begin"/>
      </w:r>
      <w:r>
        <w:rPr>
          <w:lang w:val="en-US"/>
        </w:rPr>
        <w:instrText xml:space="preserve"> DOCPROPERTY "Document Date"  \* MERGEFORMAT </w:instrText>
      </w:r>
      <w:r>
        <w:rPr>
          <w:lang w:val="en-US"/>
        </w:rPr>
        <w:fldChar w:fldCharType="separate"/>
      </w:r>
      <w:ins w:id="0" w:author="Staaf Anders" w:date="2025-04-25T14:39:00Z">
        <w:r w:rsidR="00671AE3">
          <w:rPr>
            <w:lang w:val="en-US"/>
          </w:rPr>
          <w:t>25 April 2025</w:t>
        </w:r>
      </w:ins>
      <w:del w:id="1" w:author="Staaf Anders" w:date="2025-04-25T14:39:00Z">
        <w:r w:rsidDel="00671AE3">
          <w:rPr>
            <w:lang w:val="en-US"/>
          </w:rPr>
          <w:delText>13 March 2023</w:delText>
        </w:r>
      </w:del>
      <w:r>
        <w:rPr>
          <w:lang w:val="en-US"/>
        </w:rPr>
        <w:fldChar w:fldCharType="end"/>
      </w:r>
    </w:p>
    <w:p w14:paraId="525EDDDB" w14:textId="55122813" w:rsidR="00743B95" w:rsidRDefault="00890E0E">
      <w:pPr>
        <w:pStyle w:val="DocTitleCont"/>
        <w:rPr>
          <w:sz w:val="36"/>
          <w:lang w:val="en-US"/>
        </w:rPr>
      </w:pPr>
      <w:r>
        <w:rPr>
          <w:sz w:val="36"/>
          <w:lang w:val="en-US"/>
        </w:rPr>
        <w:t xml:space="preserve">Version </w:t>
      </w:r>
      <w:r>
        <w:rPr>
          <w:sz w:val="36"/>
          <w:lang w:val="en-US"/>
        </w:rPr>
        <w:fldChar w:fldCharType="begin"/>
      </w:r>
      <w:r>
        <w:rPr>
          <w:sz w:val="36"/>
          <w:lang w:val="en-US"/>
        </w:rPr>
        <w:instrText xml:space="preserve"> DOCPROPERTY  Version  \* MERGEFORMAT </w:instrText>
      </w:r>
      <w:r>
        <w:rPr>
          <w:sz w:val="36"/>
          <w:lang w:val="en-US"/>
        </w:rPr>
        <w:fldChar w:fldCharType="separate"/>
      </w:r>
      <w:ins w:id="2" w:author="Staaf Anders" w:date="2025-04-25T14:39:00Z">
        <w:r w:rsidR="00671AE3">
          <w:rPr>
            <w:sz w:val="36"/>
            <w:lang w:val="en-US"/>
          </w:rPr>
          <w:t>1.4</w:t>
        </w:r>
      </w:ins>
      <w:del w:id="3" w:author="Staaf Anders" w:date="2025-04-25T14:39:00Z">
        <w:r w:rsidDel="00671AE3">
          <w:rPr>
            <w:sz w:val="36"/>
            <w:lang w:val="en-US"/>
          </w:rPr>
          <w:delText>1.3</w:delText>
        </w:r>
      </w:del>
      <w:r>
        <w:rPr>
          <w:sz w:val="36"/>
          <w:lang w:val="en-US"/>
        </w:rPr>
        <w:fldChar w:fldCharType="end"/>
      </w:r>
    </w:p>
    <w:p w14:paraId="1C720782" w14:textId="77777777" w:rsidR="00743B95" w:rsidRDefault="00743B95">
      <w:pPr>
        <w:pStyle w:val="DocTitleCont"/>
        <w:rPr>
          <w:sz w:val="36"/>
          <w:lang w:val="en-US"/>
        </w:rPr>
      </w:pPr>
    </w:p>
    <w:p w14:paraId="5D96BDBF" w14:textId="77777777" w:rsidR="00743B95" w:rsidRDefault="00743B95">
      <w:pPr>
        <w:pStyle w:val="DocTitleCont"/>
        <w:rPr>
          <w:sz w:val="36"/>
          <w:lang w:val="en-US"/>
        </w:rPr>
      </w:pPr>
    </w:p>
    <w:p w14:paraId="7AFA3913" w14:textId="77777777" w:rsidR="00743B95" w:rsidRDefault="00890E0E">
      <w:pPr>
        <w:pStyle w:val="UnnumberedHeading"/>
      </w:pPr>
      <w:bookmarkStart w:id="4" w:name="_Toc197502050"/>
      <w:r>
        <w:lastRenderedPageBreak/>
        <w:t>Acknowledgements</w:t>
      </w:r>
      <w:bookmarkEnd w:id="4"/>
    </w:p>
    <w:p w14:paraId="6C6C954C" w14:textId="77777777" w:rsidR="00743B95" w:rsidRDefault="00890E0E">
      <w:pPr>
        <w:rPr>
          <w:lang w:val="en-US"/>
        </w:rPr>
      </w:pPr>
      <w:r>
        <w:rPr>
          <w:lang w:val="en-US"/>
        </w:rPr>
        <w:t>This collaborative Protection Profile (cPP) was developed by the Database Management System international Technical Community with representatives from industry, Government agencies, Common Criteria Test Laboratories. The organizations that contributed to the development of this cPP include:</w:t>
      </w:r>
    </w:p>
    <w:p w14:paraId="1CA86724" w14:textId="77777777" w:rsidR="00743B95" w:rsidRDefault="00743B95">
      <w:pPr>
        <w:spacing w:after="0"/>
        <w:rPr>
          <w:lang w:val="en-US"/>
        </w:rPr>
      </w:pPr>
    </w:p>
    <w:p w14:paraId="0389A487" w14:textId="77777777" w:rsidR="00743B95" w:rsidRDefault="00890E0E">
      <w:pPr>
        <w:jc w:val="center"/>
        <w:rPr>
          <w:b/>
          <w:lang w:val="en-US"/>
        </w:rPr>
      </w:pPr>
      <w:r>
        <w:rPr>
          <w:b/>
          <w:lang w:val="en-US"/>
        </w:rPr>
        <w:t>Industry</w:t>
      </w:r>
    </w:p>
    <w:p w14:paraId="5279775B" w14:textId="77777777" w:rsidR="00743B95" w:rsidRDefault="00890E0E">
      <w:pPr>
        <w:jc w:val="center"/>
        <w:rPr>
          <w:lang w:val="en-US"/>
        </w:rPr>
      </w:pPr>
      <w:r>
        <w:rPr>
          <w:lang w:val="en-US"/>
        </w:rPr>
        <w:t>IBM</w:t>
      </w:r>
    </w:p>
    <w:p w14:paraId="18E4AD43" w14:textId="77777777" w:rsidR="00743B95" w:rsidRDefault="00890E0E">
      <w:pPr>
        <w:jc w:val="center"/>
        <w:rPr>
          <w:lang w:val="en-US"/>
        </w:rPr>
      </w:pPr>
      <w:r>
        <w:rPr>
          <w:lang w:val="en-US"/>
        </w:rPr>
        <w:t>Microsoft</w:t>
      </w:r>
    </w:p>
    <w:p w14:paraId="17D79698" w14:textId="77777777" w:rsidR="00743B95" w:rsidRDefault="00890E0E">
      <w:pPr>
        <w:jc w:val="center"/>
        <w:rPr>
          <w:lang w:val="en-US"/>
        </w:rPr>
      </w:pPr>
      <w:r>
        <w:rPr>
          <w:lang w:val="en-US"/>
        </w:rPr>
        <w:t>Oracle Corp.</w:t>
      </w:r>
    </w:p>
    <w:p w14:paraId="44B901FC" w14:textId="77777777" w:rsidR="00743B95" w:rsidRDefault="00743B95">
      <w:pPr>
        <w:jc w:val="center"/>
        <w:rPr>
          <w:lang w:val="en-US"/>
        </w:rPr>
      </w:pPr>
    </w:p>
    <w:p w14:paraId="088E064E" w14:textId="77777777" w:rsidR="00743B95" w:rsidRDefault="00890E0E">
      <w:pPr>
        <w:jc w:val="center"/>
        <w:rPr>
          <w:b/>
          <w:lang w:val="en-US"/>
        </w:rPr>
      </w:pPr>
      <w:r>
        <w:rPr>
          <w:b/>
          <w:lang w:val="en-US"/>
        </w:rPr>
        <w:t>Common Criteria Test Laboratories</w:t>
      </w:r>
    </w:p>
    <w:p w14:paraId="4B948513" w14:textId="77777777" w:rsidR="00743B95" w:rsidRDefault="00890E0E">
      <w:pPr>
        <w:jc w:val="center"/>
        <w:rPr>
          <w:lang w:val="en-US"/>
        </w:rPr>
      </w:pPr>
      <w:r>
        <w:rPr>
          <w:lang w:val="en-US"/>
        </w:rPr>
        <w:t>atsec information security</w:t>
      </w:r>
    </w:p>
    <w:p w14:paraId="1BC20039" w14:textId="77777777" w:rsidR="00743B95" w:rsidRDefault="00890E0E">
      <w:pPr>
        <w:jc w:val="center"/>
        <w:rPr>
          <w:lang w:val="en-US"/>
        </w:rPr>
      </w:pPr>
      <w:r>
        <w:rPr>
          <w:lang w:val="en-US"/>
        </w:rPr>
        <w:t>Intertek EWA-Canada and Intertek Acumen</w:t>
      </w:r>
    </w:p>
    <w:p w14:paraId="7C8F47C5" w14:textId="77777777" w:rsidR="00743B95" w:rsidRDefault="00890E0E">
      <w:pPr>
        <w:jc w:val="center"/>
        <w:rPr>
          <w:lang w:val="en-US"/>
        </w:rPr>
      </w:pPr>
      <w:proofErr w:type="spellStart"/>
      <w:r>
        <w:rPr>
          <w:lang w:val="en-US"/>
        </w:rPr>
        <w:t>TÜViT</w:t>
      </w:r>
      <w:proofErr w:type="spellEnd"/>
    </w:p>
    <w:p w14:paraId="1FC15232" w14:textId="77777777" w:rsidR="00743B95" w:rsidRDefault="00890E0E">
      <w:pPr>
        <w:jc w:val="center"/>
        <w:rPr>
          <w:lang w:val="en-US"/>
        </w:rPr>
      </w:pPr>
      <w:proofErr w:type="spellStart"/>
      <w:r>
        <w:rPr>
          <w:lang w:val="en-US"/>
        </w:rPr>
        <w:t>Teron</w:t>
      </w:r>
      <w:proofErr w:type="spellEnd"/>
      <w:r>
        <w:rPr>
          <w:lang w:val="en-US"/>
        </w:rPr>
        <w:t xml:space="preserve"> Labs</w:t>
      </w:r>
    </w:p>
    <w:p w14:paraId="567B04EE" w14:textId="77777777" w:rsidR="00743B95" w:rsidRDefault="00890E0E">
      <w:pPr>
        <w:jc w:val="center"/>
        <w:rPr>
          <w:b/>
          <w:lang w:val="en-US"/>
        </w:rPr>
      </w:pPr>
      <w:r>
        <w:rPr>
          <w:lang w:val="en-US"/>
        </w:rPr>
        <w:t>Combitech</w:t>
      </w:r>
    </w:p>
    <w:p w14:paraId="48790437" w14:textId="77777777" w:rsidR="00743B95" w:rsidRDefault="00743B95">
      <w:pPr>
        <w:jc w:val="center"/>
        <w:rPr>
          <w:b/>
          <w:lang w:val="en-US"/>
        </w:rPr>
      </w:pPr>
    </w:p>
    <w:p w14:paraId="65A37F14" w14:textId="77777777" w:rsidR="00743B95" w:rsidRDefault="00890E0E">
      <w:pPr>
        <w:jc w:val="center"/>
        <w:rPr>
          <w:b/>
          <w:lang w:val="en-US"/>
        </w:rPr>
      </w:pPr>
      <w:r>
        <w:rPr>
          <w:b/>
          <w:lang w:val="en-US"/>
        </w:rPr>
        <w:t>Government Agencies</w:t>
      </w:r>
    </w:p>
    <w:p w14:paraId="4C4F1EF2" w14:textId="77777777" w:rsidR="00743B95" w:rsidRDefault="00890E0E">
      <w:pPr>
        <w:jc w:val="center"/>
        <w:rPr>
          <w:lang w:val="en-US"/>
        </w:rPr>
      </w:pPr>
      <w:r>
        <w:rPr>
          <w:lang w:val="en-US"/>
        </w:rPr>
        <w:t>FMV/CSEC - Swedish Certification Body for IT Security</w:t>
      </w:r>
    </w:p>
    <w:p w14:paraId="12630D59" w14:textId="77777777" w:rsidR="00743B95" w:rsidRDefault="00890E0E">
      <w:pPr>
        <w:jc w:val="center"/>
        <w:rPr>
          <w:lang w:val="sv-SE"/>
        </w:rPr>
      </w:pPr>
      <w:r>
        <w:rPr>
          <w:lang w:val="sv-SE"/>
        </w:rPr>
        <w:t>BSI - Bundesamt für Sicherheit in der Informationstechnik</w:t>
      </w:r>
    </w:p>
    <w:p w14:paraId="7D03C43A" w14:textId="77777777" w:rsidR="00743B95" w:rsidRDefault="00890E0E">
      <w:pPr>
        <w:jc w:val="center"/>
        <w:rPr>
          <w:lang w:val="en-US"/>
        </w:rPr>
      </w:pPr>
      <w:r>
        <w:rPr>
          <w:lang w:val="en-US"/>
        </w:rPr>
        <w:t>JISEC - Japan IT Security Evaluation and Certification Scheme</w:t>
      </w:r>
    </w:p>
    <w:p w14:paraId="148BEE6B" w14:textId="77777777" w:rsidR="00743B95" w:rsidRDefault="00743B95">
      <w:pPr>
        <w:jc w:val="center"/>
        <w:rPr>
          <w:lang w:val="en-US"/>
        </w:rPr>
      </w:pPr>
    </w:p>
    <w:p w14:paraId="57463066" w14:textId="77777777" w:rsidR="00743B95" w:rsidRDefault="00890E0E">
      <w:pPr>
        <w:pBdr>
          <w:top w:val="single" w:sz="4" w:space="1" w:color="000000"/>
          <w:left w:val="single" w:sz="4" w:space="4" w:color="000000"/>
          <w:bottom w:val="single" w:sz="4" w:space="1" w:color="000000"/>
          <w:right w:val="single" w:sz="4" w:space="4" w:color="000000"/>
        </w:pBdr>
        <w:jc w:val="center"/>
        <w:rPr>
          <w:lang w:val="en-US"/>
        </w:rPr>
      </w:pPr>
      <w:r>
        <w:rPr>
          <w:lang w:val="en-US"/>
        </w:rPr>
        <w:t>Details of how to contact the DBMS iTC are found on the Common Criteria Portal at:</w:t>
      </w:r>
    </w:p>
    <w:p w14:paraId="3ABB955E" w14:textId="77777777" w:rsidR="00743B95" w:rsidRDefault="00890E0E">
      <w:pPr>
        <w:pBdr>
          <w:top w:val="single" w:sz="4" w:space="1" w:color="000000"/>
          <w:left w:val="single" w:sz="4" w:space="4" w:color="000000"/>
          <w:bottom w:val="single" w:sz="4" w:space="1" w:color="000000"/>
          <w:right w:val="single" w:sz="4" w:space="4" w:color="000000"/>
        </w:pBdr>
        <w:jc w:val="center"/>
        <w:rPr>
          <w:lang w:val="en-US"/>
        </w:rPr>
      </w:pPr>
      <w:r>
        <w:rPr>
          <w:lang w:val="en-US"/>
        </w:rPr>
        <w:t>https://www.commoncriteriaportal.org/communities/index.cfm</w:t>
      </w:r>
    </w:p>
    <w:p w14:paraId="495E0898" w14:textId="77777777" w:rsidR="00743B95" w:rsidRDefault="00743B95">
      <w:pPr>
        <w:jc w:val="center"/>
        <w:rPr>
          <w:lang w:val="en-US"/>
        </w:rPr>
      </w:pPr>
    </w:p>
    <w:p w14:paraId="377C9A11" w14:textId="77777777" w:rsidR="00743B95" w:rsidRDefault="00890E0E">
      <w:pPr>
        <w:pStyle w:val="Heading1"/>
      </w:pPr>
      <w:bookmarkStart w:id="5" w:name="_Ref98746038"/>
      <w:bookmarkStart w:id="6" w:name="_Toc237563385"/>
      <w:bookmarkStart w:id="7" w:name="_Toc197502051"/>
      <w:r>
        <w:lastRenderedPageBreak/>
        <w:t>Preface</w:t>
      </w:r>
      <w:bookmarkEnd w:id="5"/>
      <w:bookmarkEnd w:id="6"/>
      <w:bookmarkEnd w:id="7"/>
    </w:p>
    <w:p w14:paraId="422F58C4" w14:textId="77777777" w:rsidR="00743B95" w:rsidRDefault="00890E0E">
      <w:pPr>
        <w:pStyle w:val="Heading2"/>
        <w:rPr>
          <w:lang w:val="en-US"/>
        </w:rPr>
      </w:pPr>
      <w:bookmarkStart w:id="8" w:name="_Toc237563386"/>
      <w:bookmarkStart w:id="9" w:name="_Toc197502052"/>
      <w:r>
        <w:rPr>
          <w:lang w:val="en-US"/>
        </w:rPr>
        <w:t>Objectives of Document</w:t>
      </w:r>
      <w:bookmarkEnd w:id="8"/>
      <w:bookmarkEnd w:id="9"/>
    </w:p>
    <w:p w14:paraId="2D6D21D5" w14:textId="77777777" w:rsidR="00743B95" w:rsidRDefault="00890E0E">
      <w:r>
        <w:t xml:space="preserve">This document presents the Common Criteria (CC) collaborative Protection Profile (cPP) to express the security functional requirements (SFRs) and security assurance requirements (SARs) for a Database Management System. The Evaluation Activities that specify the actions the evaluator performs to determine if a product satisfies the SFRs captured within this cPP are described in the associated Supporting Document. </w:t>
      </w:r>
    </w:p>
    <w:p w14:paraId="4EB7BEEC" w14:textId="77777777" w:rsidR="00743B95" w:rsidRDefault="00890E0E">
      <w:pPr>
        <w:pStyle w:val="Heading2"/>
        <w:rPr>
          <w:lang w:val="en-US"/>
        </w:rPr>
      </w:pPr>
      <w:bookmarkStart w:id="10" w:name="_Toc237563387"/>
      <w:bookmarkStart w:id="11" w:name="_Toc197502053"/>
      <w:r>
        <w:rPr>
          <w:lang w:val="en-US"/>
        </w:rPr>
        <w:t>Scope of Document</w:t>
      </w:r>
      <w:bookmarkEnd w:id="10"/>
      <w:bookmarkEnd w:id="11"/>
    </w:p>
    <w:p w14:paraId="7A2435B4" w14:textId="77777777" w:rsidR="00743B95" w:rsidRDefault="00890E0E">
      <w:r>
        <w:t xml:space="preserve">The scope of the cPP within the development and evaluation process is described in the Common Criteria for Information Technology Security Evaluation </w:t>
      </w:r>
      <w:r>
        <w:fldChar w:fldCharType="begin"/>
      </w:r>
      <w:r>
        <w:instrText xml:space="preserve"> REF CC1 \h </w:instrText>
      </w:r>
      <w:r>
        <w:fldChar w:fldCharType="separate"/>
      </w:r>
      <w:r>
        <w:t>[CC1]</w:t>
      </w:r>
      <w:r>
        <w:fldChar w:fldCharType="end"/>
      </w:r>
      <w:r>
        <w:t xml:space="preserve">. </w:t>
      </w:r>
      <w:proofErr w:type="gramStart"/>
      <w:r>
        <w:t>In particular, a</w:t>
      </w:r>
      <w:proofErr w:type="gramEnd"/>
      <w:r>
        <w:t xml:space="preserve"> cPP defines the IT security requirements of a generic type of TOE and specifies the functional and assurance security measures to be offered by that TOE to meet stated requirements [</w:t>
      </w:r>
      <w:r>
        <w:fldChar w:fldCharType="begin"/>
      </w:r>
      <w:r>
        <w:instrText xml:space="preserve"> REF CC1 \h </w:instrText>
      </w:r>
      <w:r>
        <w:fldChar w:fldCharType="separate"/>
      </w:r>
      <w:r>
        <w:t>[CC1]</w:t>
      </w:r>
      <w:r>
        <w:fldChar w:fldCharType="end"/>
      </w:r>
      <w:r>
        <w:t>, section C.1].</w:t>
      </w:r>
    </w:p>
    <w:p w14:paraId="5A2D2FA7" w14:textId="77777777" w:rsidR="00743B95" w:rsidRDefault="00890E0E">
      <w:pPr>
        <w:pStyle w:val="Heading2"/>
        <w:rPr>
          <w:lang w:val="en-US"/>
        </w:rPr>
      </w:pPr>
      <w:bookmarkStart w:id="12" w:name="_Toc237563388"/>
      <w:bookmarkStart w:id="13" w:name="_Toc197502054"/>
      <w:r>
        <w:rPr>
          <w:lang w:val="en-US"/>
        </w:rPr>
        <w:t>Intended Readership</w:t>
      </w:r>
      <w:bookmarkEnd w:id="12"/>
      <w:bookmarkEnd w:id="13"/>
    </w:p>
    <w:p w14:paraId="1289FDDA" w14:textId="77777777" w:rsidR="00743B95" w:rsidRDefault="00890E0E">
      <w:r>
        <w:t>The target audiences of this cPP are DBMS developers, CC consumers, system integrators, CC evaluators and CCRA schemes.</w:t>
      </w:r>
    </w:p>
    <w:p w14:paraId="52DC420D" w14:textId="77777777" w:rsidR="00743B95" w:rsidRDefault="00890E0E">
      <w:r>
        <w:t xml:space="preserve">Although the </w:t>
      </w:r>
      <w:proofErr w:type="spellStart"/>
      <w:r>
        <w:t>cPPs</w:t>
      </w:r>
      <w:proofErr w:type="spellEnd"/>
      <w:r>
        <w:t xml:space="preserve"> and SDs may contain minor editorial errors, </w:t>
      </w:r>
      <w:proofErr w:type="spellStart"/>
      <w:r>
        <w:t>cPPs</w:t>
      </w:r>
      <w:proofErr w:type="spellEnd"/>
      <w:r>
        <w:t xml:space="preserve"> are recognized as living documents and the </w:t>
      </w:r>
      <w:proofErr w:type="spellStart"/>
      <w:r>
        <w:t>iTCs</w:t>
      </w:r>
      <w:proofErr w:type="spellEnd"/>
      <w:r>
        <w:t xml:space="preserve"> are dedicated to ongoing updates and revisions. Please report any issues to the DBMS iTC. Information on how to contact the DBMS iTC can be found on the </w:t>
      </w:r>
      <w:hyperlink r:id="rId12" w:tooltip="https://www.commoncriteriaportal.org/communities/index.cfm" w:history="1">
        <w:r>
          <w:rPr>
            <w:rStyle w:val="Hyperlink"/>
          </w:rPr>
          <w:t>Technical Communities</w:t>
        </w:r>
      </w:hyperlink>
      <w:r>
        <w:t xml:space="preserve"> information page.</w:t>
      </w:r>
    </w:p>
    <w:p w14:paraId="66DECCDB" w14:textId="77777777" w:rsidR="00743B95" w:rsidRDefault="00890E0E">
      <w:pPr>
        <w:pStyle w:val="Heading2"/>
        <w:rPr>
          <w:lang w:val="en-US"/>
        </w:rPr>
      </w:pPr>
      <w:bookmarkStart w:id="14" w:name="_Toc237563389"/>
      <w:bookmarkStart w:id="15" w:name="_Toc197502055"/>
      <w:r>
        <w:rPr>
          <w:lang w:val="en-US"/>
        </w:rPr>
        <w:t>Related Documents</w:t>
      </w:r>
      <w:bookmarkEnd w:id="14"/>
      <w:bookmarkEnd w:id="15"/>
    </w:p>
    <w:p w14:paraId="0C65C920" w14:textId="77777777" w:rsidR="00743B95" w:rsidRDefault="00890E0E">
      <w:r>
        <w:t xml:space="preserve">The following documents are available from the CC Portal at </w:t>
      </w:r>
      <w:hyperlink r:id="rId13" w:tooltip="https://www.commoncriteriaportal.org/" w:history="1">
        <w:r>
          <w:rPr>
            <w:rStyle w:val="Hyperlink"/>
          </w:rPr>
          <w:t>https://www.commoncriteriaportal.org/</w:t>
        </w:r>
      </w:hyperlink>
    </w:p>
    <w:p w14:paraId="37E182C1" w14:textId="77777777" w:rsidR="00743B95" w:rsidRDefault="00890E0E">
      <w:pPr>
        <w:keepNext/>
        <w:keepLines/>
        <w:rPr>
          <w:b/>
        </w:rPr>
      </w:pPr>
      <w:r>
        <w:rPr>
          <w:b/>
        </w:rPr>
        <w:lastRenderedPageBreak/>
        <w:t>Common Criteria</w:t>
      </w:r>
    </w:p>
    <w:tbl>
      <w:tblPr>
        <w:tblW w:w="9120" w:type="dxa"/>
        <w:tblInd w:w="8" w:type="dxa"/>
        <w:tblLayout w:type="fixed"/>
        <w:tblCellMar>
          <w:left w:w="0" w:type="dxa"/>
          <w:right w:w="0" w:type="dxa"/>
        </w:tblCellMar>
        <w:tblLook w:val="04A0" w:firstRow="1" w:lastRow="0" w:firstColumn="1" w:lastColumn="0" w:noHBand="0" w:noVBand="1"/>
      </w:tblPr>
      <w:tblGrid>
        <w:gridCol w:w="1418"/>
        <w:gridCol w:w="7702"/>
      </w:tblGrid>
      <w:tr w:rsidR="00743B95" w14:paraId="04887949" w14:textId="77777777">
        <w:trPr>
          <w:cantSplit/>
        </w:trPr>
        <w:tc>
          <w:tcPr>
            <w:tcW w:w="1418" w:type="dxa"/>
          </w:tcPr>
          <w:p w14:paraId="6161ED71" w14:textId="77777777" w:rsidR="00743B95" w:rsidRDefault="00890E0E">
            <w:pPr>
              <w:pStyle w:val="TableEntry"/>
              <w:keepNext/>
              <w:keepLines/>
            </w:pPr>
            <w:bookmarkStart w:id="16" w:name="CC1"/>
            <w:r>
              <w:t>[CC1]</w:t>
            </w:r>
            <w:bookmarkEnd w:id="16"/>
          </w:p>
        </w:tc>
        <w:tc>
          <w:tcPr>
            <w:tcW w:w="7702" w:type="dxa"/>
          </w:tcPr>
          <w:p w14:paraId="04DF0543" w14:textId="77777777" w:rsidR="00743B95" w:rsidRDefault="00890E0E">
            <w:pPr>
              <w:pStyle w:val="TableEntry"/>
              <w:keepNext/>
              <w:keepLines/>
            </w:pPr>
            <w:r>
              <w:t xml:space="preserve">Common Criteria for Information Technology Security Evaluation, </w:t>
            </w:r>
            <w:r>
              <w:br/>
              <w:t xml:space="preserve">Part 1: Introduction and General Model, </w:t>
            </w:r>
            <w:r>
              <w:br/>
              <w:t>CCMB-2017-04-001, Version 3.1 Revision 5, April 2017.</w:t>
            </w:r>
          </w:p>
          <w:p w14:paraId="7AD97C74" w14:textId="77777777" w:rsidR="00743B95" w:rsidRDefault="00890E0E">
            <w:pPr>
              <w:pStyle w:val="TableEntry"/>
              <w:keepNext/>
              <w:keepLines/>
            </w:pPr>
            <w:r>
              <w:t>https://www.commoncriteriaportal.org/files/ccfiles/CCPART1V3.1R5.pdf</w:t>
            </w:r>
          </w:p>
        </w:tc>
      </w:tr>
      <w:tr w:rsidR="00743B95" w14:paraId="3A23079F" w14:textId="77777777">
        <w:trPr>
          <w:cantSplit/>
        </w:trPr>
        <w:tc>
          <w:tcPr>
            <w:tcW w:w="1418" w:type="dxa"/>
          </w:tcPr>
          <w:p w14:paraId="02A1A4D7" w14:textId="77777777" w:rsidR="00743B95" w:rsidRDefault="00890E0E">
            <w:pPr>
              <w:pStyle w:val="TableEntry"/>
              <w:keepNext/>
              <w:keepLines/>
            </w:pPr>
            <w:bookmarkStart w:id="17" w:name="CC2"/>
            <w:r>
              <w:t>[CC2]</w:t>
            </w:r>
            <w:bookmarkEnd w:id="17"/>
          </w:p>
        </w:tc>
        <w:tc>
          <w:tcPr>
            <w:tcW w:w="7702" w:type="dxa"/>
          </w:tcPr>
          <w:p w14:paraId="0E3D6BE1" w14:textId="77777777" w:rsidR="00743B95" w:rsidRDefault="00890E0E">
            <w:pPr>
              <w:pStyle w:val="TableEntry"/>
              <w:keepNext/>
              <w:keepLines/>
            </w:pPr>
            <w:r>
              <w:t xml:space="preserve">Common Criteria for Information Technology Security Evaluation, </w:t>
            </w:r>
            <w:r>
              <w:br/>
              <w:t xml:space="preserve">Part 2: Security Functional Components, </w:t>
            </w:r>
            <w:r>
              <w:br/>
              <w:t>CCMB-2017-04-002, Version 3.1 Revision 5, April 2017.</w:t>
            </w:r>
          </w:p>
          <w:p w14:paraId="65604AD0" w14:textId="77777777" w:rsidR="00743B95" w:rsidRDefault="00890E0E">
            <w:pPr>
              <w:pStyle w:val="TableEntry"/>
              <w:keepNext/>
              <w:keepLines/>
            </w:pPr>
            <w:r>
              <w:t>https://www.commoncriteriaportal.org/files/ccfiles/CCPART2V3.1R5.pdf</w:t>
            </w:r>
          </w:p>
        </w:tc>
      </w:tr>
      <w:tr w:rsidR="00743B95" w14:paraId="0C7A4B54" w14:textId="77777777">
        <w:trPr>
          <w:cantSplit/>
        </w:trPr>
        <w:tc>
          <w:tcPr>
            <w:tcW w:w="1418" w:type="dxa"/>
          </w:tcPr>
          <w:p w14:paraId="6CE8347A" w14:textId="77777777" w:rsidR="00743B95" w:rsidRDefault="00890E0E">
            <w:pPr>
              <w:pStyle w:val="TableEntry"/>
              <w:keepNext/>
              <w:keepLines/>
            </w:pPr>
            <w:bookmarkStart w:id="18" w:name="CC3"/>
            <w:r>
              <w:t>[CC3]</w:t>
            </w:r>
            <w:bookmarkEnd w:id="18"/>
          </w:p>
        </w:tc>
        <w:tc>
          <w:tcPr>
            <w:tcW w:w="7702" w:type="dxa"/>
          </w:tcPr>
          <w:p w14:paraId="233224BB" w14:textId="77777777" w:rsidR="00743B95" w:rsidRDefault="00890E0E">
            <w:pPr>
              <w:pStyle w:val="TableEntry"/>
              <w:keepNext/>
              <w:keepLines/>
            </w:pPr>
            <w:r>
              <w:t xml:space="preserve">Common Criteria for Information Technology Security Evaluation, </w:t>
            </w:r>
            <w:r>
              <w:br/>
              <w:t xml:space="preserve">Part 3: Security Assurance Components, </w:t>
            </w:r>
            <w:r>
              <w:br/>
              <w:t>CCMB-2017-04-003, Version 3.1 Revision 5, April 2017</w:t>
            </w:r>
          </w:p>
          <w:p w14:paraId="55B7EFE0" w14:textId="77777777" w:rsidR="00743B95" w:rsidRDefault="00890E0E">
            <w:pPr>
              <w:pStyle w:val="TableEntry"/>
              <w:keepNext/>
              <w:keepLines/>
            </w:pPr>
            <w:r>
              <w:t>https://www.commoncriteriaportal.org/files/ccfiles/CCPART3V3.1R5.pdf</w:t>
            </w:r>
          </w:p>
        </w:tc>
      </w:tr>
      <w:tr w:rsidR="00743B95" w14:paraId="117C742D" w14:textId="77777777">
        <w:trPr>
          <w:cantSplit/>
        </w:trPr>
        <w:tc>
          <w:tcPr>
            <w:tcW w:w="1418" w:type="dxa"/>
          </w:tcPr>
          <w:p w14:paraId="4AA89F05" w14:textId="77777777" w:rsidR="00743B95" w:rsidRDefault="00890E0E">
            <w:pPr>
              <w:pStyle w:val="TableEntry"/>
              <w:keepNext/>
              <w:keepLines/>
            </w:pPr>
            <w:bookmarkStart w:id="19" w:name="CEM"/>
            <w:r>
              <w:t>[CEM]</w:t>
            </w:r>
            <w:bookmarkEnd w:id="19"/>
          </w:p>
        </w:tc>
        <w:tc>
          <w:tcPr>
            <w:tcW w:w="7702" w:type="dxa"/>
          </w:tcPr>
          <w:p w14:paraId="41E963EC" w14:textId="77777777" w:rsidR="00743B95" w:rsidRDefault="00890E0E">
            <w:pPr>
              <w:pStyle w:val="TableEntry"/>
              <w:keepNext/>
              <w:keepLines/>
            </w:pPr>
            <w:r>
              <w:t xml:space="preserve">Common Methodology for Information Technology Security Evaluation, </w:t>
            </w:r>
            <w:r>
              <w:br/>
              <w:t xml:space="preserve">Evaluation Methodology, </w:t>
            </w:r>
            <w:r>
              <w:br/>
              <w:t>CCMB-2017-04-004, Version 3.1 Revision 5, April 2017</w:t>
            </w:r>
          </w:p>
          <w:p w14:paraId="31AB3E29" w14:textId="77777777" w:rsidR="00743B95" w:rsidRDefault="00890E0E">
            <w:pPr>
              <w:pStyle w:val="TableEntry"/>
              <w:keepNext/>
              <w:keepLines/>
            </w:pPr>
            <w:r>
              <w:t>https://www.commoncriteriaportal.org/files/ccfiles/CEMV3.1R5.pdf</w:t>
            </w:r>
          </w:p>
        </w:tc>
      </w:tr>
    </w:tbl>
    <w:p w14:paraId="6E81AE8C" w14:textId="77777777" w:rsidR="00743B95" w:rsidRDefault="00890E0E">
      <w:pPr>
        <w:rPr>
          <w:b/>
        </w:rPr>
      </w:pPr>
      <w:r>
        <w:rPr>
          <w:b/>
        </w:rPr>
        <w:t xml:space="preserve">Documents related to this </w:t>
      </w:r>
      <w:proofErr w:type="gramStart"/>
      <w:r>
        <w:rPr>
          <w:b/>
        </w:rPr>
        <w:t>cPP</w:t>
      </w:r>
      <w:proofErr w:type="gramEnd"/>
    </w:p>
    <w:tbl>
      <w:tblPr>
        <w:tblW w:w="9120" w:type="dxa"/>
        <w:tblInd w:w="8" w:type="dxa"/>
        <w:tblLayout w:type="fixed"/>
        <w:tblCellMar>
          <w:left w:w="0" w:type="dxa"/>
          <w:right w:w="0" w:type="dxa"/>
        </w:tblCellMar>
        <w:tblLook w:val="04A0" w:firstRow="1" w:lastRow="0" w:firstColumn="1" w:lastColumn="0" w:noHBand="0" w:noVBand="1"/>
      </w:tblPr>
      <w:tblGrid>
        <w:gridCol w:w="1418"/>
        <w:gridCol w:w="7702"/>
      </w:tblGrid>
      <w:tr w:rsidR="00743B95" w14:paraId="5D0A63A2" w14:textId="77777777">
        <w:trPr>
          <w:cantSplit/>
        </w:trPr>
        <w:tc>
          <w:tcPr>
            <w:tcW w:w="1418" w:type="dxa"/>
          </w:tcPr>
          <w:p w14:paraId="001226A7" w14:textId="77777777" w:rsidR="00743B95" w:rsidRDefault="00890E0E">
            <w:pPr>
              <w:pStyle w:val="TableEntry"/>
            </w:pPr>
            <w:bookmarkStart w:id="20" w:name="SD"/>
            <w:r>
              <w:t>[SD]</w:t>
            </w:r>
            <w:bookmarkEnd w:id="20"/>
          </w:p>
        </w:tc>
        <w:tc>
          <w:tcPr>
            <w:tcW w:w="7702" w:type="dxa"/>
          </w:tcPr>
          <w:p w14:paraId="53617676" w14:textId="1EBD5ADB" w:rsidR="00743B95" w:rsidRDefault="00890E0E">
            <w:pPr>
              <w:pStyle w:val="TableEntry"/>
              <w:rPr>
                <w:lang w:val="es-ES"/>
              </w:rPr>
            </w:pPr>
            <w:r>
              <w:rPr>
                <w:lang w:eastAsia="en-US"/>
              </w:rPr>
              <w:t>Supporting Document Mandatory Technical Document Evaluation Activities for the collaborative Protection Profile for Database Management Systems, Version 1.</w:t>
            </w:r>
            <w:del w:id="21" w:author="Maureen Barry" w:date="2025-05-02T09:22:00Z">
              <w:r w:rsidDel="00F42F2D">
                <w:rPr>
                  <w:lang w:val="es-ES" w:eastAsia="en-US"/>
                </w:rPr>
                <w:delText>1</w:delText>
              </w:r>
            </w:del>
            <w:ins w:id="22" w:author="Maureen Barry" w:date="2025-05-02T09:22:00Z">
              <w:r w:rsidR="00F42F2D">
                <w:rPr>
                  <w:lang w:val="es-ES" w:eastAsia="en-US"/>
                </w:rPr>
                <w:t>2</w:t>
              </w:r>
            </w:ins>
            <w:r>
              <w:rPr>
                <w:lang w:eastAsia="en-US"/>
              </w:rPr>
              <w:t xml:space="preserve">, </w:t>
            </w:r>
            <w:del w:id="23" w:author="Maureen Barry" w:date="2025-05-02T09:24:00Z">
              <w:r w:rsidDel="00F42F2D">
                <w:rPr>
                  <w:lang w:eastAsia="en-US"/>
                </w:rPr>
                <w:delText>1</w:delText>
              </w:r>
              <w:r w:rsidDel="00F42F2D">
                <w:rPr>
                  <w:lang w:val="es-ES" w:eastAsia="en-US"/>
                </w:rPr>
                <w:delText>5</w:delText>
              </w:r>
              <w:r w:rsidDel="00F42F2D">
                <w:rPr>
                  <w:lang w:eastAsia="en-US"/>
                </w:rPr>
                <w:delText xml:space="preserve"> </w:delText>
              </w:r>
            </w:del>
            <w:ins w:id="24" w:author="Maureen Barry" w:date="2025-05-02T09:24:00Z">
              <w:r w:rsidR="00F42F2D">
                <w:rPr>
                  <w:lang w:eastAsia="en-US"/>
                </w:rPr>
                <w:t>25 April 2025</w:t>
              </w:r>
            </w:ins>
            <w:del w:id="25" w:author="Maureen Barry" w:date="2025-05-02T09:24:00Z">
              <w:r w:rsidDel="00F42F2D">
                <w:rPr>
                  <w:lang w:val="es-ES" w:eastAsia="en-US"/>
                </w:rPr>
                <w:delText xml:space="preserve">March </w:delText>
              </w:r>
              <w:r w:rsidDel="00F42F2D">
                <w:rPr>
                  <w:lang w:eastAsia="en-US"/>
                </w:rPr>
                <w:delText>202</w:delText>
              </w:r>
              <w:r w:rsidDel="00F42F2D">
                <w:rPr>
                  <w:lang w:val="es-ES" w:eastAsia="en-US"/>
                </w:rPr>
                <w:delText>3</w:delText>
              </w:r>
            </w:del>
          </w:p>
        </w:tc>
      </w:tr>
      <w:tr w:rsidR="00743B95" w14:paraId="49A41512" w14:textId="77777777">
        <w:trPr>
          <w:cantSplit/>
        </w:trPr>
        <w:tc>
          <w:tcPr>
            <w:tcW w:w="1418" w:type="dxa"/>
          </w:tcPr>
          <w:p w14:paraId="729D325D" w14:textId="77777777" w:rsidR="00743B95" w:rsidRDefault="00743B95">
            <w:pPr>
              <w:pStyle w:val="TableEntry"/>
            </w:pPr>
          </w:p>
        </w:tc>
        <w:tc>
          <w:tcPr>
            <w:tcW w:w="7702" w:type="dxa"/>
          </w:tcPr>
          <w:p w14:paraId="13A204F0" w14:textId="77777777" w:rsidR="00743B95" w:rsidRDefault="00743B95">
            <w:pPr>
              <w:pStyle w:val="TableEntry"/>
              <w:rPr>
                <w:lang w:eastAsia="en-US"/>
              </w:rPr>
            </w:pPr>
          </w:p>
        </w:tc>
      </w:tr>
    </w:tbl>
    <w:p w14:paraId="36C941FC" w14:textId="77777777" w:rsidR="00743B95" w:rsidRDefault="00890E0E">
      <w:pPr>
        <w:rPr>
          <w:b/>
        </w:rPr>
      </w:pPr>
      <w:r>
        <w:rPr>
          <w:b/>
        </w:rPr>
        <w:t xml:space="preserve">Other Documents </w:t>
      </w:r>
    </w:p>
    <w:tbl>
      <w:tblPr>
        <w:tblW w:w="9120" w:type="dxa"/>
        <w:tblInd w:w="8" w:type="dxa"/>
        <w:tblLayout w:type="fixed"/>
        <w:tblCellMar>
          <w:left w:w="0" w:type="dxa"/>
          <w:right w:w="0" w:type="dxa"/>
        </w:tblCellMar>
        <w:tblLook w:val="04A0" w:firstRow="1" w:lastRow="0" w:firstColumn="1" w:lastColumn="0" w:noHBand="0" w:noVBand="1"/>
      </w:tblPr>
      <w:tblGrid>
        <w:gridCol w:w="1418"/>
        <w:gridCol w:w="7702"/>
      </w:tblGrid>
      <w:tr w:rsidR="00743B95" w14:paraId="5F3BBC5D" w14:textId="77777777">
        <w:trPr>
          <w:cantSplit/>
        </w:trPr>
        <w:tc>
          <w:tcPr>
            <w:tcW w:w="1418" w:type="dxa"/>
          </w:tcPr>
          <w:p w14:paraId="61F53058" w14:textId="77777777" w:rsidR="00743B95" w:rsidRDefault="00890E0E">
            <w:pPr>
              <w:pStyle w:val="TableEntry"/>
            </w:pPr>
            <w:r>
              <w:t>[</w:t>
            </w:r>
            <w:proofErr w:type="spellStart"/>
            <w:r>
              <w:t>DBMSiTC</w:t>
            </w:r>
            <w:proofErr w:type="spellEnd"/>
            <w:r>
              <w:t>]</w:t>
            </w:r>
          </w:p>
        </w:tc>
        <w:tc>
          <w:tcPr>
            <w:tcW w:w="7702" w:type="dxa"/>
          </w:tcPr>
          <w:p w14:paraId="164C8AF8" w14:textId="77777777" w:rsidR="00743B95" w:rsidRDefault="00890E0E">
            <w:pPr>
              <w:pStyle w:val="TableEntry"/>
              <w:rPr>
                <w:lang w:eastAsia="en-US"/>
              </w:rPr>
            </w:pPr>
            <w:r>
              <w:rPr>
                <w:lang w:eastAsia="en-US"/>
              </w:rPr>
              <w:t>DBMS iTC Status</w:t>
            </w:r>
          </w:p>
          <w:p w14:paraId="117C0E42" w14:textId="77777777" w:rsidR="00743B95" w:rsidRDefault="00890E0E">
            <w:pPr>
              <w:pStyle w:val="TableEntry"/>
              <w:rPr>
                <w:lang w:eastAsia="en-US"/>
              </w:rPr>
            </w:pPr>
            <w:r>
              <w:rPr>
                <w:lang w:eastAsia="en-US"/>
              </w:rPr>
              <w:t>https://www.commoncriteriaportal.org/files/communities/Status.DBMS.pdf</w:t>
            </w:r>
          </w:p>
        </w:tc>
      </w:tr>
      <w:tr w:rsidR="00743B95" w14:paraId="48C89737" w14:textId="77777777">
        <w:trPr>
          <w:cantSplit/>
        </w:trPr>
        <w:tc>
          <w:tcPr>
            <w:tcW w:w="1418" w:type="dxa"/>
          </w:tcPr>
          <w:p w14:paraId="11B61314" w14:textId="77777777" w:rsidR="00743B95" w:rsidRDefault="00890E0E">
            <w:pPr>
              <w:pStyle w:val="TableEntry"/>
              <w:keepNext/>
              <w:keepLines/>
            </w:pPr>
            <w:bookmarkStart w:id="26" w:name="CCADD"/>
            <w:r>
              <w:t>[CCADD]</w:t>
            </w:r>
            <w:bookmarkEnd w:id="26"/>
          </w:p>
        </w:tc>
        <w:tc>
          <w:tcPr>
            <w:tcW w:w="7702" w:type="dxa"/>
          </w:tcPr>
          <w:p w14:paraId="1106B132" w14:textId="77777777" w:rsidR="00743B95" w:rsidRDefault="00890E0E">
            <w:pPr>
              <w:pStyle w:val="TableEntry"/>
            </w:pPr>
            <w:r>
              <w:t>CC and CEM Addenda: Exact Conformance, Selection-Based SFRs, Optional SFRs</w:t>
            </w:r>
            <w:r>
              <w:br/>
              <w:t>CCDB, Unique Identifier:013, Version 2.0, 2021-Sep-30</w:t>
            </w:r>
          </w:p>
        </w:tc>
      </w:tr>
    </w:tbl>
    <w:p w14:paraId="525E00D5" w14:textId="77777777" w:rsidR="00743B95" w:rsidRDefault="00743B95">
      <w:pPr>
        <w:spacing w:after="0"/>
        <w:rPr>
          <w:lang w:val="en-US"/>
        </w:rPr>
      </w:pPr>
    </w:p>
    <w:p w14:paraId="7B52BBC6" w14:textId="77777777" w:rsidR="00743B95" w:rsidRDefault="00890E0E">
      <w:pPr>
        <w:pStyle w:val="Heading2"/>
      </w:pPr>
      <w:bookmarkStart w:id="27" w:name="_Toc197502056"/>
      <w:r>
        <w:t>Conventions</w:t>
      </w:r>
      <w:bookmarkEnd w:id="27"/>
    </w:p>
    <w:p w14:paraId="2FFA9750" w14:textId="77777777" w:rsidR="00743B95" w:rsidRDefault="00890E0E">
      <w:r>
        <w:t>Except for replacing United Kingdom spelling with American spelling, the notation, formatting, and conventions used in this cPP are consistent with version 3.1 of the CC. Selected presentation choices are discussed here to aid the cPP reader.</w:t>
      </w:r>
    </w:p>
    <w:p w14:paraId="3B8B9F9F" w14:textId="77777777" w:rsidR="00743B95" w:rsidRDefault="00890E0E">
      <w:r>
        <w:t xml:space="preserve">The CC allows several operations to be performed on functional requirements; </w:t>
      </w:r>
      <w:r>
        <w:rPr>
          <w:i/>
        </w:rPr>
        <w:t>refinement, selection, assignment</w:t>
      </w:r>
      <w:r>
        <w:t xml:space="preserve">, and </w:t>
      </w:r>
      <w:r>
        <w:rPr>
          <w:i/>
        </w:rPr>
        <w:t xml:space="preserve">iteration </w:t>
      </w:r>
      <w:r>
        <w:t xml:space="preserve">are defined in clause 8 of Part 1 of the CC </w:t>
      </w:r>
      <w:r>
        <w:fldChar w:fldCharType="begin"/>
      </w:r>
      <w:r>
        <w:instrText xml:space="preserve"> REF CC1 \h </w:instrText>
      </w:r>
      <w:r>
        <w:fldChar w:fldCharType="separate"/>
      </w:r>
      <w:r>
        <w:t>[CC1]</w:t>
      </w:r>
      <w:r>
        <w:fldChar w:fldCharType="end"/>
      </w:r>
      <w:r>
        <w:t>. Each of these operations is used in this Protection Profile (PP).</w:t>
      </w:r>
    </w:p>
    <w:p w14:paraId="76775C24" w14:textId="77777777" w:rsidR="00743B95" w:rsidRDefault="00890E0E">
      <w:r>
        <w:t xml:space="preserve">The </w:t>
      </w:r>
      <w:r>
        <w:rPr>
          <w:b/>
        </w:rPr>
        <w:t>refinement</w:t>
      </w:r>
      <w:r>
        <w:t xml:space="preserve"> operation is used to add detail to a requirement, and thus further restricts a requirement. Refinement of security requirements is denoted by bold text or in the case of deletions, by </w:t>
      </w:r>
      <w:r>
        <w:rPr>
          <w:b/>
          <w:strike/>
        </w:rPr>
        <w:t>crossed out bold text</w:t>
      </w:r>
      <w:r>
        <w:t>.</w:t>
      </w:r>
    </w:p>
    <w:p w14:paraId="5C16D8EC" w14:textId="77777777" w:rsidR="00743B95" w:rsidRDefault="00890E0E">
      <w:r>
        <w:lastRenderedPageBreak/>
        <w:t xml:space="preserve">The </w:t>
      </w:r>
      <w:r>
        <w:rPr>
          <w:b/>
        </w:rPr>
        <w:t>selection</w:t>
      </w:r>
      <w:r>
        <w:t xml:space="preserve"> operation is used to select one or more options provided by the CC in stating a requirement. Selections that have been made by the PP authors are denoted by </w:t>
      </w:r>
      <w:r>
        <w:rPr>
          <w:i/>
        </w:rPr>
        <w:t>italicized text</w:t>
      </w:r>
      <w:r>
        <w:t>, selections to be filled in by the Security Target (ST) author appear in square brackets with an indication that a selection is to be made, [selection:], and are not italicized.</w:t>
      </w:r>
    </w:p>
    <w:p w14:paraId="738CBBB5" w14:textId="77777777" w:rsidR="00743B95" w:rsidRDefault="00890E0E">
      <w:r>
        <w:t xml:space="preserve">The </w:t>
      </w:r>
      <w:r>
        <w:rPr>
          <w:b/>
        </w:rPr>
        <w:t>assignment</w:t>
      </w:r>
      <w:r>
        <w:t xml:space="preserve"> operation is used to assign a specific value to an unspecified parameter, such as the length of a password. Assignments that have been made by the cPP authors are denoted by showing the value in square brackets, [</w:t>
      </w:r>
      <w:proofErr w:type="spellStart"/>
      <w:r>
        <w:t>assignment_value</w:t>
      </w:r>
      <w:proofErr w:type="spellEnd"/>
      <w:r>
        <w:t>], assignments to be filled in by the ST author appear in square brackets with an indication that an assignment is to be made [assignment:]. Assignments within selections are denoted by showing the value in square brackets and italics [</w:t>
      </w:r>
      <w:proofErr w:type="spellStart"/>
      <w:r>
        <w:rPr>
          <w:i/>
        </w:rPr>
        <w:t>assignment_value</w:t>
      </w:r>
      <w:proofErr w:type="spellEnd"/>
      <w:r>
        <w:t>].</w:t>
      </w:r>
    </w:p>
    <w:p w14:paraId="790A171F" w14:textId="77777777" w:rsidR="00743B95" w:rsidRDefault="00890E0E">
      <w:r>
        <w:t xml:space="preserve">The </w:t>
      </w:r>
      <w:r>
        <w:rPr>
          <w:b/>
        </w:rPr>
        <w:t xml:space="preserve">iteration </w:t>
      </w:r>
      <w:r>
        <w:t>operation is used when a component is repeated with varying operations.</w:t>
      </w:r>
    </w:p>
    <w:p w14:paraId="1325F095" w14:textId="77777777" w:rsidR="00743B95" w:rsidRDefault="00890E0E">
      <w:r>
        <w:t>Iteration is denoted by showing the iteration number in parenthesis following the component identifier, (iteration number).</w:t>
      </w:r>
    </w:p>
    <w:p w14:paraId="318B4265" w14:textId="77777777" w:rsidR="00743B95" w:rsidRDefault="00890E0E">
      <w:r>
        <w:t>The CC paradigm also allows protection profile authors to create their own requirements. Such requirements are termed “extended requirements” and are permitted if the CC does not offer suitable requirements to meet the author’s needs. Extended requirements must be identified and are required to use the CC class/family/component model in articulating the requirements. In this cPP, extended requirements will be indicated with the “_EXT” following the component name.</w:t>
      </w:r>
    </w:p>
    <w:p w14:paraId="467EF45C" w14:textId="77777777" w:rsidR="00743B95" w:rsidRDefault="00890E0E">
      <w:r>
        <w:t>Application Notes are provided to help the developer, either to clarify the intent of a requirement, identify implementation choices, or to define “pass-fail” criteria for a requirement. For those components where Application Notes are appropriate, the Application Notes will follow the requirement component. They are numbered and formatted thus:</w:t>
      </w:r>
    </w:p>
    <w:p w14:paraId="0F7134D5" w14:textId="77777777" w:rsidR="00743B95" w:rsidRDefault="00890E0E">
      <w:pPr>
        <w:pStyle w:val="ApplicationNote"/>
      </w:pPr>
      <w:r>
        <w:t>This is an application note.</w:t>
      </w:r>
    </w:p>
    <w:p w14:paraId="050486D4" w14:textId="77777777" w:rsidR="00743B95" w:rsidRDefault="00890E0E">
      <w:pPr>
        <w:spacing w:after="0"/>
        <w:rPr>
          <w:b/>
          <w:sz w:val="28"/>
          <w:lang w:val="en-US"/>
        </w:rPr>
      </w:pPr>
      <w:r>
        <w:rPr>
          <w:lang w:val="en-US"/>
        </w:rPr>
        <w:br w:type="page" w:clear="all"/>
      </w:r>
    </w:p>
    <w:p w14:paraId="19B53661" w14:textId="77777777" w:rsidR="00743B95" w:rsidRDefault="00890E0E">
      <w:pPr>
        <w:pStyle w:val="Heading2"/>
        <w:rPr>
          <w:lang w:val="en-US"/>
        </w:rPr>
      </w:pPr>
      <w:bookmarkStart w:id="28" w:name="_Toc251345380"/>
      <w:bookmarkStart w:id="29" w:name="_Toc197502057"/>
      <w:r>
        <w:rPr>
          <w:lang w:val="en-US"/>
        </w:rPr>
        <w:lastRenderedPageBreak/>
        <w:t>Revision History</w:t>
      </w:r>
      <w:bookmarkEnd w:id="28"/>
      <w:bookmarkEnd w:id="29"/>
    </w:p>
    <w:tbl>
      <w:tblPr>
        <w:tblW w:w="0" w:type="auto"/>
        <w:tblLook w:val="04A0" w:firstRow="1" w:lastRow="0" w:firstColumn="1" w:lastColumn="0" w:noHBand="0" w:noVBand="1"/>
      </w:tblPr>
      <w:tblGrid>
        <w:gridCol w:w="950"/>
        <w:gridCol w:w="2160"/>
        <w:gridCol w:w="5784"/>
      </w:tblGrid>
      <w:tr w:rsidR="00743B95" w14:paraId="5BA7C7CA" w14:textId="77777777">
        <w:tc>
          <w:tcPr>
            <w:tcW w:w="950" w:type="dxa"/>
          </w:tcPr>
          <w:p w14:paraId="57F3E607" w14:textId="77777777" w:rsidR="00743B95" w:rsidRDefault="00890E0E">
            <w:pPr>
              <w:pStyle w:val="TableEntry"/>
              <w:rPr>
                <w:b/>
              </w:rPr>
            </w:pPr>
            <w:bookmarkStart w:id="30" w:name="_Hlk42829922"/>
            <w:r>
              <w:rPr>
                <w:b/>
              </w:rPr>
              <w:t>Version</w:t>
            </w:r>
          </w:p>
        </w:tc>
        <w:tc>
          <w:tcPr>
            <w:tcW w:w="2160" w:type="dxa"/>
          </w:tcPr>
          <w:p w14:paraId="42CC7CA0" w14:textId="77777777" w:rsidR="00743B95" w:rsidRDefault="00890E0E">
            <w:pPr>
              <w:pStyle w:val="TableEntry"/>
              <w:rPr>
                <w:b/>
              </w:rPr>
            </w:pPr>
            <w:r>
              <w:rPr>
                <w:b/>
              </w:rPr>
              <w:t>Date</w:t>
            </w:r>
          </w:p>
        </w:tc>
        <w:tc>
          <w:tcPr>
            <w:tcW w:w="5784" w:type="dxa"/>
          </w:tcPr>
          <w:p w14:paraId="39D5D70C" w14:textId="77777777" w:rsidR="00743B95" w:rsidRDefault="00890E0E">
            <w:pPr>
              <w:pStyle w:val="TableEntry"/>
              <w:rPr>
                <w:b/>
              </w:rPr>
            </w:pPr>
            <w:r>
              <w:rPr>
                <w:b/>
              </w:rPr>
              <w:t>Description</w:t>
            </w:r>
          </w:p>
        </w:tc>
      </w:tr>
      <w:tr w:rsidR="00743B95" w14:paraId="422E96CE" w14:textId="77777777">
        <w:tc>
          <w:tcPr>
            <w:tcW w:w="950" w:type="dxa"/>
          </w:tcPr>
          <w:p w14:paraId="4EA887D1" w14:textId="77777777" w:rsidR="00743B95" w:rsidRDefault="00890E0E">
            <w:pPr>
              <w:pStyle w:val="TableEntry"/>
            </w:pPr>
            <w:r>
              <w:t>0.01</w:t>
            </w:r>
          </w:p>
        </w:tc>
        <w:tc>
          <w:tcPr>
            <w:tcW w:w="2160" w:type="dxa"/>
          </w:tcPr>
          <w:p w14:paraId="326F4B4C" w14:textId="77777777" w:rsidR="00743B95" w:rsidRDefault="00890E0E">
            <w:pPr>
              <w:pStyle w:val="TableEntry"/>
            </w:pPr>
            <w:r>
              <w:t>14</w:t>
            </w:r>
            <w:r>
              <w:rPr>
                <w:vertAlign w:val="superscript"/>
              </w:rPr>
              <w:t>th</w:t>
            </w:r>
            <w:r>
              <w:t xml:space="preserve"> February, 2019</w:t>
            </w:r>
          </w:p>
        </w:tc>
        <w:tc>
          <w:tcPr>
            <w:tcW w:w="5784" w:type="dxa"/>
          </w:tcPr>
          <w:p w14:paraId="72A86B70" w14:textId="77777777" w:rsidR="00743B95" w:rsidRDefault="00890E0E">
            <w:pPr>
              <w:pStyle w:val="TableEntry"/>
            </w:pPr>
            <w:r>
              <w:t>Initial Release for iTC review</w:t>
            </w:r>
            <w:bookmarkEnd w:id="30"/>
          </w:p>
        </w:tc>
      </w:tr>
      <w:tr w:rsidR="00743B95" w14:paraId="58849BE9" w14:textId="77777777">
        <w:tc>
          <w:tcPr>
            <w:tcW w:w="950" w:type="dxa"/>
          </w:tcPr>
          <w:p w14:paraId="105C4510" w14:textId="77777777" w:rsidR="00743B95" w:rsidRDefault="00890E0E">
            <w:pPr>
              <w:pStyle w:val="TableEntry"/>
            </w:pPr>
            <w:r>
              <w:t>0.02</w:t>
            </w:r>
          </w:p>
        </w:tc>
        <w:tc>
          <w:tcPr>
            <w:tcW w:w="2160" w:type="dxa"/>
          </w:tcPr>
          <w:p w14:paraId="3ED243B0" w14:textId="77777777" w:rsidR="00743B95" w:rsidRDefault="00890E0E">
            <w:pPr>
              <w:pStyle w:val="TableEntry"/>
            </w:pPr>
            <w:r>
              <w:t>8</w:t>
            </w:r>
            <w:r>
              <w:rPr>
                <w:vertAlign w:val="superscript"/>
              </w:rPr>
              <w:t>th</w:t>
            </w:r>
            <w:r>
              <w:t xml:space="preserve"> March, 2019</w:t>
            </w:r>
          </w:p>
        </w:tc>
        <w:tc>
          <w:tcPr>
            <w:tcW w:w="5784" w:type="dxa"/>
          </w:tcPr>
          <w:p w14:paraId="237B9EB7" w14:textId="76EE108E" w:rsidR="00743B95" w:rsidRDefault="00890E0E">
            <w:pPr>
              <w:pStyle w:val="TableEntry"/>
            </w:pPr>
            <w:r>
              <w:t>After</w:t>
            </w:r>
            <w:del w:id="31" w:author="Staaf Anders" w:date="2025-04-25T14:41:00Z">
              <w:r w:rsidDel="00671AE3">
                <w:delText xml:space="preserve"> </w:delText>
              </w:r>
            </w:del>
            <w:r>
              <w:t xml:space="preserve"> iTC workshop review</w:t>
            </w:r>
          </w:p>
        </w:tc>
      </w:tr>
      <w:tr w:rsidR="00743B95" w14:paraId="7DA77D92" w14:textId="77777777">
        <w:tc>
          <w:tcPr>
            <w:tcW w:w="950" w:type="dxa"/>
          </w:tcPr>
          <w:p w14:paraId="725E13C8" w14:textId="77777777" w:rsidR="00743B95" w:rsidRDefault="00890E0E">
            <w:pPr>
              <w:pStyle w:val="TableEntry"/>
            </w:pPr>
            <w:r>
              <w:t>0.03</w:t>
            </w:r>
          </w:p>
        </w:tc>
        <w:tc>
          <w:tcPr>
            <w:tcW w:w="2160" w:type="dxa"/>
          </w:tcPr>
          <w:p w14:paraId="1E29CD34" w14:textId="77777777" w:rsidR="00743B95" w:rsidRDefault="00890E0E">
            <w:pPr>
              <w:pStyle w:val="TableEntry"/>
            </w:pPr>
            <w:r>
              <w:t>16</w:t>
            </w:r>
            <w:r>
              <w:rPr>
                <w:vertAlign w:val="superscript"/>
              </w:rPr>
              <w:t>th</w:t>
            </w:r>
            <w:r>
              <w:t xml:space="preserve"> June, 2019</w:t>
            </w:r>
          </w:p>
        </w:tc>
        <w:tc>
          <w:tcPr>
            <w:tcW w:w="5784" w:type="dxa"/>
          </w:tcPr>
          <w:p w14:paraId="44B20CF2" w14:textId="77777777" w:rsidR="00743B95" w:rsidRDefault="00890E0E">
            <w:pPr>
              <w:pStyle w:val="TableEntry"/>
            </w:pPr>
            <w:r>
              <w:t>Updated with the agreed SPD</w:t>
            </w:r>
            <w:r>
              <w:rPr>
                <w:rStyle w:val="FootnoteReference"/>
              </w:rPr>
              <w:footnoteReference w:id="1"/>
            </w:r>
            <w:r>
              <w:t xml:space="preserve"> (V1.0) after Public Review</w:t>
            </w:r>
          </w:p>
        </w:tc>
      </w:tr>
      <w:tr w:rsidR="00743B95" w14:paraId="08FCADFA" w14:textId="77777777">
        <w:tc>
          <w:tcPr>
            <w:tcW w:w="950" w:type="dxa"/>
          </w:tcPr>
          <w:p w14:paraId="1D894C31" w14:textId="77777777" w:rsidR="00743B95" w:rsidRDefault="00890E0E">
            <w:pPr>
              <w:pStyle w:val="TableEntry"/>
            </w:pPr>
            <w:r>
              <w:t>0.04</w:t>
            </w:r>
          </w:p>
        </w:tc>
        <w:tc>
          <w:tcPr>
            <w:tcW w:w="2160" w:type="dxa"/>
          </w:tcPr>
          <w:p w14:paraId="373CBAE9" w14:textId="77777777" w:rsidR="00743B95" w:rsidRDefault="00890E0E">
            <w:pPr>
              <w:pStyle w:val="TableEntry"/>
            </w:pPr>
            <w:r>
              <w:t>28</w:t>
            </w:r>
            <w:r>
              <w:rPr>
                <w:vertAlign w:val="superscript"/>
              </w:rPr>
              <w:t>th</w:t>
            </w:r>
            <w:r>
              <w:t xml:space="preserve"> October, 2019</w:t>
            </w:r>
          </w:p>
        </w:tc>
        <w:tc>
          <w:tcPr>
            <w:tcW w:w="5784" w:type="dxa"/>
          </w:tcPr>
          <w:p w14:paraId="2FDB3E95" w14:textId="77777777" w:rsidR="00743B95" w:rsidRDefault="00890E0E">
            <w:pPr>
              <w:pStyle w:val="TableEntry"/>
            </w:pPr>
            <w:r>
              <w:t>Updates by iTC</w:t>
            </w:r>
          </w:p>
        </w:tc>
      </w:tr>
      <w:tr w:rsidR="00743B95" w14:paraId="4BC8B6A6" w14:textId="77777777">
        <w:tc>
          <w:tcPr>
            <w:tcW w:w="950" w:type="dxa"/>
          </w:tcPr>
          <w:p w14:paraId="60AB0D1C" w14:textId="77777777" w:rsidR="00743B95" w:rsidRDefault="00890E0E">
            <w:pPr>
              <w:pStyle w:val="TableEntry"/>
            </w:pPr>
            <w:r>
              <w:t>0.05</w:t>
            </w:r>
          </w:p>
        </w:tc>
        <w:tc>
          <w:tcPr>
            <w:tcW w:w="2160" w:type="dxa"/>
          </w:tcPr>
          <w:p w14:paraId="1D22DB58" w14:textId="77777777" w:rsidR="00743B95" w:rsidRDefault="00890E0E">
            <w:pPr>
              <w:pStyle w:val="TableEntry"/>
            </w:pPr>
            <w:r>
              <w:t>7 February 2020</w:t>
            </w:r>
          </w:p>
        </w:tc>
        <w:tc>
          <w:tcPr>
            <w:tcW w:w="5784" w:type="dxa"/>
          </w:tcPr>
          <w:p w14:paraId="5D456F39" w14:textId="77777777" w:rsidR="00743B95" w:rsidRDefault="00890E0E">
            <w:pPr>
              <w:pStyle w:val="TableEntry"/>
            </w:pPr>
            <w:r>
              <w:t>Acceptance of changes, formatting changes</w:t>
            </w:r>
          </w:p>
        </w:tc>
      </w:tr>
      <w:tr w:rsidR="00743B95" w14:paraId="49044370" w14:textId="77777777">
        <w:tc>
          <w:tcPr>
            <w:tcW w:w="950" w:type="dxa"/>
          </w:tcPr>
          <w:p w14:paraId="6E13C915" w14:textId="77777777" w:rsidR="00743B95" w:rsidRDefault="00890E0E">
            <w:pPr>
              <w:pStyle w:val="TableEntry"/>
            </w:pPr>
            <w:r>
              <w:t>0.06</w:t>
            </w:r>
          </w:p>
        </w:tc>
        <w:tc>
          <w:tcPr>
            <w:tcW w:w="2160" w:type="dxa"/>
          </w:tcPr>
          <w:p w14:paraId="08160F1D" w14:textId="77777777" w:rsidR="00743B95" w:rsidRDefault="00890E0E">
            <w:pPr>
              <w:pStyle w:val="TableEntry"/>
            </w:pPr>
            <w:r>
              <w:t>28 February 2020</w:t>
            </w:r>
          </w:p>
        </w:tc>
        <w:tc>
          <w:tcPr>
            <w:tcW w:w="5784" w:type="dxa"/>
          </w:tcPr>
          <w:p w14:paraId="514E6EFA" w14:textId="77777777" w:rsidR="00743B95" w:rsidRDefault="00890E0E">
            <w:pPr>
              <w:pStyle w:val="TableEntry"/>
            </w:pPr>
            <w:r>
              <w:t>Acceptance of changes</w:t>
            </w:r>
          </w:p>
        </w:tc>
      </w:tr>
      <w:tr w:rsidR="00743B95" w14:paraId="59DBD0CD" w14:textId="77777777">
        <w:tc>
          <w:tcPr>
            <w:tcW w:w="950" w:type="dxa"/>
          </w:tcPr>
          <w:p w14:paraId="439BF8A1" w14:textId="77777777" w:rsidR="00743B95" w:rsidRDefault="00890E0E">
            <w:pPr>
              <w:pStyle w:val="TableEntry"/>
            </w:pPr>
            <w:r>
              <w:t>1.0</w:t>
            </w:r>
          </w:p>
        </w:tc>
        <w:tc>
          <w:tcPr>
            <w:tcW w:w="2160" w:type="dxa"/>
          </w:tcPr>
          <w:p w14:paraId="519E0344" w14:textId="77777777" w:rsidR="00743B95" w:rsidRDefault="00890E0E">
            <w:pPr>
              <w:pStyle w:val="TableEntry"/>
            </w:pPr>
            <w:r>
              <w:t>16 June 2020</w:t>
            </w:r>
          </w:p>
        </w:tc>
        <w:tc>
          <w:tcPr>
            <w:tcW w:w="5784" w:type="dxa"/>
          </w:tcPr>
          <w:p w14:paraId="35F02C2F" w14:textId="77777777" w:rsidR="00743B95" w:rsidRDefault="00890E0E">
            <w:pPr>
              <w:pStyle w:val="TableEntry"/>
            </w:pPr>
            <w:r>
              <w:t>Initial Release</w:t>
            </w:r>
          </w:p>
        </w:tc>
      </w:tr>
      <w:tr w:rsidR="00743B95" w14:paraId="6580337A" w14:textId="77777777">
        <w:tc>
          <w:tcPr>
            <w:tcW w:w="950" w:type="dxa"/>
          </w:tcPr>
          <w:p w14:paraId="60E63E7C" w14:textId="77777777" w:rsidR="00743B95" w:rsidRDefault="00890E0E">
            <w:pPr>
              <w:pStyle w:val="TableEntry"/>
            </w:pPr>
            <w:r>
              <w:t xml:space="preserve">1.1a </w:t>
            </w:r>
          </w:p>
        </w:tc>
        <w:tc>
          <w:tcPr>
            <w:tcW w:w="2160" w:type="dxa"/>
          </w:tcPr>
          <w:p w14:paraId="7BF7F81B" w14:textId="77777777" w:rsidR="00743B95" w:rsidRDefault="00890E0E">
            <w:pPr>
              <w:pStyle w:val="TableEntry"/>
            </w:pPr>
            <w:r>
              <w:t>28 November 2022</w:t>
            </w:r>
          </w:p>
        </w:tc>
        <w:tc>
          <w:tcPr>
            <w:tcW w:w="5784" w:type="dxa"/>
          </w:tcPr>
          <w:p w14:paraId="72F61493" w14:textId="77777777" w:rsidR="00743B95" w:rsidRDefault="00890E0E">
            <w:pPr>
              <w:pStyle w:val="TableEntry"/>
            </w:pPr>
            <w:r>
              <w:t>Updated according to evaluator comments.</w:t>
            </w:r>
          </w:p>
        </w:tc>
      </w:tr>
      <w:tr w:rsidR="00743B95" w14:paraId="125AE7A2" w14:textId="77777777">
        <w:tc>
          <w:tcPr>
            <w:tcW w:w="950" w:type="dxa"/>
          </w:tcPr>
          <w:p w14:paraId="0243B4B4" w14:textId="77777777" w:rsidR="00743B95" w:rsidRDefault="00890E0E">
            <w:pPr>
              <w:pStyle w:val="TableEntry"/>
            </w:pPr>
            <w:r>
              <w:t>1.1b</w:t>
            </w:r>
          </w:p>
        </w:tc>
        <w:tc>
          <w:tcPr>
            <w:tcW w:w="2160" w:type="dxa"/>
          </w:tcPr>
          <w:p w14:paraId="7A7807A6" w14:textId="77777777" w:rsidR="00743B95" w:rsidRDefault="00890E0E">
            <w:pPr>
              <w:pStyle w:val="TableEntry"/>
            </w:pPr>
            <w:r>
              <w:t>1 December 2022</w:t>
            </w:r>
          </w:p>
        </w:tc>
        <w:tc>
          <w:tcPr>
            <w:tcW w:w="5784" w:type="dxa"/>
          </w:tcPr>
          <w:p w14:paraId="69CA563A" w14:textId="77777777" w:rsidR="00743B95" w:rsidRDefault="00890E0E">
            <w:pPr>
              <w:pStyle w:val="TableEntry"/>
            </w:pPr>
            <w:r>
              <w:t>Further comments from the evaluator</w:t>
            </w:r>
          </w:p>
        </w:tc>
      </w:tr>
      <w:tr w:rsidR="00743B95" w14:paraId="2A810136" w14:textId="77777777">
        <w:tc>
          <w:tcPr>
            <w:tcW w:w="950" w:type="dxa"/>
          </w:tcPr>
          <w:p w14:paraId="4474EF4B" w14:textId="77777777" w:rsidR="00743B95" w:rsidRDefault="00890E0E">
            <w:pPr>
              <w:pStyle w:val="TableEntry"/>
            </w:pPr>
            <w:r>
              <w:t>1.2</w:t>
            </w:r>
          </w:p>
        </w:tc>
        <w:tc>
          <w:tcPr>
            <w:tcW w:w="2160" w:type="dxa"/>
          </w:tcPr>
          <w:p w14:paraId="550CE7FC" w14:textId="77777777" w:rsidR="00743B95" w:rsidRDefault="00890E0E">
            <w:pPr>
              <w:pStyle w:val="TableEntry"/>
            </w:pPr>
            <w:r>
              <w:t>13 December 2022</w:t>
            </w:r>
          </w:p>
        </w:tc>
        <w:tc>
          <w:tcPr>
            <w:tcW w:w="5784" w:type="dxa"/>
          </w:tcPr>
          <w:p w14:paraId="6B2CA348" w14:textId="77777777" w:rsidR="00743B95" w:rsidRDefault="00890E0E">
            <w:pPr>
              <w:pStyle w:val="TableEntry"/>
            </w:pPr>
            <w:r>
              <w:t>After iTC review</w:t>
            </w:r>
          </w:p>
        </w:tc>
      </w:tr>
      <w:tr w:rsidR="00743B95" w14:paraId="2ABD1046" w14:textId="77777777">
        <w:tc>
          <w:tcPr>
            <w:tcW w:w="950" w:type="dxa"/>
          </w:tcPr>
          <w:p w14:paraId="3218386E" w14:textId="77777777" w:rsidR="00743B95" w:rsidRDefault="00890E0E">
            <w:pPr>
              <w:pStyle w:val="TableEntry"/>
              <w:rPr>
                <w:lang w:val="en"/>
              </w:rPr>
            </w:pPr>
            <w:r>
              <w:t>1.</w:t>
            </w:r>
            <w:r>
              <w:rPr>
                <w:lang w:val="en"/>
              </w:rPr>
              <w:t>3</w:t>
            </w:r>
          </w:p>
        </w:tc>
        <w:tc>
          <w:tcPr>
            <w:tcW w:w="2160" w:type="dxa"/>
          </w:tcPr>
          <w:p w14:paraId="66399632" w14:textId="77777777" w:rsidR="00743B95" w:rsidRDefault="00890E0E">
            <w:pPr>
              <w:pStyle w:val="TableEntry"/>
              <w:rPr>
                <w:lang w:val="es-ES"/>
              </w:rPr>
            </w:pPr>
            <w:r>
              <w:t xml:space="preserve">13 </w:t>
            </w:r>
            <w:r>
              <w:rPr>
                <w:lang w:val="en"/>
              </w:rPr>
              <w:t xml:space="preserve">March </w:t>
            </w:r>
            <w:r>
              <w:t>202</w:t>
            </w:r>
            <w:r>
              <w:rPr>
                <w:lang w:val="es-ES"/>
              </w:rPr>
              <w:t>3</w:t>
            </w:r>
          </w:p>
        </w:tc>
        <w:tc>
          <w:tcPr>
            <w:tcW w:w="5784" w:type="dxa"/>
          </w:tcPr>
          <w:p w14:paraId="4A43EBE2" w14:textId="77777777" w:rsidR="00743B95" w:rsidRDefault="00890E0E">
            <w:pPr>
              <w:pStyle w:val="TableEntry"/>
              <w:rPr>
                <w:lang w:val="en"/>
              </w:rPr>
            </w:pPr>
            <w:r>
              <w:rPr>
                <w:lang w:val="en"/>
              </w:rPr>
              <w:t>Updated according to certifier comments.</w:t>
            </w:r>
          </w:p>
        </w:tc>
      </w:tr>
      <w:tr w:rsidR="00671AE3" w14:paraId="26D01AEA" w14:textId="77777777">
        <w:trPr>
          <w:ins w:id="32" w:author="Staaf Anders" w:date="2025-04-25T14:40:00Z"/>
        </w:trPr>
        <w:tc>
          <w:tcPr>
            <w:tcW w:w="950" w:type="dxa"/>
          </w:tcPr>
          <w:p w14:paraId="7891EE82" w14:textId="5441AF47" w:rsidR="00671AE3" w:rsidRDefault="00671AE3">
            <w:pPr>
              <w:pStyle w:val="TableEntry"/>
              <w:rPr>
                <w:ins w:id="33" w:author="Staaf Anders" w:date="2025-04-25T14:40:00Z"/>
              </w:rPr>
            </w:pPr>
            <w:ins w:id="34" w:author="Staaf Anders" w:date="2025-04-25T14:40:00Z">
              <w:r>
                <w:t>1.4</w:t>
              </w:r>
            </w:ins>
          </w:p>
        </w:tc>
        <w:tc>
          <w:tcPr>
            <w:tcW w:w="2160" w:type="dxa"/>
          </w:tcPr>
          <w:p w14:paraId="1177DAF4" w14:textId="12A2958D" w:rsidR="00671AE3" w:rsidRDefault="00671AE3">
            <w:pPr>
              <w:pStyle w:val="TableEntry"/>
              <w:rPr>
                <w:ins w:id="35" w:author="Staaf Anders" w:date="2025-04-25T14:40:00Z"/>
              </w:rPr>
            </w:pPr>
            <w:ins w:id="36" w:author="Staaf Anders" w:date="2025-04-25T14:41:00Z">
              <w:r>
                <w:t>25 April 2025</w:t>
              </w:r>
            </w:ins>
          </w:p>
        </w:tc>
        <w:tc>
          <w:tcPr>
            <w:tcW w:w="5784" w:type="dxa"/>
          </w:tcPr>
          <w:p w14:paraId="3E178182" w14:textId="0E2CEAC3" w:rsidR="00671AE3" w:rsidRDefault="00671AE3">
            <w:pPr>
              <w:pStyle w:val="TableEntry"/>
              <w:rPr>
                <w:ins w:id="37" w:author="Staaf Anders" w:date="2025-04-25T14:40:00Z"/>
                <w:lang w:val="en"/>
              </w:rPr>
            </w:pPr>
            <w:ins w:id="38" w:author="Staaf Anders" w:date="2025-04-25T14:41:00Z">
              <w:r>
                <w:rPr>
                  <w:lang w:val="en"/>
                </w:rPr>
                <w:t>Updated after comments from BSI.</w:t>
              </w:r>
            </w:ins>
          </w:p>
        </w:tc>
      </w:tr>
    </w:tbl>
    <w:p w14:paraId="322618BC" w14:textId="77777777" w:rsidR="00743B95" w:rsidRDefault="00890E0E">
      <w:pPr>
        <w:pStyle w:val="TtuloTDC1"/>
        <w:rPr>
          <w:rFonts w:ascii="Arial" w:hAnsi="Arial" w:cs="Arial"/>
          <w:color w:val="auto"/>
        </w:rPr>
      </w:pPr>
      <w:bookmarkStart w:id="39" w:name="_Ref153790799"/>
      <w:bookmarkStart w:id="40" w:name="_Toc348847535"/>
      <w:bookmarkStart w:id="41" w:name="_Toc495468789"/>
      <w:bookmarkStart w:id="42" w:name="_Toc348861973"/>
      <w:bookmarkStart w:id="43" w:name="_Toc517236725"/>
      <w:r>
        <w:rPr>
          <w:rFonts w:ascii="Arial" w:hAnsi="Arial" w:cs="Arial"/>
          <w:color w:val="auto"/>
        </w:rPr>
        <w:lastRenderedPageBreak/>
        <w:t>Contents</w:t>
      </w:r>
    </w:p>
    <w:p w14:paraId="5032EBC6" w14:textId="66CF0D36" w:rsidR="002F3602" w:rsidRDefault="00890E0E">
      <w:pPr>
        <w:pStyle w:val="TOC1"/>
        <w:tabs>
          <w:tab w:val="right" w:leader="dot" w:pos="9019"/>
        </w:tabs>
        <w:rPr>
          <w:ins w:id="44" w:author="Maureen Barry" w:date="2025-05-07T09:20:00Z"/>
          <w:rFonts w:eastAsiaTheme="minorEastAsia" w:cstheme="minorBidi"/>
          <w:b w:val="0"/>
          <w:bCs w:val="0"/>
          <w:caps w:val="0"/>
          <w:noProof/>
          <w:kern w:val="2"/>
          <w:sz w:val="22"/>
          <w:szCs w:val="22"/>
          <w:lang w:val="en-US" w:eastAsia="en-US"/>
          <w14:ligatures w14:val="standardContextual"/>
        </w:rPr>
      </w:pPr>
      <w:r>
        <w:rPr>
          <w:rFonts w:ascii="Arial" w:hAnsi="Arial" w:cs="Arial"/>
          <w:b w:val="0"/>
          <w:bCs w:val="0"/>
          <w:caps w:val="0"/>
          <w:lang w:val="en-US"/>
        </w:rPr>
        <w:fldChar w:fldCharType="begin"/>
      </w:r>
      <w:r>
        <w:rPr>
          <w:rFonts w:ascii="Arial" w:hAnsi="Arial" w:cs="Arial"/>
          <w:b w:val="0"/>
          <w:bCs w:val="0"/>
          <w:caps w:val="0"/>
          <w:lang w:val="en-US"/>
        </w:rPr>
        <w:instrText xml:space="preserve"> TOC \o "1-4" \h \z \t "SFR-Heading,4" </w:instrText>
      </w:r>
      <w:r>
        <w:rPr>
          <w:rFonts w:ascii="Arial" w:hAnsi="Arial" w:cs="Arial"/>
          <w:b w:val="0"/>
          <w:bCs w:val="0"/>
          <w:caps w:val="0"/>
          <w:lang w:val="en-US"/>
        </w:rPr>
        <w:fldChar w:fldCharType="separate"/>
      </w:r>
      <w:ins w:id="45" w:author="Maureen Barry" w:date="2025-05-07T09:20:00Z">
        <w:r w:rsidR="002F3602" w:rsidRPr="00C20BF8">
          <w:rPr>
            <w:rStyle w:val="Hyperlink"/>
            <w:noProof/>
          </w:rPr>
          <w:fldChar w:fldCharType="begin"/>
        </w:r>
        <w:r w:rsidR="002F3602" w:rsidRPr="00C20BF8">
          <w:rPr>
            <w:rStyle w:val="Hyperlink"/>
            <w:noProof/>
          </w:rPr>
          <w:instrText xml:space="preserve"> </w:instrText>
        </w:r>
        <w:r w:rsidR="002F3602">
          <w:rPr>
            <w:noProof/>
          </w:rPr>
          <w:instrText>HYPERLINK \l "_Toc197502050"</w:instrText>
        </w:r>
        <w:r w:rsidR="002F3602" w:rsidRPr="00C20BF8">
          <w:rPr>
            <w:rStyle w:val="Hyperlink"/>
            <w:noProof/>
          </w:rPr>
          <w:instrText xml:space="preserve"> </w:instrText>
        </w:r>
        <w:r w:rsidR="002F3602" w:rsidRPr="00C20BF8">
          <w:rPr>
            <w:rStyle w:val="Hyperlink"/>
            <w:noProof/>
          </w:rPr>
        </w:r>
        <w:r w:rsidR="002F3602" w:rsidRPr="00C20BF8">
          <w:rPr>
            <w:rStyle w:val="Hyperlink"/>
            <w:noProof/>
          </w:rPr>
          <w:fldChar w:fldCharType="separate"/>
        </w:r>
        <w:r w:rsidR="002F3602" w:rsidRPr="00C20BF8">
          <w:rPr>
            <w:rStyle w:val="Hyperlink"/>
            <w:noProof/>
          </w:rPr>
          <w:t>Acknowledgements</w:t>
        </w:r>
        <w:r w:rsidR="002F3602">
          <w:rPr>
            <w:noProof/>
            <w:webHidden/>
          </w:rPr>
          <w:tab/>
        </w:r>
        <w:r w:rsidR="002F3602">
          <w:rPr>
            <w:noProof/>
            <w:webHidden/>
          </w:rPr>
          <w:fldChar w:fldCharType="begin"/>
        </w:r>
        <w:r w:rsidR="002F3602">
          <w:rPr>
            <w:noProof/>
            <w:webHidden/>
          </w:rPr>
          <w:instrText xml:space="preserve"> PAGEREF _Toc197502050 \h </w:instrText>
        </w:r>
        <w:r w:rsidR="002F3602">
          <w:rPr>
            <w:noProof/>
            <w:webHidden/>
          </w:rPr>
        </w:r>
      </w:ins>
      <w:r w:rsidR="002F3602">
        <w:rPr>
          <w:noProof/>
          <w:webHidden/>
        </w:rPr>
        <w:fldChar w:fldCharType="separate"/>
      </w:r>
      <w:ins w:id="46" w:author="Maureen Barry" w:date="2025-05-07T09:20:00Z">
        <w:r w:rsidR="002F3602">
          <w:rPr>
            <w:noProof/>
            <w:webHidden/>
          </w:rPr>
          <w:t>2</w:t>
        </w:r>
        <w:r w:rsidR="002F3602">
          <w:rPr>
            <w:noProof/>
            <w:webHidden/>
          </w:rPr>
          <w:fldChar w:fldCharType="end"/>
        </w:r>
        <w:r w:rsidR="002F3602" w:rsidRPr="00C20BF8">
          <w:rPr>
            <w:rStyle w:val="Hyperlink"/>
            <w:noProof/>
          </w:rPr>
          <w:fldChar w:fldCharType="end"/>
        </w:r>
      </w:ins>
    </w:p>
    <w:p w14:paraId="4C8BE944" w14:textId="0551FF04" w:rsidR="002F3602" w:rsidRDefault="002F3602">
      <w:pPr>
        <w:pStyle w:val="TOC1"/>
        <w:tabs>
          <w:tab w:val="left" w:pos="480"/>
          <w:tab w:val="right" w:leader="dot" w:pos="9019"/>
        </w:tabs>
        <w:rPr>
          <w:ins w:id="47" w:author="Maureen Barry" w:date="2025-05-07T09:20:00Z"/>
          <w:rFonts w:eastAsiaTheme="minorEastAsia" w:cstheme="minorBidi"/>
          <w:b w:val="0"/>
          <w:bCs w:val="0"/>
          <w:caps w:val="0"/>
          <w:noProof/>
          <w:kern w:val="2"/>
          <w:sz w:val="22"/>
          <w:szCs w:val="22"/>
          <w:lang w:val="en-US" w:eastAsia="en-US"/>
          <w14:ligatures w14:val="standardContextual"/>
        </w:rPr>
      </w:pPr>
      <w:ins w:id="4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1.</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rPr>
          <w:t>Preface</w:t>
        </w:r>
        <w:r>
          <w:rPr>
            <w:noProof/>
            <w:webHidden/>
          </w:rPr>
          <w:tab/>
        </w:r>
        <w:r>
          <w:rPr>
            <w:noProof/>
            <w:webHidden/>
          </w:rPr>
          <w:fldChar w:fldCharType="begin"/>
        </w:r>
        <w:r>
          <w:rPr>
            <w:noProof/>
            <w:webHidden/>
          </w:rPr>
          <w:instrText xml:space="preserve"> PAGEREF _Toc197502051 \h </w:instrText>
        </w:r>
        <w:r>
          <w:rPr>
            <w:noProof/>
            <w:webHidden/>
          </w:rPr>
        </w:r>
      </w:ins>
      <w:r>
        <w:rPr>
          <w:noProof/>
          <w:webHidden/>
        </w:rPr>
        <w:fldChar w:fldCharType="separate"/>
      </w:r>
      <w:ins w:id="49" w:author="Maureen Barry" w:date="2025-05-07T09:20:00Z">
        <w:r>
          <w:rPr>
            <w:noProof/>
            <w:webHidden/>
          </w:rPr>
          <w:t>3</w:t>
        </w:r>
        <w:r>
          <w:rPr>
            <w:noProof/>
            <w:webHidden/>
          </w:rPr>
          <w:fldChar w:fldCharType="end"/>
        </w:r>
        <w:r w:rsidRPr="00C20BF8">
          <w:rPr>
            <w:rStyle w:val="Hyperlink"/>
            <w:noProof/>
          </w:rPr>
          <w:fldChar w:fldCharType="end"/>
        </w:r>
      </w:ins>
    </w:p>
    <w:p w14:paraId="2E80A37B" w14:textId="219F2008" w:rsidR="002F3602" w:rsidRDefault="002F3602">
      <w:pPr>
        <w:pStyle w:val="TOC2"/>
        <w:tabs>
          <w:tab w:val="left" w:pos="720"/>
          <w:tab w:val="right" w:leader="dot" w:pos="9019"/>
        </w:tabs>
        <w:rPr>
          <w:ins w:id="50" w:author="Maureen Barry" w:date="2025-05-07T09:20:00Z"/>
          <w:rFonts w:eastAsiaTheme="minorEastAsia" w:cstheme="minorBidi"/>
          <w:smallCaps w:val="0"/>
          <w:noProof/>
          <w:kern w:val="2"/>
          <w:sz w:val="22"/>
          <w:szCs w:val="22"/>
          <w:lang w:val="en-US" w:eastAsia="en-US"/>
          <w14:ligatures w14:val="standardContextual"/>
        </w:rPr>
      </w:pPr>
      <w:ins w:id="5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1.1</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Objectives of Document</w:t>
        </w:r>
        <w:r>
          <w:rPr>
            <w:noProof/>
            <w:webHidden/>
          </w:rPr>
          <w:tab/>
        </w:r>
        <w:r>
          <w:rPr>
            <w:noProof/>
            <w:webHidden/>
          </w:rPr>
          <w:fldChar w:fldCharType="begin"/>
        </w:r>
        <w:r>
          <w:rPr>
            <w:noProof/>
            <w:webHidden/>
          </w:rPr>
          <w:instrText xml:space="preserve"> PAGEREF _Toc197502052 \h </w:instrText>
        </w:r>
        <w:r>
          <w:rPr>
            <w:noProof/>
            <w:webHidden/>
          </w:rPr>
        </w:r>
      </w:ins>
      <w:r>
        <w:rPr>
          <w:noProof/>
          <w:webHidden/>
        </w:rPr>
        <w:fldChar w:fldCharType="separate"/>
      </w:r>
      <w:ins w:id="52" w:author="Maureen Barry" w:date="2025-05-07T09:20:00Z">
        <w:r>
          <w:rPr>
            <w:noProof/>
            <w:webHidden/>
          </w:rPr>
          <w:t>3</w:t>
        </w:r>
        <w:r>
          <w:rPr>
            <w:noProof/>
            <w:webHidden/>
          </w:rPr>
          <w:fldChar w:fldCharType="end"/>
        </w:r>
        <w:r w:rsidRPr="00C20BF8">
          <w:rPr>
            <w:rStyle w:val="Hyperlink"/>
            <w:noProof/>
          </w:rPr>
          <w:fldChar w:fldCharType="end"/>
        </w:r>
      </w:ins>
    </w:p>
    <w:p w14:paraId="180C6DFE" w14:textId="6E67ED45" w:rsidR="002F3602" w:rsidRDefault="002F3602">
      <w:pPr>
        <w:pStyle w:val="TOC2"/>
        <w:tabs>
          <w:tab w:val="left" w:pos="720"/>
          <w:tab w:val="right" w:leader="dot" w:pos="9019"/>
        </w:tabs>
        <w:rPr>
          <w:ins w:id="53" w:author="Maureen Barry" w:date="2025-05-07T09:20:00Z"/>
          <w:rFonts w:eastAsiaTheme="minorEastAsia" w:cstheme="minorBidi"/>
          <w:smallCaps w:val="0"/>
          <w:noProof/>
          <w:kern w:val="2"/>
          <w:sz w:val="22"/>
          <w:szCs w:val="22"/>
          <w:lang w:val="en-US" w:eastAsia="en-US"/>
          <w14:ligatures w14:val="standardContextual"/>
        </w:rPr>
      </w:pPr>
      <w:ins w:id="5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1.2</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Scope of Document</w:t>
        </w:r>
        <w:r>
          <w:rPr>
            <w:noProof/>
            <w:webHidden/>
          </w:rPr>
          <w:tab/>
        </w:r>
        <w:r>
          <w:rPr>
            <w:noProof/>
            <w:webHidden/>
          </w:rPr>
          <w:fldChar w:fldCharType="begin"/>
        </w:r>
        <w:r>
          <w:rPr>
            <w:noProof/>
            <w:webHidden/>
          </w:rPr>
          <w:instrText xml:space="preserve"> PAGEREF _Toc197502053 \h </w:instrText>
        </w:r>
        <w:r>
          <w:rPr>
            <w:noProof/>
            <w:webHidden/>
          </w:rPr>
        </w:r>
      </w:ins>
      <w:r>
        <w:rPr>
          <w:noProof/>
          <w:webHidden/>
        </w:rPr>
        <w:fldChar w:fldCharType="separate"/>
      </w:r>
      <w:ins w:id="55" w:author="Maureen Barry" w:date="2025-05-07T09:20:00Z">
        <w:r>
          <w:rPr>
            <w:noProof/>
            <w:webHidden/>
          </w:rPr>
          <w:t>3</w:t>
        </w:r>
        <w:r>
          <w:rPr>
            <w:noProof/>
            <w:webHidden/>
          </w:rPr>
          <w:fldChar w:fldCharType="end"/>
        </w:r>
        <w:r w:rsidRPr="00C20BF8">
          <w:rPr>
            <w:rStyle w:val="Hyperlink"/>
            <w:noProof/>
          </w:rPr>
          <w:fldChar w:fldCharType="end"/>
        </w:r>
      </w:ins>
    </w:p>
    <w:p w14:paraId="2FE4679D" w14:textId="3DCFA79E" w:rsidR="002F3602" w:rsidRDefault="002F3602">
      <w:pPr>
        <w:pStyle w:val="TOC2"/>
        <w:tabs>
          <w:tab w:val="left" w:pos="720"/>
          <w:tab w:val="right" w:leader="dot" w:pos="9019"/>
        </w:tabs>
        <w:rPr>
          <w:ins w:id="56" w:author="Maureen Barry" w:date="2025-05-07T09:20:00Z"/>
          <w:rFonts w:eastAsiaTheme="minorEastAsia" w:cstheme="minorBidi"/>
          <w:smallCaps w:val="0"/>
          <w:noProof/>
          <w:kern w:val="2"/>
          <w:sz w:val="22"/>
          <w:szCs w:val="22"/>
          <w:lang w:val="en-US" w:eastAsia="en-US"/>
          <w14:ligatures w14:val="standardContextual"/>
        </w:rPr>
      </w:pPr>
      <w:ins w:id="5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1.3</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Intended Readership</w:t>
        </w:r>
        <w:r>
          <w:rPr>
            <w:noProof/>
            <w:webHidden/>
          </w:rPr>
          <w:tab/>
        </w:r>
        <w:r>
          <w:rPr>
            <w:noProof/>
            <w:webHidden/>
          </w:rPr>
          <w:fldChar w:fldCharType="begin"/>
        </w:r>
        <w:r>
          <w:rPr>
            <w:noProof/>
            <w:webHidden/>
          </w:rPr>
          <w:instrText xml:space="preserve"> PAGEREF _Toc197502054 \h </w:instrText>
        </w:r>
        <w:r>
          <w:rPr>
            <w:noProof/>
            <w:webHidden/>
          </w:rPr>
        </w:r>
      </w:ins>
      <w:r>
        <w:rPr>
          <w:noProof/>
          <w:webHidden/>
        </w:rPr>
        <w:fldChar w:fldCharType="separate"/>
      </w:r>
      <w:ins w:id="58" w:author="Maureen Barry" w:date="2025-05-07T09:20:00Z">
        <w:r>
          <w:rPr>
            <w:noProof/>
            <w:webHidden/>
          </w:rPr>
          <w:t>3</w:t>
        </w:r>
        <w:r>
          <w:rPr>
            <w:noProof/>
            <w:webHidden/>
          </w:rPr>
          <w:fldChar w:fldCharType="end"/>
        </w:r>
        <w:r w:rsidRPr="00C20BF8">
          <w:rPr>
            <w:rStyle w:val="Hyperlink"/>
            <w:noProof/>
          </w:rPr>
          <w:fldChar w:fldCharType="end"/>
        </w:r>
      </w:ins>
    </w:p>
    <w:p w14:paraId="6867D0AB" w14:textId="7308549A" w:rsidR="002F3602" w:rsidRDefault="002F3602">
      <w:pPr>
        <w:pStyle w:val="TOC2"/>
        <w:tabs>
          <w:tab w:val="left" w:pos="720"/>
          <w:tab w:val="right" w:leader="dot" w:pos="9019"/>
        </w:tabs>
        <w:rPr>
          <w:ins w:id="59" w:author="Maureen Barry" w:date="2025-05-07T09:20:00Z"/>
          <w:rFonts w:eastAsiaTheme="minorEastAsia" w:cstheme="minorBidi"/>
          <w:smallCaps w:val="0"/>
          <w:noProof/>
          <w:kern w:val="2"/>
          <w:sz w:val="22"/>
          <w:szCs w:val="22"/>
          <w:lang w:val="en-US" w:eastAsia="en-US"/>
          <w14:ligatures w14:val="standardContextual"/>
        </w:rPr>
      </w:pPr>
      <w:ins w:id="6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1.4</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Related Documents</w:t>
        </w:r>
        <w:r>
          <w:rPr>
            <w:noProof/>
            <w:webHidden/>
          </w:rPr>
          <w:tab/>
        </w:r>
        <w:r>
          <w:rPr>
            <w:noProof/>
            <w:webHidden/>
          </w:rPr>
          <w:fldChar w:fldCharType="begin"/>
        </w:r>
        <w:r>
          <w:rPr>
            <w:noProof/>
            <w:webHidden/>
          </w:rPr>
          <w:instrText xml:space="preserve"> PAGEREF _Toc197502055 \h </w:instrText>
        </w:r>
        <w:r>
          <w:rPr>
            <w:noProof/>
            <w:webHidden/>
          </w:rPr>
        </w:r>
      </w:ins>
      <w:r>
        <w:rPr>
          <w:noProof/>
          <w:webHidden/>
        </w:rPr>
        <w:fldChar w:fldCharType="separate"/>
      </w:r>
      <w:ins w:id="61" w:author="Maureen Barry" w:date="2025-05-07T09:20:00Z">
        <w:r>
          <w:rPr>
            <w:noProof/>
            <w:webHidden/>
          </w:rPr>
          <w:t>3</w:t>
        </w:r>
        <w:r>
          <w:rPr>
            <w:noProof/>
            <w:webHidden/>
          </w:rPr>
          <w:fldChar w:fldCharType="end"/>
        </w:r>
        <w:r w:rsidRPr="00C20BF8">
          <w:rPr>
            <w:rStyle w:val="Hyperlink"/>
            <w:noProof/>
          </w:rPr>
          <w:fldChar w:fldCharType="end"/>
        </w:r>
      </w:ins>
    </w:p>
    <w:p w14:paraId="71BD19C4" w14:textId="306CC3A1" w:rsidR="002F3602" w:rsidRDefault="002F3602">
      <w:pPr>
        <w:pStyle w:val="TOC2"/>
        <w:tabs>
          <w:tab w:val="left" w:pos="720"/>
          <w:tab w:val="right" w:leader="dot" w:pos="9019"/>
        </w:tabs>
        <w:rPr>
          <w:ins w:id="62" w:author="Maureen Barry" w:date="2025-05-07T09:20:00Z"/>
          <w:rFonts w:eastAsiaTheme="minorEastAsia" w:cstheme="minorBidi"/>
          <w:smallCaps w:val="0"/>
          <w:noProof/>
          <w:kern w:val="2"/>
          <w:sz w:val="22"/>
          <w:szCs w:val="22"/>
          <w:lang w:val="en-US" w:eastAsia="en-US"/>
          <w14:ligatures w14:val="standardContextual"/>
        </w:rPr>
      </w:pPr>
      <w:ins w:id="6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1.5</w:t>
        </w:r>
        <w:r>
          <w:rPr>
            <w:rFonts w:eastAsiaTheme="minorEastAsia" w:cstheme="minorBidi"/>
            <w:smallCaps w:val="0"/>
            <w:noProof/>
            <w:kern w:val="2"/>
            <w:sz w:val="22"/>
            <w:szCs w:val="22"/>
            <w:lang w:val="en-US" w:eastAsia="en-US"/>
            <w14:ligatures w14:val="standardContextual"/>
          </w:rPr>
          <w:tab/>
        </w:r>
        <w:r w:rsidRPr="00C20BF8">
          <w:rPr>
            <w:rStyle w:val="Hyperlink"/>
            <w:noProof/>
          </w:rPr>
          <w:t>Conventions</w:t>
        </w:r>
        <w:r>
          <w:rPr>
            <w:noProof/>
            <w:webHidden/>
          </w:rPr>
          <w:tab/>
        </w:r>
        <w:r>
          <w:rPr>
            <w:noProof/>
            <w:webHidden/>
          </w:rPr>
          <w:fldChar w:fldCharType="begin"/>
        </w:r>
        <w:r>
          <w:rPr>
            <w:noProof/>
            <w:webHidden/>
          </w:rPr>
          <w:instrText xml:space="preserve"> PAGEREF _Toc197502056 \h </w:instrText>
        </w:r>
        <w:r>
          <w:rPr>
            <w:noProof/>
            <w:webHidden/>
          </w:rPr>
        </w:r>
      </w:ins>
      <w:r>
        <w:rPr>
          <w:noProof/>
          <w:webHidden/>
        </w:rPr>
        <w:fldChar w:fldCharType="separate"/>
      </w:r>
      <w:ins w:id="64" w:author="Maureen Barry" w:date="2025-05-07T09:20:00Z">
        <w:r>
          <w:rPr>
            <w:noProof/>
            <w:webHidden/>
          </w:rPr>
          <w:t>4</w:t>
        </w:r>
        <w:r>
          <w:rPr>
            <w:noProof/>
            <w:webHidden/>
          </w:rPr>
          <w:fldChar w:fldCharType="end"/>
        </w:r>
        <w:r w:rsidRPr="00C20BF8">
          <w:rPr>
            <w:rStyle w:val="Hyperlink"/>
            <w:noProof/>
          </w:rPr>
          <w:fldChar w:fldCharType="end"/>
        </w:r>
      </w:ins>
    </w:p>
    <w:p w14:paraId="7E9278BF" w14:textId="61CD1A71" w:rsidR="002F3602" w:rsidRDefault="002F3602">
      <w:pPr>
        <w:pStyle w:val="TOC2"/>
        <w:tabs>
          <w:tab w:val="left" w:pos="720"/>
          <w:tab w:val="right" w:leader="dot" w:pos="9019"/>
        </w:tabs>
        <w:rPr>
          <w:ins w:id="65" w:author="Maureen Barry" w:date="2025-05-07T09:20:00Z"/>
          <w:rFonts w:eastAsiaTheme="minorEastAsia" w:cstheme="minorBidi"/>
          <w:smallCaps w:val="0"/>
          <w:noProof/>
          <w:kern w:val="2"/>
          <w:sz w:val="22"/>
          <w:szCs w:val="22"/>
          <w:lang w:val="en-US" w:eastAsia="en-US"/>
          <w14:ligatures w14:val="standardContextual"/>
        </w:rPr>
      </w:pPr>
      <w:ins w:id="6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1.6</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Revision History</w:t>
        </w:r>
        <w:r>
          <w:rPr>
            <w:noProof/>
            <w:webHidden/>
          </w:rPr>
          <w:tab/>
        </w:r>
        <w:r>
          <w:rPr>
            <w:noProof/>
            <w:webHidden/>
          </w:rPr>
          <w:fldChar w:fldCharType="begin"/>
        </w:r>
        <w:r>
          <w:rPr>
            <w:noProof/>
            <w:webHidden/>
          </w:rPr>
          <w:instrText xml:space="preserve"> PAGEREF _Toc197502057 \h </w:instrText>
        </w:r>
        <w:r>
          <w:rPr>
            <w:noProof/>
            <w:webHidden/>
          </w:rPr>
        </w:r>
      </w:ins>
      <w:r>
        <w:rPr>
          <w:noProof/>
          <w:webHidden/>
        </w:rPr>
        <w:fldChar w:fldCharType="separate"/>
      </w:r>
      <w:ins w:id="67" w:author="Maureen Barry" w:date="2025-05-07T09:20:00Z">
        <w:r>
          <w:rPr>
            <w:noProof/>
            <w:webHidden/>
          </w:rPr>
          <w:t>6</w:t>
        </w:r>
        <w:r>
          <w:rPr>
            <w:noProof/>
            <w:webHidden/>
          </w:rPr>
          <w:fldChar w:fldCharType="end"/>
        </w:r>
        <w:r w:rsidRPr="00C20BF8">
          <w:rPr>
            <w:rStyle w:val="Hyperlink"/>
            <w:noProof/>
          </w:rPr>
          <w:fldChar w:fldCharType="end"/>
        </w:r>
      </w:ins>
    </w:p>
    <w:p w14:paraId="542F4407" w14:textId="57BB41F7" w:rsidR="002F3602" w:rsidRDefault="002F3602">
      <w:pPr>
        <w:pStyle w:val="TOC1"/>
        <w:tabs>
          <w:tab w:val="left" w:pos="480"/>
          <w:tab w:val="right" w:leader="dot" w:pos="9019"/>
        </w:tabs>
        <w:rPr>
          <w:ins w:id="68" w:author="Maureen Barry" w:date="2025-05-07T09:20:00Z"/>
          <w:rFonts w:eastAsiaTheme="minorEastAsia" w:cstheme="minorBidi"/>
          <w:b w:val="0"/>
          <w:bCs w:val="0"/>
          <w:caps w:val="0"/>
          <w:noProof/>
          <w:kern w:val="2"/>
          <w:sz w:val="22"/>
          <w:szCs w:val="22"/>
          <w:lang w:val="en-US" w:eastAsia="en-US"/>
          <w14:ligatures w14:val="standardContextual"/>
        </w:rPr>
      </w:pPr>
      <w:ins w:id="6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2.</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lang w:val="en-US"/>
          </w:rPr>
          <w:t>cPP Introduction</w:t>
        </w:r>
        <w:r>
          <w:rPr>
            <w:noProof/>
            <w:webHidden/>
          </w:rPr>
          <w:tab/>
        </w:r>
        <w:r>
          <w:rPr>
            <w:noProof/>
            <w:webHidden/>
          </w:rPr>
          <w:fldChar w:fldCharType="begin"/>
        </w:r>
        <w:r>
          <w:rPr>
            <w:noProof/>
            <w:webHidden/>
          </w:rPr>
          <w:instrText xml:space="preserve"> PAGEREF _Toc197502058 \h </w:instrText>
        </w:r>
        <w:r>
          <w:rPr>
            <w:noProof/>
            <w:webHidden/>
          </w:rPr>
        </w:r>
      </w:ins>
      <w:r>
        <w:rPr>
          <w:noProof/>
          <w:webHidden/>
        </w:rPr>
        <w:fldChar w:fldCharType="separate"/>
      </w:r>
      <w:ins w:id="70" w:author="Maureen Barry" w:date="2025-05-07T09:20:00Z">
        <w:r>
          <w:rPr>
            <w:noProof/>
            <w:webHidden/>
          </w:rPr>
          <w:t>10</w:t>
        </w:r>
        <w:r>
          <w:rPr>
            <w:noProof/>
            <w:webHidden/>
          </w:rPr>
          <w:fldChar w:fldCharType="end"/>
        </w:r>
        <w:r w:rsidRPr="00C20BF8">
          <w:rPr>
            <w:rStyle w:val="Hyperlink"/>
            <w:noProof/>
          </w:rPr>
          <w:fldChar w:fldCharType="end"/>
        </w:r>
      </w:ins>
    </w:p>
    <w:p w14:paraId="34519823" w14:textId="778BC6A3" w:rsidR="002F3602" w:rsidRDefault="002F3602">
      <w:pPr>
        <w:pStyle w:val="TOC2"/>
        <w:tabs>
          <w:tab w:val="left" w:pos="720"/>
          <w:tab w:val="right" w:leader="dot" w:pos="9019"/>
        </w:tabs>
        <w:rPr>
          <w:ins w:id="71" w:author="Maureen Barry" w:date="2025-05-07T09:20:00Z"/>
          <w:rFonts w:eastAsiaTheme="minorEastAsia" w:cstheme="minorBidi"/>
          <w:smallCaps w:val="0"/>
          <w:noProof/>
          <w:kern w:val="2"/>
          <w:sz w:val="22"/>
          <w:szCs w:val="22"/>
          <w:lang w:val="en-US" w:eastAsia="en-US"/>
          <w14:ligatures w14:val="standardContextual"/>
        </w:rPr>
      </w:pPr>
      <w:ins w:id="7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"_Toc197502059"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2.1</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cPP Reference Identification</w:t>
        </w:r>
        <w:r>
          <w:rPr>
            <w:noProof/>
            <w:webHidden/>
          </w:rPr>
          <w:tab/>
        </w:r>
        <w:r>
          <w:rPr>
            <w:noProof/>
            <w:webHidden/>
          </w:rPr>
          <w:fldChar w:fldCharType="begin"/>
        </w:r>
        <w:r>
          <w:rPr>
            <w:noProof/>
            <w:webHidden/>
          </w:rPr>
          <w:instrText xml:space="preserve"> PAGEREF _Toc197502059 \h </w:instrText>
        </w:r>
        <w:r>
          <w:rPr>
            <w:noProof/>
            <w:webHidden/>
          </w:rPr>
        </w:r>
      </w:ins>
      <w:r>
        <w:rPr>
          <w:noProof/>
          <w:webHidden/>
        </w:rPr>
        <w:fldChar w:fldCharType="separate"/>
      </w:r>
      <w:ins w:id="73" w:author="Maureen Barry" w:date="2025-05-07T09:20:00Z">
        <w:r>
          <w:rPr>
            <w:noProof/>
            <w:webHidden/>
          </w:rPr>
          <w:t>10</w:t>
        </w:r>
        <w:r>
          <w:rPr>
            <w:noProof/>
            <w:webHidden/>
          </w:rPr>
          <w:fldChar w:fldCharType="end"/>
        </w:r>
        <w:r w:rsidRPr="00C20BF8">
          <w:rPr>
            <w:rStyle w:val="Hyperlink"/>
            <w:noProof/>
          </w:rPr>
          <w:fldChar w:fldCharType="end"/>
        </w:r>
      </w:ins>
    </w:p>
    <w:p w14:paraId="39463727" w14:textId="7907A577" w:rsidR="002F3602" w:rsidRDefault="002F3602">
      <w:pPr>
        <w:pStyle w:val="TOC2"/>
        <w:tabs>
          <w:tab w:val="left" w:pos="720"/>
          <w:tab w:val="right" w:leader="dot" w:pos="9019"/>
        </w:tabs>
        <w:rPr>
          <w:ins w:id="74" w:author="Maureen Barry" w:date="2025-05-07T09:20:00Z"/>
          <w:rFonts w:eastAsiaTheme="minorEastAsia" w:cstheme="minorBidi"/>
          <w:smallCaps w:val="0"/>
          <w:noProof/>
          <w:kern w:val="2"/>
          <w:sz w:val="22"/>
          <w:szCs w:val="22"/>
          <w:lang w:val="en-US" w:eastAsia="en-US"/>
          <w14:ligatures w14:val="standardContextual"/>
        </w:rPr>
      </w:pPr>
      <w:ins w:id="7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2.2</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cPP Overview</w:t>
        </w:r>
        <w:r>
          <w:rPr>
            <w:noProof/>
            <w:webHidden/>
          </w:rPr>
          <w:tab/>
        </w:r>
        <w:r>
          <w:rPr>
            <w:noProof/>
            <w:webHidden/>
          </w:rPr>
          <w:fldChar w:fldCharType="begin"/>
        </w:r>
        <w:r>
          <w:rPr>
            <w:noProof/>
            <w:webHidden/>
          </w:rPr>
          <w:instrText xml:space="preserve"> PAGEREF _Toc197502060 \h </w:instrText>
        </w:r>
        <w:r>
          <w:rPr>
            <w:noProof/>
            <w:webHidden/>
          </w:rPr>
        </w:r>
      </w:ins>
      <w:r>
        <w:rPr>
          <w:noProof/>
          <w:webHidden/>
        </w:rPr>
        <w:fldChar w:fldCharType="separate"/>
      </w:r>
      <w:ins w:id="76" w:author="Maureen Barry" w:date="2025-05-07T09:20:00Z">
        <w:r>
          <w:rPr>
            <w:noProof/>
            <w:webHidden/>
          </w:rPr>
          <w:t>10</w:t>
        </w:r>
        <w:r>
          <w:rPr>
            <w:noProof/>
            <w:webHidden/>
          </w:rPr>
          <w:fldChar w:fldCharType="end"/>
        </w:r>
        <w:r w:rsidRPr="00C20BF8">
          <w:rPr>
            <w:rStyle w:val="Hyperlink"/>
            <w:noProof/>
          </w:rPr>
          <w:fldChar w:fldCharType="end"/>
        </w:r>
      </w:ins>
    </w:p>
    <w:p w14:paraId="55BEB519" w14:textId="00F2E4BF" w:rsidR="002F3602" w:rsidRDefault="002F3602">
      <w:pPr>
        <w:pStyle w:val="TOC2"/>
        <w:tabs>
          <w:tab w:val="left" w:pos="720"/>
          <w:tab w:val="right" w:leader="dot" w:pos="9019"/>
        </w:tabs>
        <w:rPr>
          <w:ins w:id="77" w:author="Maureen Barry" w:date="2025-05-07T09:20:00Z"/>
          <w:rFonts w:eastAsiaTheme="minorEastAsia" w:cstheme="minorBidi"/>
          <w:smallCaps w:val="0"/>
          <w:noProof/>
          <w:kern w:val="2"/>
          <w:sz w:val="22"/>
          <w:szCs w:val="22"/>
          <w:lang w:val="en-US" w:eastAsia="en-US"/>
          <w14:ligatures w14:val="standardContextual"/>
        </w:rPr>
      </w:pPr>
      <w:ins w:id="7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2.3</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TOE Overview</w:t>
        </w:r>
        <w:r>
          <w:rPr>
            <w:noProof/>
            <w:webHidden/>
          </w:rPr>
          <w:tab/>
        </w:r>
        <w:r>
          <w:rPr>
            <w:noProof/>
            <w:webHidden/>
          </w:rPr>
          <w:fldChar w:fldCharType="begin"/>
        </w:r>
        <w:r>
          <w:rPr>
            <w:noProof/>
            <w:webHidden/>
          </w:rPr>
          <w:instrText xml:space="preserve"> PAGEREF _Toc197502061 \h </w:instrText>
        </w:r>
        <w:r>
          <w:rPr>
            <w:noProof/>
            <w:webHidden/>
          </w:rPr>
        </w:r>
      </w:ins>
      <w:r>
        <w:rPr>
          <w:noProof/>
          <w:webHidden/>
        </w:rPr>
        <w:fldChar w:fldCharType="separate"/>
      </w:r>
      <w:ins w:id="79" w:author="Maureen Barry" w:date="2025-05-07T09:20:00Z">
        <w:r>
          <w:rPr>
            <w:noProof/>
            <w:webHidden/>
          </w:rPr>
          <w:t>10</w:t>
        </w:r>
        <w:r>
          <w:rPr>
            <w:noProof/>
            <w:webHidden/>
          </w:rPr>
          <w:fldChar w:fldCharType="end"/>
        </w:r>
        <w:r w:rsidRPr="00C20BF8">
          <w:rPr>
            <w:rStyle w:val="Hyperlink"/>
            <w:noProof/>
          </w:rPr>
          <w:fldChar w:fldCharType="end"/>
        </w:r>
      </w:ins>
    </w:p>
    <w:p w14:paraId="1036696F" w14:textId="64B4FF14" w:rsidR="002F3602" w:rsidRDefault="002F3602">
      <w:pPr>
        <w:pStyle w:val="TOC3"/>
        <w:tabs>
          <w:tab w:val="left" w:pos="1200"/>
          <w:tab w:val="right" w:leader="dot" w:pos="9019"/>
        </w:tabs>
        <w:rPr>
          <w:ins w:id="80" w:author="Maureen Barry" w:date="2025-05-07T09:20:00Z"/>
          <w:rFonts w:eastAsiaTheme="minorEastAsia" w:cstheme="minorBidi"/>
          <w:i w:val="0"/>
          <w:iCs w:val="0"/>
          <w:noProof/>
          <w:kern w:val="2"/>
          <w:sz w:val="22"/>
          <w:szCs w:val="22"/>
          <w:lang w:val="en-US" w:eastAsia="en-US"/>
          <w14:ligatures w14:val="standardContextual"/>
        </w:rPr>
      </w:pPr>
      <w:ins w:id="8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2.3.1</w:t>
        </w:r>
        <w:r>
          <w:rPr>
            <w:rFonts w:eastAsiaTheme="minorEastAsia" w:cstheme="minorBidi"/>
            <w:i w:val="0"/>
            <w:iCs w:val="0"/>
            <w:noProof/>
            <w:kern w:val="2"/>
            <w:sz w:val="22"/>
            <w:szCs w:val="22"/>
            <w:lang w:val="en-US" w:eastAsia="en-US"/>
            <w14:ligatures w14:val="standardContextual"/>
          </w:rPr>
          <w:tab/>
        </w:r>
        <w:r w:rsidRPr="00C20BF8">
          <w:rPr>
            <w:rStyle w:val="Hyperlink"/>
            <w:noProof/>
          </w:rPr>
          <w:t>Database Management Systems overview</w:t>
        </w:r>
        <w:r>
          <w:rPr>
            <w:noProof/>
            <w:webHidden/>
          </w:rPr>
          <w:tab/>
        </w:r>
        <w:r>
          <w:rPr>
            <w:noProof/>
            <w:webHidden/>
          </w:rPr>
          <w:fldChar w:fldCharType="begin"/>
        </w:r>
        <w:r>
          <w:rPr>
            <w:noProof/>
            <w:webHidden/>
          </w:rPr>
          <w:instrText xml:space="preserve"> PAGEREF _Toc197502062 \h </w:instrText>
        </w:r>
        <w:r>
          <w:rPr>
            <w:noProof/>
            <w:webHidden/>
          </w:rPr>
        </w:r>
      </w:ins>
      <w:r>
        <w:rPr>
          <w:noProof/>
          <w:webHidden/>
        </w:rPr>
        <w:fldChar w:fldCharType="separate"/>
      </w:r>
      <w:ins w:id="82" w:author="Maureen Barry" w:date="2025-05-07T09:20:00Z">
        <w:r>
          <w:rPr>
            <w:noProof/>
            <w:webHidden/>
          </w:rPr>
          <w:t>11</w:t>
        </w:r>
        <w:r>
          <w:rPr>
            <w:noProof/>
            <w:webHidden/>
          </w:rPr>
          <w:fldChar w:fldCharType="end"/>
        </w:r>
        <w:r w:rsidRPr="00C20BF8">
          <w:rPr>
            <w:rStyle w:val="Hyperlink"/>
            <w:noProof/>
          </w:rPr>
          <w:fldChar w:fldCharType="end"/>
        </w:r>
      </w:ins>
    </w:p>
    <w:p w14:paraId="127789A4" w14:textId="3A9D511C" w:rsidR="002F3602" w:rsidRDefault="002F3602">
      <w:pPr>
        <w:pStyle w:val="TOC3"/>
        <w:tabs>
          <w:tab w:val="left" w:pos="1200"/>
          <w:tab w:val="right" w:leader="dot" w:pos="9019"/>
        </w:tabs>
        <w:rPr>
          <w:ins w:id="83" w:author="Maureen Barry" w:date="2025-05-07T09:20:00Z"/>
          <w:rFonts w:eastAsiaTheme="minorEastAsia" w:cstheme="minorBidi"/>
          <w:i w:val="0"/>
          <w:iCs w:val="0"/>
          <w:noProof/>
          <w:kern w:val="2"/>
          <w:sz w:val="22"/>
          <w:szCs w:val="22"/>
          <w:lang w:val="en-US" w:eastAsia="en-US"/>
          <w14:ligatures w14:val="standardContextual"/>
        </w:rPr>
      </w:pPr>
      <w:ins w:id="8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2.3.2</w:t>
        </w:r>
        <w:r>
          <w:rPr>
            <w:rFonts w:eastAsiaTheme="minorEastAsia" w:cstheme="minorBidi"/>
            <w:i w:val="0"/>
            <w:iCs w:val="0"/>
            <w:noProof/>
            <w:kern w:val="2"/>
            <w:sz w:val="22"/>
            <w:szCs w:val="22"/>
            <w:lang w:val="en-US" w:eastAsia="en-US"/>
            <w14:ligatures w14:val="standardContextual"/>
          </w:rPr>
          <w:tab/>
        </w:r>
        <w:r w:rsidRPr="00C20BF8">
          <w:rPr>
            <w:rStyle w:val="Hyperlink"/>
            <w:noProof/>
            <w:lang w:val="en-US"/>
          </w:rPr>
          <w:t>Security Functionality Provided by the TOE</w:t>
        </w:r>
        <w:r>
          <w:rPr>
            <w:noProof/>
            <w:webHidden/>
          </w:rPr>
          <w:tab/>
        </w:r>
        <w:r>
          <w:rPr>
            <w:noProof/>
            <w:webHidden/>
          </w:rPr>
          <w:fldChar w:fldCharType="begin"/>
        </w:r>
        <w:r>
          <w:rPr>
            <w:noProof/>
            <w:webHidden/>
          </w:rPr>
          <w:instrText xml:space="preserve"> PAGEREF _Toc197502063 \h </w:instrText>
        </w:r>
        <w:r>
          <w:rPr>
            <w:noProof/>
            <w:webHidden/>
          </w:rPr>
        </w:r>
      </w:ins>
      <w:r>
        <w:rPr>
          <w:noProof/>
          <w:webHidden/>
        </w:rPr>
        <w:fldChar w:fldCharType="separate"/>
      </w:r>
      <w:ins w:id="85" w:author="Maureen Barry" w:date="2025-05-07T09:20:00Z">
        <w:r>
          <w:rPr>
            <w:noProof/>
            <w:webHidden/>
          </w:rPr>
          <w:t>12</w:t>
        </w:r>
        <w:r>
          <w:rPr>
            <w:noProof/>
            <w:webHidden/>
          </w:rPr>
          <w:fldChar w:fldCharType="end"/>
        </w:r>
        <w:r w:rsidRPr="00C20BF8">
          <w:rPr>
            <w:rStyle w:val="Hyperlink"/>
            <w:noProof/>
          </w:rPr>
          <w:fldChar w:fldCharType="end"/>
        </w:r>
      </w:ins>
    </w:p>
    <w:p w14:paraId="0EE8028B" w14:textId="2400D658" w:rsidR="002F3602" w:rsidRDefault="002F3602">
      <w:pPr>
        <w:pStyle w:val="TOC3"/>
        <w:tabs>
          <w:tab w:val="left" w:pos="1200"/>
          <w:tab w:val="right" w:leader="dot" w:pos="9019"/>
        </w:tabs>
        <w:rPr>
          <w:ins w:id="86" w:author="Maureen Barry" w:date="2025-05-07T09:20:00Z"/>
          <w:rFonts w:eastAsiaTheme="minorEastAsia" w:cstheme="minorBidi"/>
          <w:i w:val="0"/>
          <w:iCs w:val="0"/>
          <w:noProof/>
          <w:kern w:val="2"/>
          <w:sz w:val="22"/>
          <w:szCs w:val="22"/>
          <w:lang w:val="en-US" w:eastAsia="en-US"/>
          <w14:ligatures w14:val="standardContextual"/>
        </w:rPr>
      </w:pPr>
      <w:ins w:id="8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2.3.3</w:t>
        </w:r>
        <w:r>
          <w:rPr>
            <w:rFonts w:eastAsiaTheme="minorEastAsia" w:cstheme="minorBidi"/>
            <w:i w:val="0"/>
            <w:iCs w:val="0"/>
            <w:noProof/>
            <w:kern w:val="2"/>
            <w:sz w:val="22"/>
            <w:szCs w:val="22"/>
            <w:lang w:val="en-US" w:eastAsia="en-US"/>
            <w14:ligatures w14:val="standardContextual"/>
          </w:rPr>
          <w:tab/>
        </w:r>
        <w:r w:rsidRPr="00C20BF8">
          <w:rPr>
            <w:rStyle w:val="Hyperlink"/>
            <w:noProof/>
          </w:rPr>
          <w:t>TOE definition</w:t>
        </w:r>
        <w:r>
          <w:rPr>
            <w:noProof/>
            <w:webHidden/>
          </w:rPr>
          <w:tab/>
        </w:r>
        <w:r>
          <w:rPr>
            <w:noProof/>
            <w:webHidden/>
          </w:rPr>
          <w:fldChar w:fldCharType="begin"/>
        </w:r>
        <w:r>
          <w:rPr>
            <w:noProof/>
            <w:webHidden/>
          </w:rPr>
          <w:instrText xml:space="preserve"> PAGEREF _Toc197502064 \h </w:instrText>
        </w:r>
        <w:r>
          <w:rPr>
            <w:noProof/>
            <w:webHidden/>
          </w:rPr>
        </w:r>
      </w:ins>
      <w:r>
        <w:rPr>
          <w:noProof/>
          <w:webHidden/>
        </w:rPr>
        <w:fldChar w:fldCharType="separate"/>
      </w:r>
      <w:ins w:id="88" w:author="Maureen Barry" w:date="2025-05-07T09:20:00Z">
        <w:r>
          <w:rPr>
            <w:noProof/>
            <w:webHidden/>
          </w:rPr>
          <w:t>12</w:t>
        </w:r>
        <w:r>
          <w:rPr>
            <w:noProof/>
            <w:webHidden/>
          </w:rPr>
          <w:fldChar w:fldCharType="end"/>
        </w:r>
        <w:r w:rsidRPr="00C20BF8">
          <w:rPr>
            <w:rStyle w:val="Hyperlink"/>
            <w:noProof/>
          </w:rPr>
          <w:fldChar w:fldCharType="end"/>
        </w:r>
      </w:ins>
    </w:p>
    <w:p w14:paraId="75B6372E" w14:textId="4F57A7E3" w:rsidR="002F3602" w:rsidRDefault="002F3602">
      <w:pPr>
        <w:pStyle w:val="TOC3"/>
        <w:tabs>
          <w:tab w:val="left" w:pos="1200"/>
          <w:tab w:val="right" w:leader="dot" w:pos="9019"/>
        </w:tabs>
        <w:rPr>
          <w:ins w:id="89" w:author="Maureen Barry" w:date="2025-05-07T09:20:00Z"/>
          <w:rFonts w:eastAsiaTheme="minorEastAsia" w:cstheme="minorBidi"/>
          <w:i w:val="0"/>
          <w:iCs w:val="0"/>
          <w:noProof/>
          <w:kern w:val="2"/>
          <w:sz w:val="22"/>
          <w:szCs w:val="22"/>
          <w:lang w:val="en-US" w:eastAsia="en-US"/>
          <w14:ligatures w14:val="standardContextual"/>
        </w:rPr>
      </w:pPr>
      <w:ins w:id="9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2.3.4</w:t>
        </w:r>
        <w:r>
          <w:rPr>
            <w:rFonts w:eastAsiaTheme="minorEastAsia" w:cstheme="minorBidi"/>
            <w:i w:val="0"/>
            <w:iCs w:val="0"/>
            <w:noProof/>
            <w:kern w:val="2"/>
            <w:sz w:val="22"/>
            <w:szCs w:val="22"/>
            <w:lang w:val="en-US" w:eastAsia="en-US"/>
            <w14:ligatures w14:val="standardContextual"/>
          </w:rPr>
          <w:tab/>
        </w:r>
        <w:r w:rsidRPr="00C20BF8">
          <w:rPr>
            <w:rStyle w:val="Hyperlink"/>
            <w:noProof/>
          </w:rPr>
          <w:t>Limitations of Security Claims</w:t>
        </w:r>
        <w:r>
          <w:rPr>
            <w:noProof/>
            <w:webHidden/>
          </w:rPr>
          <w:tab/>
        </w:r>
        <w:r>
          <w:rPr>
            <w:noProof/>
            <w:webHidden/>
          </w:rPr>
          <w:fldChar w:fldCharType="begin"/>
        </w:r>
        <w:r>
          <w:rPr>
            <w:noProof/>
            <w:webHidden/>
          </w:rPr>
          <w:instrText xml:space="preserve"> PAGEREF _Toc197502065 \h </w:instrText>
        </w:r>
        <w:r>
          <w:rPr>
            <w:noProof/>
            <w:webHidden/>
          </w:rPr>
        </w:r>
      </w:ins>
      <w:r>
        <w:rPr>
          <w:noProof/>
          <w:webHidden/>
        </w:rPr>
        <w:fldChar w:fldCharType="separate"/>
      </w:r>
      <w:ins w:id="91" w:author="Maureen Barry" w:date="2025-05-07T09:20:00Z">
        <w:r>
          <w:rPr>
            <w:noProof/>
            <w:webHidden/>
          </w:rPr>
          <w:t>13</w:t>
        </w:r>
        <w:r>
          <w:rPr>
            <w:noProof/>
            <w:webHidden/>
          </w:rPr>
          <w:fldChar w:fldCharType="end"/>
        </w:r>
        <w:r w:rsidRPr="00C20BF8">
          <w:rPr>
            <w:rStyle w:val="Hyperlink"/>
            <w:noProof/>
          </w:rPr>
          <w:fldChar w:fldCharType="end"/>
        </w:r>
      </w:ins>
    </w:p>
    <w:p w14:paraId="6A6FD1C0" w14:textId="20B5F4A7" w:rsidR="002F3602" w:rsidRDefault="002F3602">
      <w:pPr>
        <w:pStyle w:val="TOC2"/>
        <w:tabs>
          <w:tab w:val="left" w:pos="720"/>
          <w:tab w:val="right" w:leader="dot" w:pos="9019"/>
        </w:tabs>
        <w:rPr>
          <w:ins w:id="92" w:author="Maureen Barry" w:date="2025-05-07T09:20:00Z"/>
          <w:rFonts w:eastAsiaTheme="minorEastAsia" w:cstheme="minorBidi"/>
          <w:smallCaps w:val="0"/>
          <w:noProof/>
          <w:kern w:val="2"/>
          <w:sz w:val="22"/>
          <w:szCs w:val="22"/>
          <w:lang w:val="en-US" w:eastAsia="en-US"/>
          <w14:ligatures w14:val="standardContextual"/>
        </w:rPr>
      </w:pPr>
      <w:ins w:id="9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2.4</w:t>
        </w:r>
        <w:r>
          <w:rPr>
            <w:rFonts w:eastAsiaTheme="minorEastAsia" w:cstheme="minorBidi"/>
            <w:smallCaps w:val="0"/>
            <w:noProof/>
            <w:kern w:val="2"/>
            <w:sz w:val="22"/>
            <w:szCs w:val="22"/>
            <w:lang w:val="en-US" w:eastAsia="en-US"/>
            <w14:ligatures w14:val="standardContextual"/>
          </w:rPr>
          <w:tab/>
        </w:r>
        <w:r w:rsidRPr="00C20BF8">
          <w:rPr>
            <w:rStyle w:val="Hyperlink"/>
            <w:noProof/>
          </w:rPr>
          <w:t>TOE Operational Environment</w:t>
        </w:r>
        <w:r>
          <w:rPr>
            <w:noProof/>
            <w:webHidden/>
          </w:rPr>
          <w:tab/>
        </w:r>
        <w:r>
          <w:rPr>
            <w:noProof/>
            <w:webHidden/>
          </w:rPr>
          <w:fldChar w:fldCharType="begin"/>
        </w:r>
        <w:r>
          <w:rPr>
            <w:noProof/>
            <w:webHidden/>
          </w:rPr>
          <w:instrText xml:space="preserve"> PAGEREF _Toc197502066 \h </w:instrText>
        </w:r>
        <w:r>
          <w:rPr>
            <w:noProof/>
            <w:webHidden/>
          </w:rPr>
        </w:r>
      </w:ins>
      <w:r>
        <w:rPr>
          <w:noProof/>
          <w:webHidden/>
        </w:rPr>
        <w:fldChar w:fldCharType="separate"/>
      </w:r>
      <w:ins w:id="94" w:author="Maureen Barry" w:date="2025-05-07T09:20:00Z">
        <w:r>
          <w:rPr>
            <w:noProof/>
            <w:webHidden/>
          </w:rPr>
          <w:t>13</w:t>
        </w:r>
        <w:r>
          <w:rPr>
            <w:noProof/>
            <w:webHidden/>
          </w:rPr>
          <w:fldChar w:fldCharType="end"/>
        </w:r>
        <w:r w:rsidRPr="00C20BF8">
          <w:rPr>
            <w:rStyle w:val="Hyperlink"/>
            <w:noProof/>
          </w:rPr>
          <w:fldChar w:fldCharType="end"/>
        </w:r>
      </w:ins>
    </w:p>
    <w:p w14:paraId="5ECE9E45" w14:textId="34B16D0D" w:rsidR="002F3602" w:rsidRDefault="002F3602">
      <w:pPr>
        <w:pStyle w:val="TOC3"/>
        <w:tabs>
          <w:tab w:val="left" w:pos="1200"/>
          <w:tab w:val="right" w:leader="dot" w:pos="9019"/>
        </w:tabs>
        <w:rPr>
          <w:ins w:id="95" w:author="Maureen Barry" w:date="2025-05-07T09:20:00Z"/>
          <w:rFonts w:eastAsiaTheme="minorEastAsia" w:cstheme="minorBidi"/>
          <w:i w:val="0"/>
          <w:iCs w:val="0"/>
          <w:noProof/>
          <w:kern w:val="2"/>
          <w:sz w:val="22"/>
          <w:szCs w:val="22"/>
          <w:lang w:val="en-US" w:eastAsia="en-US"/>
          <w14:ligatures w14:val="standardContextual"/>
        </w:rPr>
      </w:pPr>
      <w:ins w:id="9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2.4.1</w:t>
        </w:r>
        <w:r>
          <w:rPr>
            <w:rFonts w:eastAsiaTheme="minorEastAsia" w:cstheme="minorBidi"/>
            <w:i w:val="0"/>
            <w:iCs w:val="0"/>
            <w:noProof/>
            <w:kern w:val="2"/>
            <w:sz w:val="22"/>
            <w:szCs w:val="22"/>
            <w:lang w:val="en-US" w:eastAsia="en-US"/>
            <w14:ligatures w14:val="standardContextual"/>
          </w:rPr>
          <w:tab/>
        </w:r>
        <w:r w:rsidRPr="00C20BF8">
          <w:rPr>
            <w:rStyle w:val="Hyperlink"/>
            <w:noProof/>
          </w:rPr>
          <w:t>DBMS Architecture and Environmental Components</w:t>
        </w:r>
        <w:r>
          <w:rPr>
            <w:noProof/>
            <w:webHidden/>
          </w:rPr>
          <w:tab/>
        </w:r>
        <w:r>
          <w:rPr>
            <w:noProof/>
            <w:webHidden/>
          </w:rPr>
          <w:fldChar w:fldCharType="begin"/>
        </w:r>
        <w:r>
          <w:rPr>
            <w:noProof/>
            <w:webHidden/>
          </w:rPr>
          <w:instrText xml:space="preserve"> PAGEREF _Toc197502067 \h </w:instrText>
        </w:r>
        <w:r>
          <w:rPr>
            <w:noProof/>
            <w:webHidden/>
          </w:rPr>
        </w:r>
      </w:ins>
      <w:r>
        <w:rPr>
          <w:noProof/>
          <w:webHidden/>
        </w:rPr>
        <w:fldChar w:fldCharType="separate"/>
      </w:r>
      <w:ins w:id="97" w:author="Maureen Barry" w:date="2025-05-07T09:20:00Z">
        <w:r>
          <w:rPr>
            <w:noProof/>
            <w:webHidden/>
          </w:rPr>
          <w:t>13</w:t>
        </w:r>
        <w:r>
          <w:rPr>
            <w:noProof/>
            <w:webHidden/>
          </w:rPr>
          <w:fldChar w:fldCharType="end"/>
        </w:r>
        <w:r w:rsidRPr="00C20BF8">
          <w:rPr>
            <w:rStyle w:val="Hyperlink"/>
            <w:noProof/>
          </w:rPr>
          <w:fldChar w:fldCharType="end"/>
        </w:r>
      </w:ins>
    </w:p>
    <w:p w14:paraId="379AB002" w14:textId="29CD61F3" w:rsidR="002F3602" w:rsidRDefault="002F3602">
      <w:pPr>
        <w:pStyle w:val="TOC3"/>
        <w:tabs>
          <w:tab w:val="left" w:pos="1200"/>
          <w:tab w:val="right" w:leader="dot" w:pos="9019"/>
        </w:tabs>
        <w:rPr>
          <w:ins w:id="98" w:author="Maureen Barry" w:date="2025-05-07T09:20:00Z"/>
          <w:rFonts w:eastAsiaTheme="minorEastAsia" w:cstheme="minorBidi"/>
          <w:i w:val="0"/>
          <w:iCs w:val="0"/>
          <w:noProof/>
          <w:kern w:val="2"/>
          <w:sz w:val="22"/>
          <w:szCs w:val="22"/>
          <w:lang w:val="en-US" w:eastAsia="en-US"/>
          <w14:ligatures w14:val="standardContextual"/>
        </w:rPr>
      </w:pPr>
      <w:ins w:id="9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2.4.2</w:t>
        </w:r>
        <w:r>
          <w:rPr>
            <w:rFonts w:eastAsiaTheme="minorEastAsia" w:cstheme="minorBidi"/>
            <w:i w:val="0"/>
            <w:iCs w:val="0"/>
            <w:noProof/>
            <w:kern w:val="2"/>
            <w:sz w:val="22"/>
            <w:szCs w:val="22"/>
            <w:lang w:val="en-US" w:eastAsia="en-US"/>
            <w14:ligatures w14:val="standardContextual"/>
          </w:rPr>
          <w:tab/>
        </w:r>
        <w:r w:rsidRPr="00C20BF8">
          <w:rPr>
            <w:rStyle w:val="Hyperlink"/>
            <w:noProof/>
          </w:rPr>
          <w:t>TOE Administration</w:t>
        </w:r>
        <w:r>
          <w:rPr>
            <w:noProof/>
            <w:webHidden/>
          </w:rPr>
          <w:tab/>
        </w:r>
        <w:r>
          <w:rPr>
            <w:noProof/>
            <w:webHidden/>
          </w:rPr>
          <w:fldChar w:fldCharType="begin"/>
        </w:r>
        <w:r>
          <w:rPr>
            <w:noProof/>
            <w:webHidden/>
          </w:rPr>
          <w:instrText xml:space="preserve"> PAGEREF _Toc197502068 \h </w:instrText>
        </w:r>
        <w:r>
          <w:rPr>
            <w:noProof/>
            <w:webHidden/>
          </w:rPr>
        </w:r>
      </w:ins>
      <w:r>
        <w:rPr>
          <w:noProof/>
          <w:webHidden/>
        </w:rPr>
        <w:fldChar w:fldCharType="separate"/>
      </w:r>
      <w:ins w:id="100" w:author="Maureen Barry" w:date="2025-05-07T09:20:00Z">
        <w:r>
          <w:rPr>
            <w:noProof/>
            <w:webHidden/>
          </w:rPr>
          <w:t>14</w:t>
        </w:r>
        <w:r>
          <w:rPr>
            <w:noProof/>
            <w:webHidden/>
          </w:rPr>
          <w:fldChar w:fldCharType="end"/>
        </w:r>
        <w:r w:rsidRPr="00C20BF8">
          <w:rPr>
            <w:rStyle w:val="Hyperlink"/>
            <w:noProof/>
          </w:rPr>
          <w:fldChar w:fldCharType="end"/>
        </w:r>
      </w:ins>
    </w:p>
    <w:p w14:paraId="445F08A1" w14:textId="2983A174" w:rsidR="002F3602" w:rsidRDefault="002F3602">
      <w:pPr>
        <w:pStyle w:val="TOC1"/>
        <w:tabs>
          <w:tab w:val="left" w:pos="480"/>
          <w:tab w:val="right" w:leader="dot" w:pos="9019"/>
        </w:tabs>
        <w:rPr>
          <w:ins w:id="101" w:author="Maureen Barry" w:date="2025-05-07T09:20:00Z"/>
          <w:rFonts w:eastAsiaTheme="minorEastAsia" w:cstheme="minorBidi"/>
          <w:b w:val="0"/>
          <w:bCs w:val="0"/>
          <w:caps w:val="0"/>
          <w:noProof/>
          <w:kern w:val="2"/>
          <w:sz w:val="22"/>
          <w:szCs w:val="22"/>
          <w:lang w:val="en-US" w:eastAsia="en-US"/>
          <w14:ligatures w14:val="standardContextual"/>
        </w:rPr>
      </w:pPr>
      <w:ins w:id="10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"_Toc197502069"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3.</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lang w:val="en-US"/>
          </w:rPr>
          <w:t>Conformance Claims</w:t>
        </w:r>
        <w:r>
          <w:rPr>
            <w:noProof/>
            <w:webHidden/>
          </w:rPr>
          <w:tab/>
        </w:r>
        <w:r>
          <w:rPr>
            <w:noProof/>
            <w:webHidden/>
          </w:rPr>
          <w:fldChar w:fldCharType="begin"/>
        </w:r>
        <w:r>
          <w:rPr>
            <w:noProof/>
            <w:webHidden/>
          </w:rPr>
          <w:instrText xml:space="preserve"> PAGEREF _Toc197502069 \h </w:instrText>
        </w:r>
        <w:r>
          <w:rPr>
            <w:noProof/>
            <w:webHidden/>
          </w:rPr>
        </w:r>
      </w:ins>
      <w:r>
        <w:rPr>
          <w:noProof/>
          <w:webHidden/>
        </w:rPr>
        <w:fldChar w:fldCharType="separate"/>
      </w:r>
      <w:ins w:id="103" w:author="Maureen Barry" w:date="2025-05-07T09:20:00Z">
        <w:r>
          <w:rPr>
            <w:noProof/>
            <w:webHidden/>
          </w:rPr>
          <w:t>15</w:t>
        </w:r>
        <w:r>
          <w:rPr>
            <w:noProof/>
            <w:webHidden/>
          </w:rPr>
          <w:fldChar w:fldCharType="end"/>
        </w:r>
        <w:r w:rsidRPr="00C20BF8">
          <w:rPr>
            <w:rStyle w:val="Hyperlink"/>
            <w:noProof/>
          </w:rPr>
          <w:fldChar w:fldCharType="end"/>
        </w:r>
      </w:ins>
    </w:p>
    <w:p w14:paraId="0CDAE268" w14:textId="2C2E520C" w:rsidR="002F3602" w:rsidRDefault="002F3602">
      <w:pPr>
        <w:pStyle w:val="TOC2"/>
        <w:tabs>
          <w:tab w:val="left" w:pos="720"/>
          <w:tab w:val="right" w:leader="dot" w:pos="9019"/>
        </w:tabs>
        <w:rPr>
          <w:ins w:id="104" w:author="Maureen Barry" w:date="2025-05-07T09:20:00Z"/>
          <w:rFonts w:eastAsiaTheme="minorEastAsia" w:cstheme="minorBidi"/>
          <w:smallCaps w:val="0"/>
          <w:noProof/>
          <w:kern w:val="2"/>
          <w:sz w:val="22"/>
          <w:szCs w:val="22"/>
          <w:lang w:val="en-US" w:eastAsia="en-US"/>
          <w14:ligatures w14:val="standardContextual"/>
        </w:rPr>
      </w:pPr>
      <w:ins w:id="10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3.1</w:t>
        </w:r>
        <w:r>
          <w:rPr>
            <w:rFonts w:eastAsiaTheme="minorEastAsia" w:cstheme="minorBidi"/>
            <w:smallCaps w:val="0"/>
            <w:noProof/>
            <w:kern w:val="2"/>
            <w:sz w:val="22"/>
            <w:szCs w:val="22"/>
            <w:lang w:val="en-US" w:eastAsia="en-US"/>
            <w14:ligatures w14:val="standardContextual"/>
          </w:rPr>
          <w:tab/>
        </w:r>
        <w:r w:rsidRPr="00C20BF8">
          <w:rPr>
            <w:rStyle w:val="Hyperlink"/>
            <w:noProof/>
          </w:rPr>
          <w:t>Conformance with CC</w:t>
        </w:r>
        <w:r>
          <w:rPr>
            <w:noProof/>
            <w:webHidden/>
          </w:rPr>
          <w:tab/>
        </w:r>
        <w:r>
          <w:rPr>
            <w:noProof/>
            <w:webHidden/>
          </w:rPr>
          <w:fldChar w:fldCharType="begin"/>
        </w:r>
        <w:r>
          <w:rPr>
            <w:noProof/>
            <w:webHidden/>
          </w:rPr>
          <w:instrText xml:space="preserve"> PAGEREF _Toc197502070 \h </w:instrText>
        </w:r>
        <w:r>
          <w:rPr>
            <w:noProof/>
            <w:webHidden/>
          </w:rPr>
        </w:r>
      </w:ins>
      <w:r>
        <w:rPr>
          <w:noProof/>
          <w:webHidden/>
        </w:rPr>
        <w:fldChar w:fldCharType="separate"/>
      </w:r>
      <w:ins w:id="106" w:author="Maureen Barry" w:date="2025-05-07T09:20:00Z">
        <w:r>
          <w:rPr>
            <w:noProof/>
            <w:webHidden/>
          </w:rPr>
          <w:t>15</w:t>
        </w:r>
        <w:r>
          <w:rPr>
            <w:noProof/>
            <w:webHidden/>
          </w:rPr>
          <w:fldChar w:fldCharType="end"/>
        </w:r>
        <w:r w:rsidRPr="00C20BF8">
          <w:rPr>
            <w:rStyle w:val="Hyperlink"/>
            <w:noProof/>
          </w:rPr>
          <w:fldChar w:fldCharType="end"/>
        </w:r>
      </w:ins>
    </w:p>
    <w:p w14:paraId="442C620F" w14:textId="0970A469" w:rsidR="002F3602" w:rsidRDefault="002F3602">
      <w:pPr>
        <w:pStyle w:val="TOC2"/>
        <w:tabs>
          <w:tab w:val="left" w:pos="720"/>
          <w:tab w:val="right" w:leader="dot" w:pos="9019"/>
        </w:tabs>
        <w:rPr>
          <w:ins w:id="107" w:author="Maureen Barry" w:date="2025-05-07T09:20:00Z"/>
          <w:rFonts w:eastAsiaTheme="minorEastAsia" w:cstheme="minorBidi"/>
          <w:smallCaps w:val="0"/>
          <w:noProof/>
          <w:kern w:val="2"/>
          <w:sz w:val="22"/>
          <w:szCs w:val="22"/>
          <w:lang w:val="en-US" w:eastAsia="en-US"/>
          <w14:ligatures w14:val="standardContextual"/>
        </w:rPr>
      </w:pPr>
      <w:ins w:id="10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3.2</w:t>
        </w:r>
        <w:r>
          <w:rPr>
            <w:rFonts w:eastAsiaTheme="minorEastAsia" w:cstheme="minorBidi"/>
            <w:smallCaps w:val="0"/>
            <w:noProof/>
            <w:kern w:val="2"/>
            <w:sz w:val="22"/>
            <w:szCs w:val="22"/>
            <w:lang w:val="en-US" w:eastAsia="en-US"/>
            <w14:ligatures w14:val="standardContextual"/>
          </w:rPr>
          <w:tab/>
        </w:r>
        <w:r w:rsidRPr="00C20BF8">
          <w:rPr>
            <w:rStyle w:val="Hyperlink"/>
            <w:noProof/>
          </w:rPr>
          <w:t>Conformance with CC parts 2 and 3</w:t>
        </w:r>
        <w:r>
          <w:rPr>
            <w:noProof/>
            <w:webHidden/>
          </w:rPr>
          <w:tab/>
        </w:r>
        <w:r>
          <w:rPr>
            <w:noProof/>
            <w:webHidden/>
          </w:rPr>
          <w:fldChar w:fldCharType="begin"/>
        </w:r>
        <w:r>
          <w:rPr>
            <w:noProof/>
            <w:webHidden/>
          </w:rPr>
          <w:instrText xml:space="preserve"> PAGEREF _Toc197502071 \h </w:instrText>
        </w:r>
        <w:r>
          <w:rPr>
            <w:noProof/>
            <w:webHidden/>
          </w:rPr>
        </w:r>
      </w:ins>
      <w:r>
        <w:rPr>
          <w:noProof/>
          <w:webHidden/>
        </w:rPr>
        <w:fldChar w:fldCharType="separate"/>
      </w:r>
      <w:ins w:id="109" w:author="Maureen Barry" w:date="2025-05-07T09:20:00Z">
        <w:r>
          <w:rPr>
            <w:noProof/>
            <w:webHidden/>
          </w:rPr>
          <w:t>15</w:t>
        </w:r>
        <w:r>
          <w:rPr>
            <w:noProof/>
            <w:webHidden/>
          </w:rPr>
          <w:fldChar w:fldCharType="end"/>
        </w:r>
        <w:r w:rsidRPr="00C20BF8">
          <w:rPr>
            <w:rStyle w:val="Hyperlink"/>
            <w:noProof/>
          </w:rPr>
          <w:fldChar w:fldCharType="end"/>
        </w:r>
      </w:ins>
    </w:p>
    <w:p w14:paraId="75BAAEB7" w14:textId="494EBD2D" w:rsidR="002F3602" w:rsidRDefault="002F3602">
      <w:pPr>
        <w:pStyle w:val="TOC2"/>
        <w:tabs>
          <w:tab w:val="left" w:pos="720"/>
          <w:tab w:val="right" w:leader="dot" w:pos="9019"/>
        </w:tabs>
        <w:rPr>
          <w:ins w:id="110" w:author="Maureen Barry" w:date="2025-05-07T09:20:00Z"/>
          <w:rFonts w:eastAsiaTheme="minorEastAsia" w:cstheme="minorBidi"/>
          <w:smallCaps w:val="0"/>
          <w:noProof/>
          <w:kern w:val="2"/>
          <w:sz w:val="22"/>
          <w:szCs w:val="22"/>
          <w:lang w:val="en-US" w:eastAsia="en-US"/>
          <w14:ligatures w14:val="standardContextual"/>
        </w:rPr>
      </w:pPr>
      <w:ins w:id="11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3.3</w:t>
        </w:r>
        <w:r>
          <w:rPr>
            <w:rFonts w:eastAsiaTheme="minorEastAsia" w:cstheme="minorBidi"/>
            <w:smallCaps w:val="0"/>
            <w:noProof/>
            <w:kern w:val="2"/>
            <w:sz w:val="22"/>
            <w:szCs w:val="22"/>
            <w:lang w:val="en-US" w:eastAsia="en-US"/>
            <w14:ligatures w14:val="standardContextual"/>
          </w:rPr>
          <w:tab/>
        </w:r>
        <w:r w:rsidRPr="00C20BF8">
          <w:rPr>
            <w:rStyle w:val="Hyperlink"/>
            <w:noProof/>
          </w:rPr>
          <w:t>Conformance with Packages</w:t>
        </w:r>
        <w:r>
          <w:rPr>
            <w:noProof/>
            <w:webHidden/>
          </w:rPr>
          <w:tab/>
        </w:r>
        <w:r>
          <w:rPr>
            <w:noProof/>
            <w:webHidden/>
          </w:rPr>
          <w:fldChar w:fldCharType="begin"/>
        </w:r>
        <w:r>
          <w:rPr>
            <w:noProof/>
            <w:webHidden/>
          </w:rPr>
          <w:instrText xml:space="preserve"> PAGEREF _Toc197502072 \h </w:instrText>
        </w:r>
        <w:r>
          <w:rPr>
            <w:noProof/>
            <w:webHidden/>
          </w:rPr>
        </w:r>
      </w:ins>
      <w:r>
        <w:rPr>
          <w:noProof/>
          <w:webHidden/>
        </w:rPr>
        <w:fldChar w:fldCharType="separate"/>
      </w:r>
      <w:ins w:id="112" w:author="Maureen Barry" w:date="2025-05-07T09:20:00Z">
        <w:r>
          <w:rPr>
            <w:noProof/>
            <w:webHidden/>
          </w:rPr>
          <w:t>15</w:t>
        </w:r>
        <w:r>
          <w:rPr>
            <w:noProof/>
            <w:webHidden/>
          </w:rPr>
          <w:fldChar w:fldCharType="end"/>
        </w:r>
        <w:r w:rsidRPr="00C20BF8">
          <w:rPr>
            <w:rStyle w:val="Hyperlink"/>
            <w:noProof/>
          </w:rPr>
          <w:fldChar w:fldCharType="end"/>
        </w:r>
      </w:ins>
    </w:p>
    <w:p w14:paraId="15CD9772" w14:textId="0B3C49CA" w:rsidR="002F3602" w:rsidRDefault="002F3602">
      <w:pPr>
        <w:pStyle w:val="TOC2"/>
        <w:tabs>
          <w:tab w:val="left" w:pos="720"/>
          <w:tab w:val="right" w:leader="dot" w:pos="9019"/>
        </w:tabs>
        <w:rPr>
          <w:ins w:id="113" w:author="Maureen Barry" w:date="2025-05-07T09:20:00Z"/>
          <w:rFonts w:eastAsiaTheme="minorEastAsia" w:cstheme="minorBidi"/>
          <w:smallCaps w:val="0"/>
          <w:noProof/>
          <w:kern w:val="2"/>
          <w:sz w:val="22"/>
          <w:szCs w:val="22"/>
          <w:lang w:val="en-US" w:eastAsia="en-US"/>
          <w14:ligatures w14:val="standardContextual"/>
        </w:rPr>
      </w:pPr>
      <w:ins w:id="11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3.4</w:t>
        </w:r>
        <w:r>
          <w:rPr>
            <w:rFonts w:eastAsiaTheme="minorEastAsia" w:cstheme="minorBidi"/>
            <w:smallCaps w:val="0"/>
            <w:noProof/>
            <w:kern w:val="2"/>
            <w:sz w:val="22"/>
            <w:szCs w:val="22"/>
            <w:lang w:val="en-US" w:eastAsia="en-US"/>
            <w14:ligatures w14:val="standardContextual"/>
          </w:rPr>
          <w:tab/>
        </w:r>
        <w:r w:rsidRPr="00C20BF8">
          <w:rPr>
            <w:rStyle w:val="Hyperlink"/>
            <w:noProof/>
          </w:rPr>
          <w:t>Conformance with other Protection Profiles</w:t>
        </w:r>
        <w:r>
          <w:rPr>
            <w:noProof/>
            <w:webHidden/>
          </w:rPr>
          <w:tab/>
        </w:r>
        <w:r>
          <w:rPr>
            <w:noProof/>
            <w:webHidden/>
          </w:rPr>
          <w:fldChar w:fldCharType="begin"/>
        </w:r>
        <w:r>
          <w:rPr>
            <w:noProof/>
            <w:webHidden/>
          </w:rPr>
          <w:instrText xml:space="preserve"> PAGEREF _Toc197502073 \h </w:instrText>
        </w:r>
        <w:r>
          <w:rPr>
            <w:noProof/>
            <w:webHidden/>
          </w:rPr>
        </w:r>
      </w:ins>
      <w:r>
        <w:rPr>
          <w:noProof/>
          <w:webHidden/>
        </w:rPr>
        <w:fldChar w:fldCharType="separate"/>
      </w:r>
      <w:ins w:id="115" w:author="Maureen Barry" w:date="2025-05-07T09:20:00Z">
        <w:r>
          <w:rPr>
            <w:noProof/>
            <w:webHidden/>
          </w:rPr>
          <w:t>15</w:t>
        </w:r>
        <w:r>
          <w:rPr>
            <w:noProof/>
            <w:webHidden/>
          </w:rPr>
          <w:fldChar w:fldCharType="end"/>
        </w:r>
        <w:r w:rsidRPr="00C20BF8">
          <w:rPr>
            <w:rStyle w:val="Hyperlink"/>
            <w:noProof/>
          </w:rPr>
          <w:fldChar w:fldCharType="end"/>
        </w:r>
      </w:ins>
    </w:p>
    <w:p w14:paraId="0B37B8B9" w14:textId="68787CA7" w:rsidR="002F3602" w:rsidRDefault="002F3602">
      <w:pPr>
        <w:pStyle w:val="TOC2"/>
        <w:tabs>
          <w:tab w:val="left" w:pos="720"/>
          <w:tab w:val="right" w:leader="dot" w:pos="9019"/>
        </w:tabs>
        <w:rPr>
          <w:ins w:id="116" w:author="Maureen Barry" w:date="2025-05-07T09:20:00Z"/>
          <w:rFonts w:eastAsiaTheme="minorEastAsia" w:cstheme="minorBidi"/>
          <w:smallCaps w:val="0"/>
          <w:noProof/>
          <w:kern w:val="2"/>
          <w:sz w:val="22"/>
          <w:szCs w:val="22"/>
          <w:lang w:val="en-US" w:eastAsia="en-US"/>
          <w14:ligatures w14:val="standardContextual"/>
        </w:rPr>
      </w:pPr>
      <w:ins w:id="11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3.5</w:t>
        </w:r>
        <w:r>
          <w:rPr>
            <w:rFonts w:eastAsiaTheme="minorEastAsia" w:cstheme="minorBidi"/>
            <w:smallCaps w:val="0"/>
            <w:noProof/>
            <w:kern w:val="2"/>
            <w:sz w:val="22"/>
            <w:szCs w:val="22"/>
            <w:lang w:val="en-US" w:eastAsia="en-US"/>
            <w14:ligatures w14:val="standardContextual"/>
          </w:rPr>
          <w:tab/>
        </w:r>
        <w:r w:rsidRPr="00C20BF8">
          <w:rPr>
            <w:rStyle w:val="Hyperlink"/>
            <w:noProof/>
          </w:rPr>
          <w:t>Conformance Statement</w:t>
        </w:r>
        <w:r>
          <w:rPr>
            <w:noProof/>
            <w:webHidden/>
          </w:rPr>
          <w:tab/>
        </w:r>
        <w:r>
          <w:rPr>
            <w:noProof/>
            <w:webHidden/>
          </w:rPr>
          <w:fldChar w:fldCharType="begin"/>
        </w:r>
        <w:r>
          <w:rPr>
            <w:noProof/>
            <w:webHidden/>
          </w:rPr>
          <w:instrText xml:space="preserve"> PAGEREF _Toc197502074 \h </w:instrText>
        </w:r>
        <w:r>
          <w:rPr>
            <w:noProof/>
            <w:webHidden/>
          </w:rPr>
        </w:r>
      </w:ins>
      <w:r>
        <w:rPr>
          <w:noProof/>
          <w:webHidden/>
        </w:rPr>
        <w:fldChar w:fldCharType="separate"/>
      </w:r>
      <w:ins w:id="118" w:author="Maureen Barry" w:date="2025-05-07T09:20:00Z">
        <w:r>
          <w:rPr>
            <w:noProof/>
            <w:webHidden/>
          </w:rPr>
          <w:t>15</w:t>
        </w:r>
        <w:r>
          <w:rPr>
            <w:noProof/>
            <w:webHidden/>
          </w:rPr>
          <w:fldChar w:fldCharType="end"/>
        </w:r>
        <w:r w:rsidRPr="00C20BF8">
          <w:rPr>
            <w:rStyle w:val="Hyperlink"/>
            <w:noProof/>
          </w:rPr>
          <w:fldChar w:fldCharType="end"/>
        </w:r>
      </w:ins>
    </w:p>
    <w:p w14:paraId="73B64F8B" w14:textId="1ED95E4A" w:rsidR="002F3602" w:rsidRDefault="002F3602">
      <w:pPr>
        <w:pStyle w:val="TOC2"/>
        <w:tabs>
          <w:tab w:val="left" w:pos="720"/>
          <w:tab w:val="right" w:leader="dot" w:pos="9019"/>
        </w:tabs>
        <w:rPr>
          <w:ins w:id="119" w:author="Maureen Barry" w:date="2025-05-07T09:20:00Z"/>
          <w:rFonts w:eastAsiaTheme="minorEastAsia" w:cstheme="minorBidi"/>
          <w:smallCaps w:val="0"/>
          <w:noProof/>
          <w:kern w:val="2"/>
          <w:sz w:val="22"/>
          <w:szCs w:val="22"/>
          <w:lang w:val="en-US" w:eastAsia="en-US"/>
          <w14:ligatures w14:val="standardContextual"/>
        </w:rPr>
      </w:pPr>
      <w:ins w:id="12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3.6</w:t>
        </w:r>
        <w:r>
          <w:rPr>
            <w:rFonts w:eastAsiaTheme="minorEastAsia" w:cstheme="minorBidi"/>
            <w:smallCaps w:val="0"/>
            <w:noProof/>
            <w:kern w:val="2"/>
            <w:sz w:val="22"/>
            <w:szCs w:val="22"/>
            <w:lang w:val="en-US" w:eastAsia="en-US"/>
            <w14:ligatures w14:val="standardContextual"/>
          </w:rPr>
          <w:tab/>
        </w:r>
        <w:r w:rsidRPr="00C20BF8">
          <w:rPr>
            <w:rStyle w:val="Hyperlink"/>
            <w:noProof/>
          </w:rPr>
          <w:t>PP-Configuration</w:t>
        </w:r>
        <w:r>
          <w:rPr>
            <w:noProof/>
            <w:webHidden/>
          </w:rPr>
          <w:tab/>
        </w:r>
        <w:r>
          <w:rPr>
            <w:noProof/>
            <w:webHidden/>
          </w:rPr>
          <w:fldChar w:fldCharType="begin"/>
        </w:r>
        <w:r>
          <w:rPr>
            <w:noProof/>
            <w:webHidden/>
          </w:rPr>
          <w:instrText xml:space="preserve"> PAGEREF _Toc197502075 \h </w:instrText>
        </w:r>
        <w:r>
          <w:rPr>
            <w:noProof/>
            <w:webHidden/>
          </w:rPr>
        </w:r>
      </w:ins>
      <w:r>
        <w:rPr>
          <w:noProof/>
          <w:webHidden/>
        </w:rPr>
        <w:fldChar w:fldCharType="separate"/>
      </w:r>
      <w:ins w:id="121" w:author="Maureen Barry" w:date="2025-05-07T09:20:00Z">
        <w:r>
          <w:rPr>
            <w:noProof/>
            <w:webHidden/>
          </w:rPr>
          <w:t>15</w:t>
        </w:r>
        <w:r>
          <w:rPr>
            <w:noProof/>
            <w:webHidden/>
          </w:rPr>
          <w:fldChar w:fldCharType="end"/>
        </w:r>
        <w:r w:rsidRPr="00C20BF8">
          <w:rPr>
            <w:rStyle w:val="Hyperlink"/>
            <w:noProof/>
          </w:rPr>
          <w:fldChar w:fldCharType="end"/>
        </w:r>
      </w:ins>
    </w:p>
    <w:p w14:paraId="34168C7F" w14:textId="1A79F5AC" w:rsidR="002F3602" w:rsidRDefault="002F3602">
      <w:pPr>
        <w:pStyle w:val="TOC1"/>
        <w:tabs>
          <w:tab w:val="left" w:pos="480"/>
          <w:tab w:val="right" w:leader="dot" w:pos="9019"/>
        </w:tabs>
        <w:rPr>
          <w:ins w:id="122" w:author="Maureen Barry" w:date="2025-05-07T09:20:00Z"/>
          <w:rFonts w:eastAsiaTheme="minorEastAsia" w:cstheme="minorBidi"/>
          <w:b w:val="0"/>
          <w:bCs w:val="0"/>
          <w:caps w:val="0"/>
          <w:noProof/>
          <w:kern w:val="2"/>
          <w:sz w:val="22"/>
          <w:szCs w:val="22"/>
          <w:lang w:val="en-US" w:eastAsia="en-US"/>
          <w14:ligatures w14:val="standardContextual"/>
        </w:rPr>
      </w:pPr>
      <w:ins w:id="12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4.</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lang w:val="en-US"/>
          </w:rPr>
          <w:t>Security Problem Definition</w:t>
        </w:r>
        <w:r>
          <w:rPr>
            <w:noProof/>
            <w:webHidden/>
          </w:rPr>
          <w:tab/>
        </w:r>
        <w:r>
          <w:rPr>
            <w:noProof/>
            <w:webHidden/>
          </w:rPr>
          <w:fldChar w:fldCharType="begin"/>
        </w:r>
        <w:r>
          <w:rPr>
            <w:noProof/>
            <w:webHidden/>
          </w:rPr>
          <w:instrText xml:space="preserve"> PAGEREF _Toc197502076 \h </w:instrText>
        </w:r>
        <w:r>
          <w:rPr>
            <w:noProof/>
            <w:webHidden/>
          </w:rPr>
        </w:r>
      </w:ins>
      <w:r>
        <w:rPr>
          <w:noProof/>
          <w:webHidden/>
        </w:rPr>
        <w:fldChar w:fldCharType="separate"/>
      </w:r>
      <w:ins w:id="124" w:author="Maureen Barry" w:date="2025-05-07T09:20:00Z">
        <w:r>
          <w:rPr>
            <w:noProof/>
            <w:webHidden/>
          </w:rPr>
          <w:t>16</w:t>
        </w:r>
        <w:r>
          <w:rPr>
            <w:noProof/>
            <w:webHidden/>
          </w:rPr>
          <w:fldChar w:fldCharType="end"/>
        </w:r>
        <w:r w:rsidRPr="00C20BF8">
          <w:rPr>
            <w:rStyle w:val="Hyperlink"/>
            <w:noProof/>
          </w:rPr>
          <w:fldChar w:fldCharType="end"/>
        </w:r>
      </w:ins>
    </w:p>
    <w:p w14:paraId="6018A77F" w14:textId="768517B7" w:rsidR="002F3602" w:rsidRDefault="002F3602">
      <w:pPr>
        <w:pStyle w:val="TOC2"/>
        <w:tabs>
          <w:tab w:val="left" w:pos="720"/>
          <w:tab w:val="right" w:leader="dot" w:pos="9019"/>
        </w:tabs>
        <w:rPr>
          <w:ins w:id="125" w:author="Maureen Barry" w:date="2025-05-07T09:20:00Z"/>
          <w:rFonts w:eastAsiaTheme="minorEastAsia" w:cstheme="minorBidi"/>
          <w:smallCaps w:val="0"/>
          <w:noProof/>
          <w:kern w:val="2"/>
          <w:sz w:val="22"/>
          <w:szCs w:val="22"/>
          <w:lang w:val="en-US" w:eastAsia="en-US"/>
          <w14:ligatures w14:val="standardContextual"/>
        </w:rPr>
      </w:pPr>
      <w:ins w:id="12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4.1</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Informal Discussion</w:t>
        </w:r>
        <w:r>
          <w:rPr>
            <w:noProof/>
            <w:webHidden/>
          </w:rPr>
          <w:tab/>
        </w:r>
        <w:r>
          <w:rPr>
            <w:noProof/>
            <w:webHidden/>
          </w:rPr>
          <w:fldChar w:fldCharType="begin"/>
        </w:r>
        <w:r>
          <w:rPr>
            <w:noProof/>
            <w:webHidden/>
          </w:rPr>
          <w:instrText xml:space="preserve"> PAGEREF _Toc197502077 \h </w:instrText>
        </w:r>
        <w:r>
          <w:rPr>
            <w:noProof/>
            <w:webHidden/>
          </w:rPr>
        </w:r>
      </w:ins>
      <w:r>
        <w:rPr>
          <w:noProof/>
          <w:webHidden/>
        </w:rPr>
        <w:fldChar w:fldCharType="separate"/>
      </w:r>
      <w:ins w:id="127" w:author="Maureen Barry" w:date="2025-05-07T09:20:00Z">
        <w:r>
          <w:rPr>
            <w:noProof/>
            <w:webHidden/>
          </w:rPr>
          <w:t>16</w:t>
        </w:r>
        <w:r>
          <w:rPr>
            <w:noProof/>
            <w:webHidden/>
          </w:rPr>
          <w:fldChar w:fldCharType="end"/>
        </w:r>
        <w:r w:rsidRPr="00C20BF8">
          <w:rPr>
            <w:rStyle w:val="Hyperlink"/>
            <w:noProof/>
          </w:rPr>
          <w:fldChar w:fldCharType="end"/>
        </w:r>
      </w:ins>
    </w:p>
    <w:p w14:paraId="2CDE984B" w14:textId="4435C3BC" w:rsidR="002F3602" w:rsidRDefault="002F3602">
      <w:pPr>
        <w:pStyle w:val="TOC2"/>
        <w:tabs>
          <w:tab w:val="left" w:pos="720"/>
          <w:tab w:val="right" w:leader="dot" w:pos="9019"/>
        </w:tabs>
        <w:rPr>
          <w:ins w:id="128" w:author="Maureen Barry" w:date="2025-05-07T09:20:00Z"/>
          <w:rFonts w:eastAsiaTheme="minorEastAsia" w:cstheme="minorBidi"/>
          <w:smallCaps w:val="0"/>
          <w:noProof/>
          <w:kern w:val="2"/>
          <w:sz w:val="22"/>
          <w:szCs w:val="22"/>
          <w:lang w:val="en-US" w:eastAsia="en-US"/>
          <w14:ligatures w14:val="standardContextual"/>
        </w:rPr>
      </w:pPr>
      <w:ins w:id="12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4.2</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Assets and Threat Agents</w:t>
        </w:r>
        <w:r>
          <w:rPr>
            <w:noProof/>
            <w:webHidden/>
          </w:rPr>
          <w:tab/>
        </w:r>
        <w:r>
          <w:rPr>
            <w:noProof/>
            <w:webHidden/>
          </w:rPr>
          <w:fldChar w:fldCharType="begin"/>
        </w:r>
        <w:r>
          <w:rPr>
            <w:noProof/>
            <w:webHidden/>
          </w:rPr>
          <w:instrText xml:space="preserve"> PAGEREF _Toc197502078 \h </w:instrText>
        </w:r>
        <w:r>
          <w:rPr>
            <w:noProof/>
            <w:webHidden/>
          </w:rPr>
        </w:r>
      </w:ins>
      <w:r>
        <w:rPr>
          <w:noProof/>
          <w:webHidden/>
        </w:rPr>
        <w:fldChar w:fldCharType="separate"/>
      </w:r>
      <w:ins w:id="130" w:author="Maureen Barry" w:date="2025-05-07T09:20:00Z">
        <w:r>
          <w:rPr>
            <w:noProof/>
            <w:webHidden/>
          </w:rPr>
          <w:t>16</w:t>
        </w:r>
        <w:r>
          <w:rPr>
            <w:noProof/>
            <w:webHidden/>
          </w:rPr>
          <w:fldChar w:fldCharType="end"/>
        </w:r>
        <w:r w:rsidRPr="00C20BF8">
          <w:rPr>
            <w:rStyle w:val="Hyperlink"/>
            <w:noProof/>
          </w:rPr>
          <w:fldChar w:fldCharType="end"/>
        </w:r>
      </w:ins>
    </w:p>
    <w:p w14:paraId="728530F6" w14:textId="224981FD" w:rsidR="002F3602" w:rsidRDefault="002F3602">
      <w:pPr>
        <w:pStyle w:val="TOC2"/>
        <w:tabs>
          <w:tab w:val="left" w:pos="720"/>
          <w:tab w:val="right" w:leader="dot" w:pos="9019"/>
        </w:tabs>
        <w:rPr>
          <w:ins w:id="131" w:author="Maureen Barry" w:date="2025-05-07T09:20:00Z"/>
          <w:rFonts w:eastAsiaTheme="minorEastAsia" w:cstheme="minorBidi"/>
          <w:smallCaps w:val="0"/>
          <w:noProof/>
          <w:kern w:val="2"/>
          <w:sz w:val="22"/>
          <w:szCs w:val="22"/>
          <w:lang w:val="en-US" w:eastAsia="en-US"/>
          <w14:ligatures w14:val="standardContextual"/>
        </w:rPr>
      </w:pPr>
      <w:ins w:id="13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"_Toc197502079"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4.3</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Threats</w:t>
        </w:r>
        <w:r>
          <w:rPr>
            <w:noProof/>
            <w:webHidden/>
          </w:rPr>
          <w:tab/>
        </w:r>
        <w:r>
          <w:rPr>
            <w:noProof/>
            <w:webHidden/>
          </w:rPr>
          <w:fldChar w:fldCharType="begin"/>
        </w:r>
        <w:r>
          <w:rPr>
            <w:noProof/>
            <w:webHidden/>
          </w:rPr>
          <w:instrText xml:space="preserve"> PAGEREF _Toc197502079 \h </w:instrText>
        </w:r>
        <w:r>
          <w:rPr>
            <w:noProof/>
            <w:webHidden/>
          </w:rPr>
        </w:r>
      </w:ins>
      <w:r>
        <w:rPr>
          <w:noProof/>
          <w:webHidden/>
        </w:rPr>
        <w:fldChar w:fldCharType="separate"/>
      </w:r>
      <w:ins w:id="133" w:author="Maureen Barry" w:date="2025-05-07T09:20:00Z">
        <w:r>
          <w:rPr>
            <w:noProof/>
            <w:webHidden/>
          </w:rPr>
          <w:t>17</w:t>
        </w:r>
        <w:r>
          <w:rPr>
            <w:noProof/>
            <w:webHidden/>
          </w:rPr>
          <w:fldChar w:fldCharType="end"/>
        </w:r>
        <w:r w:rsidRPr="00C20BF8">
          <w:rPr>
            <w:rStyle w:val="Hyperlink"/>
            <w:noProof/>
          </w:rPr>
          <w:fldChar w:fldCharType="end"/>
        </w:r>
      </w:ins>
    </w:p>
    <w:p w14:paraId="7AB444A6" w14:textId="5B6E4AC3" w:rsidR="002F3602" w:rsidRDefault="002F3602">
      <w:pPr>
        <w:pStyle w:val="TOC2"/>
        <w:tabs>
          <w:tab w:val="left" w:pos="720"/>
          <w:tab w:val="right" w:leader="dot" w:pos="9019"/>
        </w:tabs>
        <w:rPr>
          <w:ins w:id="134" w:author="Maureen Barry" w:date="2025-05-07T09:20:00Z"/>
          <w:rFonts w:eastAsiaTheme="minorEastAsia" w:cstheme="minorBidi"/>
          <w:smallCaps w:val="0"/>
          <w:noProof/>
          <w:kern w:val="2"/>
          <w:sz w:val="22"/>
          <w:szCs w:val="22"/>
          <w:lang w:val="en-US" w:eastAsia="en-US"/>
          <w14:ligatures w14:val="standardContextual"/>
        </w:rPr>
      </w:pPr>
      <w:ins w:id="13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4.4</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Organizational Security Policies</w:t>
        </w:r>
        <w:r>
          <w:rPr>
            <w:noProof/>
            <w:webHidden/>
          </w:rPr>
          <w:tab/>
        </w:r>
        <w:r>
          <w:rPr>
            <w:noProof/>
            <w:webHidden/>
          </w:rPr>
          <w:fldChar w:fldCharType="begin"/>
        </w:r>
        <w:r>
          <w:rPr>
            <w:noProof/>
            <w:webHidden/>
          </w:rPr>
          <w:instrText xml:space="preserve"> PAGEREF _Toc197502080 \h </w:instrText>
        </w:r>
        <w:r>
          <w:rPr>
            <w:noProof/>
            <w:webHidden/>
          </w:rPr>
        </w:r>
      </w:ins>
      <w:r>
        <w:rPr>
          <w:noProof/>
          <w:webHidden/>
        </w:rPr>
        <w:fldChar w:fldCharType="separate"/>
      </w:r>
      <w:ins w:id="136" w:author="Maureen Barry" w:date="2025-05-07T09:20:00Z">
        <w:r>
          <w:rPr>
            <w:noProof/>
            <w:webHidden/>
          </w:rPr>
          <w:t>17</w:t>
        </w:r>
        <w:r>
          <w:rPr>
            <w:noProof/>
            <w:webHidden/>
          </w:rPr>
          <w:fldChar w:fldCharType="end"/>
        </w:r>
        <w:r w:rsidRPr="00C20BF8">
          <w:rPr>
            <w:rStyle w:val="Hyperlink"/>
            <w:noProof/>
          </w:rPr>
          <w:fldChar w:fldCharType="end"/>
        </w:r>
      </w:ins>
    </w:p>
    <w:p w14:paraId="70BA9B19" w14:textId="48C1E790" w:rsidR="002F3602" w:rsidRDefault="002F3602">
      <w:pPr>
        <w:pStyle w:val="TOC2"/>
        <w:tabs>
          <w:tab w:val="left" w:pos="720"/>
          <w:tab w:val="right" w:leader="dot" w:pos="9019"/>
        </w:tabs>
        <w:rPr>
          <w:ins w:id="137" w:author="Maureen Barry" w:date="2025-05-07T09:20:00Z"/>
          <w:rFonts w:eastAsiaTheme="minorEastAsia" w:cstheme="minorBidi"/>
          <w:smallCaps w:val="0"/>
          <w:noProof/>
          <w:kern w:val="2"/>
          <w:sz w:val="22"/>
          <w:szCs w:val="22"/>
          <w:lang w:val="en-US" w:eastAsia="en-US"/>
          <w14:ligatures w14:val="standardContextual"/>
        </w:rPr>
      </w:pPr>
      <w:ins w:id="13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4.5</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Assumptions</w:t>
        </w:r>
        <w:r>
          <w:rPr>
            <w:noProof/>
            <w:webHidden/>
          </w:rPr>
          <w:tab/>
        </w:r>
        <w:r>
          <w:rPr>
            <w:noProof/>
            <w:webHidden/>
          </w:rPr>
          <w:fldChar w:fldCharType="begin"/>
        </w:r>
        <w:r>
          <w:rPr>
            <w:noProof/>
            <w:webHidden/>
          </w:rPr>
          <w:instrText xml:space="preserve"> PAGEREF _Toc197502081 \h </w:instrText>
        </w:r>
        <w:r>
          <w:rPr>
            <w:noProof/>
            <w:webHidden/>
          </w:rPr>
        </w:r>
      </w:ins>
      <w:r>
        <w:rPr>
          <w:noProof/>
          <w:webHidden/>
        </w:rPr>
        <w:fldChar w:fldCharType="separate"/>
      </w:r>
      <w:ins w:id="139" w:author="Maureen Barry" w:date="2025-05-07T09:20:00Z">
        <w:r>
          <w:rPr>
            <w:noProof/>
            <w:webHidden/>
          </w:rPr>
          <w:t>18</w:t>
        </w:r>
        <w:r>
          <w:rPr>
            <w:noProof/>
            <w:webHidden/>
          </w:rPr>
          <w:fldChar w:fldCharType="end"/>
        </w:r>
        <w:r w:rsidRPr="00C20BF8">
          <w:rPr>
            <w:rStyle w:val="Hyperlink"/>
            <w:noProof/>
          </w:rPr>
          <w:fldChar w:fldCharType="end"/>
        </w:r>
      </w:ins>
    </w:p>
    <w:p w14:paraId="41DD0598" w14:textId="59D492C5" w:rsidR="002F3602" w:rsidRDefault="002F3602">
      <w:pPr>
        <w:pStyle w:val="TOC1"/>
        <w:tabs>
          <w:tab w:val="left" w:pos="480"/>
          <w:tab w:val="right" w:leader="dot" w:pos="9019"/>
        </w:tabs>
        <w:rPr>
          <w:ins w:id="140" w:author="Maureen Barry" w:date="2025-05-07T09:20:00Z"/>
          <w:rFonts w:eastAsiaTheme="minorEastAsia" w:cstheme="minorBidi"/>
          <w:b w:val="0"/>
          <w:bCs w:val="0"/>
          <w:caps w:val="0"/>
          <w:noProof/>
          <w:kern w:val="2"/>
          <w:sz w:val="22"/>
          <w:szCs w:val="22"/>
          <w:lang w:val="en-US" w:eastAsia="en-US"/>
          <w14:ligatures w14:val="standardContextual"/>
        </w:rPr>
      </w:pPr>
      <w:ins w:id="14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rPr>
          <w:t>Security Objectives</w:t>
        </w:r>
        <w:r>
          <w:rPr>
            <w:noProof/>
            <w:webHidden/>
          </w:rPr>
          <w:tab/>
        </w:r>
        <w:r>
          <w:rPr>
            <w:noProof/>
            <w:webHidden/>
          </w:rPr>
          <w:fldChar w:fldCharType="begin"/>
        </w:r>
        <w:r>
          <w:rPr>
            <w:noProof/>
            <w:webHidden/>
          </w:rPr>
          <w:instrText xml:space="preserve"> PAGEREF _Toc197502082 \h </w:instrText>
        </w:r>
        <w:r>
          <w:rPr>
            <w:noProof/>
            <w:webHidden/>
          </w:rPr>
        </w:r>
      </w:ins>
      <w:r>
        <w:rPr>
          <w:noProof/>
          <w:webHidden/>
        </w:rPr>
        <w:fldChar w:fldCharType="separate"/>
      </w:r>
      <w:ins w:id="142" w:author="Maureen Barry" w:date="2025-05-07T09:20:00Z">
        <w:r>
          <w:rPr>
            <w:noProof/>
            <w:webHidden/>
          </w:rPr>
          <w:t>19</w:t>
        </w:r>
        <w:r>
          <w:rPr>
            <w:noProof/>
            <w:webHidden/>
          </w:rPr>
          <w:fldChar w:fldCharType="end"/>
        </w:r>
        <w:r w:rsidRPr="00C20BF8">
          <w:rPr>
            <w:rStyle w:val="Hyperlink"/>
            <w:noProof/>
          </w:rPr>
          <w:fldChar w:fldCharType="end"/>
        </w:r>
      </w:ins>
    </w:p>
    <w:p w14:paraId="572C6744" w14:textId="2C8192D2" w:rsidR="002F3602" w:rsidRDefault="002F3602">
      <w:pPr>
        <w:pStyle w:val="TOC2"/>
        <w:tabs>
          <w:tab w:val="left" w:pos="720"/>
          <w:tab w:val="right" w:leader="dot" w:pos="9019"/>
        </w:tabs>
        <w:rPr>
          <w:ins w:id="143" w:author="Maureen Barry" w:date="2025-05-07T09:20:00Z"/>
          <w:rFonts w:eastAsiaTheme="minorEastAsia" w:cstheme="minorBidi"/>
          <w:smallCaps w:val="0"/>
          <w:noProof/>
          <w:kern w:val="2"/>
          <w:sz w:val="22"/>
          <w:szCs w:val="22"/>
          <w:lang w:val="en-US" w:eastAsia="en-US"/>
          <w14:ligatures w14:val="standardContextual"/>
        </w:rPr>
      </w:pPr>
      <w:ins w:id="14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5.1</w:t>
        </w:r>
        <w:r>
          <w:rPr>
            <w:rFonts w:eastAsiaTheme="minorEastAsia" w:cstheme="minorBidi"/>
            <w:smallCaps w:val="0"/>
            <w:noProof/>
            <w:kern w:val="2"/>
            <w:sz w:val="22"/>
            <w:szCs w:val="22"/>
            <w:lang w:val="en-US" w:eastAsia="en-US"/>
            <w14:ligatures w14:val="standardContextual"/>
          </w:rPr>
          <w:tab/>
        </w:r>
        <w:r w:rsidRPr="00C20BF8">
          <w:rPr>
            <w:rStyle w:val="Hyperlink"/>
            <w:noProof/>
          </w:rPr>
          <w:t>TOE security objectives</w:t>
        </w:r>
        <w:r>
          <w:rPr>
            <w:noProof/>
            <w:webHidden/>
          </w:rPr>
          <w:tab/>
        </w:r>
        <w:r>
          <w:rPr>
            <w:noProof/>
            <w:webHidden/>
          </w:rPr>
          <w:fldChar w:fldCharType="begin"/>
        </w:r>
        <w:r>
          <w:rPr>
            <w:noProof/>
            <w:webHidden/>
          </w:rPr>
          <w:instrText xml:space="preserve"> PAGEREF _Toc197502083 \h </w:instrText>
        </w:r>
        <w:r>
          <w:rPr>
            <w:noProof/>
            <w:webHidden/>
          </w:rPr>
        </w:r>
      </w:ins>
      <w:r>
        <w:rPr>
          <w:noProof/>
          <w:webHidden/>
        </w:rPr>
        <w:fldChar w:fldCharType="separate"/>
      </w:r>
      <w:ins w:id="145" w:author="Maureen Barry" w:date="2025-05-07T09:20:00Z">
        <w:r>
          <w:rPr>
            <w:noProof/>
            <w:webHidden/>
          </w:rPr>
          <w:t>19</w:t>
        </w:r>
        <w:r>
          <w:rPr>
            <w:noProof/>
            <w:webHidden/>
          </w:rPr>
          <w:fldChar w:fldCharType="end"/>
        </w:r>
        <w:r w:rsidRPr="00C20BF8">
          <w:rPr>
            <w:rStyle w:val="Hyperlink"/>
            <w:noProof/>
          </w:rPr>
          <w:fldChar w:fldCharType="end"/>
        </w:r>
      </w:ins>
    </w:p>
    <w:p w14:paraId="5D828DBE" w14:textId="22FFFB25" w:rsidR="002F3602" w:rsidRDefault="002F3602">
      <w:pPr>
        <w:pStyle w:val="TOC3"/>
        <w:tabs>
          <w:tab w:val="left" w:pos="1200"/>
          <w:tab w:val="right" w:leader="dot" w:pos="9019"/>
        </w:tabs>
        <w:rPr>
          <w:ins w:id="146" w:author="Maureen Barry" w:date="2025-05-07T09:20:00Z"/>
          <w:rFonts w:eastAsiaTheme="minorEastAsia" w:cstheme="minorBidi"/>
          <w:i w:val="0"/>
          <w:iCs w:val="0"/>
          <w:noProof/>
          <w:kern w:val="2"/>
          <w:sz w:val="22"/>
          <w:szCs w:val="22"/>
          <w:lang w:val="en-US" w:eastAsia="en-US"/>
          <w14:ligatures w14:val="standardContextual"/>
        </w:rPr>
      </w:pPr>
      <w:ins w:id="14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5.1.1</w:t>
        </w:r>
        <w:r>
          <w:rPr>
            <w:rFonts w:eastAsiaTheme="minorEastAsia" w:cstheme="minorBidi"/>
            <w:i w:val="0"/>
            <w:iCs w:val="0"/>
            <w:noProof/>
            <w:kern w:val="2"/>
            <w:sz w:val="22"/>
            <w:szCs w:val="22"/>
            <w:lang w:val="en-US" w:eastAsia="en-US"/>
            <w14:ligatures w14:val="standardContextual"/>
          </w:rPr>
          <w:tab/>
        </w:r>
        <w:r w:rsidRPr="00C20BF8">
          <w:rPr>
            <w:rStyle w:val="Hyperlink"/>
            <w:noProof/>
          </w:rPr>
          <w:t>O.ADMIN_ROLE</w:t>
        </w:r>
        <w:r>
          <w:rPr>
            <w:noProof/>
            <w:webHidden/>
          </w:rPr>
          <w:tab/>
        </w:r>
        <w:r>
          <w:rPr>
            <w:noProof/>
            <w:webHidden/>
          </w:rPr>
          <w:fldChar w:fldCharType="begin"/>
        </w:r>
        <w:r>
          <w:rPr>
            <w:noProof/>
            <w:webHidden/>
          </w:rPr>
          <w:instrText xml:space="preserve"> PAGEREF _Toc197502084 \h </w:instrText>
        </w:r>
        <w:r>
          <w:rPr>
            <w:noProof/>
            <w:webHidden/>
          </w:rPr>
        </w:r>
      </w:ins>
      <w:r>
        <w:rPr>
          <w:noProof/>
          <w:webHidden/>
        </w:rPr>
        <w:fldChar w:fldCharType="separate"/>
      </w:r>
      <w:ins w:id="148" w:author="Maureen Barry" w:date="2025-05-07T09:20:00Z">
        <w:r>
          <w:rPr>
            <w:noProof/>
            <w:webHidden/>
          </w:rPr>
          <w:t>19</w:t>
        </w:r>
        <w:r>
          <w:rPr>
            <w:noProof/>
            <w:webHidden/>
          </w:rPr>
          <w:fldChar w:fldCharType="end"/>
        </w:r>
        <w:r w:rsidRPr="00C20BF8">
          <w:rPr>
            <w:rStyle w:val="Hyperlink"/>
            <w:noProof/>
          </w:rPr>
          <w:fldChar w:fldCharType="end"/>
        </w:r>
      </w:ins>
    </w:p>
    <w:p w14:paraId="74849D65" w14:textId="2147A993" w:rsidR="002F3602" w:rsidRDefault="002F3602">
      <w:pPr>
        <w:pStyle w:val="TOC3"/>
        <w:tabs>
          <w:tab w:val="left" w:pos="1200"/>
          <w:tab w:val="right" w:leader="dot" w:pos="9019"/>
        </w:tabs>
        <w:rPr>
          <w:ins w:id="149" w:author="Maureen Barry" w:date="2025-05-07T09:20:00Z"/>
          <w:rFonts w:eastAsiaTheme="minorEastAsia" w:cstheme="minorBidi"/>
          <w:i w:val="0"/>
          <w:iCs w:val="0"/>
          <w:noProof/>
          <w:kern w:val="2"/>
          <w:sz w:val="22"/>
          <w:szCs w:val="22"/>
          <w:lang w:val="en-US" w:eastAsia="en-US"/>
          <w14:ligatures w14:val="standardContextual"/>
        </w:rPr>
      </w:pPr>
      <w:ins w:id="15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5.1.2</w:t>
        </w:r>
        <w:r>
          <w:rPr>
            <w:rFonts w:eastAsiaTheme="minorEastAsia" w:cstheme="minorBidi"/>
            <w:i w:val="0"/>
            <w:iCs w:val="0"/>
            <w:noProof/>
            <w:kern w:val="2"/>
            <w:sz w:val="22"/>
            <w:szCs w:val="22"/>
            <w:lang w:val="en-US" w:eastAsia="en-US"/>
            <w14:ligatures w14:val="standardContextual"/>
          </w:rPr>
          <w:tab/>
        </w:r>
        <w:r w:rsidRPr="00C20BF8">
          <w:rPr>
            <w:rStyle w:val="Hyperlink"/>
            <w:noProof/>
          </w:rPr>
          <w:t>O.AUDIT_GENERATION</w:t>
        </w:r>
        <w:r>
          <w:rPr>
            <w:noProof/>
            <w:webHidden/>
          </w:rPr>
          <w:tab/>
        </w:r>
        <w:r>
          <w:rPr>
            <w:noProof/>
            <w:webHidden/>
          </w:rPr>
          <w:fldChar w:fldCharType="begin"/>
        </w:r>
        <w:r>
          <w:rPr>
            <w:noProof/>
            <w:webHidden/>
          </w:rPr>
          <w:instrText xml:space="preserve"> PAGEREF _Toc197502085 \h </w:instrText>
        </w:r>
        <w:r>
          <w:rPr>
            <w:noProof/>
            <w:webHidden/>
          </w:rPr>
        </w:r>
      </w:ins>
      <w:r>
        <w:rPr>
          <w:noProof/>
          <w:webHidden/>
        </w:rPr>
        <w:fldChar w:fldCharType="separate"/>
      </w:r>
      <w:ins w:id="151" w:author="Maureen Barry" w:date="2025-05-07T09:20:00Z">
        <w:r>
          <w:rPr>
            <w:noProof/>
            <w:webHidden/>
          </w:rPr>
          <w:t>19</w:t>
        </w:r>
        <w:r>
          <w:rPr>
            <w:noProof/>
            <w:webHidden/>
          </w:rPr>
          <w:fldChar w:fldCharType="end"/>
        </w:r>
        <w:r w:rsidRPr="00C20BF8">
          <w:rPr>
            <w:rStyle w:val="Hyperlink"/>
            <w:noProof/>
          </w:rPr>
          <w:fldChar w:fldCharType="end"/>
        </w:r>
      </w:ins>
    </w:p>
    <w:p w14:paraId="1E9710B2" w14:textId="0F7DCD5D" w:rsidR="002F3602" w:rsidRDefault="002F3602">
      <w:pPr>
        <w:pStyle w:val="TOC3"/>
        <w:tabs>
          <w:tab w:val="left" w:pos="1200"/>
          <w:tab w:val="right" w:leader="dot" w:pos="9019"/>
        </w:tabs>
        <w:rPr>
          <w:ins w:id="152" w:author="Maureen Barry" w:date="2025-05-07T09:20:00Z"/>
          <w:rFonts w:eastAsiaTheme="minorEastAsia" w:cstheme="minorBidi"/>
          <w:i w:val="0"/>
          <w:iCs w:val="0"/>
          <w:noProof/>
          <w:kern w:val="2"/>
          <w:sz w:val="22"/>
          <w:szCs w:val="22"/>
          <w:lang w:val="en-US" w:eastAsia="en-US"/>
          <w14:ligatures w14:val="standardContextual"/>
        </w:rPr>
      </w:pPr>
      <w:ins w:id="15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5.1.3</w:t>
        </w:r>
        <w:r>
          <w:rPr>
            <w:rFonts w:eastAsiaTheme="minorEastAsia" w:cstheme="minorBidi"/>
            <w:i w:val="0"/>
            <w:iCs w:val="0"/>
            <w:noProof/>
            <w:kern w:val="2"/>
            <w:sz w:val="22"/>
            <w:szCs w:val="22"/>
            <w:lang w:val="en-US" w:eastAsia="en-US"/>
            <w14:ligatures w14:val="standardContextual"/>
          </w:rPr>
          <w:tab/>
        </w:r>
        <w:r w:rsidRPr="00C20BF8">
          <w:rPr>
            <w:rStyle w:val="Hyperlink"/>
            <w:noProof/>
          </w:rPr>
          <w:t>O.DISCRETIONARY_ACCESS</w:t>
        </w:r>
        <w:r>
          <w:rPr>
            <w:noProof/>
            <w:webHidden/>
          </w:rPr>
          <w:tab/>
        </w:r>
        <w:r>
          <w:rPr>
            <w:noProof/>
            <w:webHidden/>
          </w:rPr>
          <w:fldChar w:fldCharType="begin"/>
        </w:r>
        <w:r>
          <w:rPr>
            <w:noProof/>
            <w:webHidden/>
          </w:rPr>
          <w:instrText xml:space="preserve"> PAGEREF _Toc197502086 \h </w:instrText>
        </w:r>
        <w:r>
          <w:rPr>
            <w:noProof/>
            <w:webHidden/>
          </w:rPr>
        </w:r>
      </w:ins>
      <w:r>
        <w:rPr>
          <w:noProof/>
          <w:webHidden/>
        </w:rPr>
        <w:fldChar w:fldCharType="separate"/>
      </w:r>
      <w:ins w:id="154" w:author="Maureen Barry" w:date="2025-05-07T09:20:00Z">
        <w:r>
          <w:rPr>
            <w:noProof/>
            <w:webHidden/>
          </w:rPr>
          <w:t>19</w:t>
        </w:r>
        <w:r>
          <w:rPr>
            <w:noProof/>
            <w:webHidden/>
          </w:rPr>
          <w:fldChar w:fldCharType="end"/>
        </w:r>
        <w:r w:rsidRPr="00C20BF8">
          <w:rPr>
            <w:rStyle w:val="Hyperlink"/>
            <w:noProof/>
          </w:rPr>
          <w:fldChar w:fldCharType="end"/>
        </w:r>
      </w:ins>
    </w:p>
    <w:p w14:paraId="246850CF" w14:textId="2B5F4A82" w:rsidR="002F3602" w:rsidRDefault="002F3602">
      <w:pPr>
        <w:pStyle w:val="TOC3"/>
        <w:tabs>
          <w:tab w:val="left" w:pos="1200"/>
          <w:tab w:val="right" w:leader="dot" w:pos="9019"/>
        </w:tabs>
        <w:rPr>
          <w:ins w:id="155" w:author="Maureen Barry" w:date="2025-05-07T09:20:00Z"/>
          <w:rFonts w:eastAsiaTheme="minorEastAsia" w:cstheme="minorBidi"/>
          <w:i w:val="0"/>
          <w:iCs w:val="0"/>
          <w:noProof/>
          <w:kern w:val="2"/>
          <w:sz w:val="22"/>
          <w:szCs w:val="22"/>
          <w:lang w:val="en-US" w:eastAsia="en-US"/>
          <w14:ligatures w14:val="standardContextual"/>
        </w:rPr>
      </w:pPr>
      <w:ins w:id="15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5.1.4</w:t>
        </w:r>
        <w:r>
          <w:rPr>
            <w:rFonts w:eastAsiaTheme="minorEastAsia" w:cstheme="minorBidi"/>
            <w:i w:val="0"/>
            <w:iCs w:val="0"/>
            <w:noProof/>
            <w:kern w:val="2"/>
            <w:sz w:val="22"/>
            <w:szCs w:val="22"/>
            <w:lang w:val="en-US" w:eastAsia="en-US"/>
            <w14:ligatures w14:val="standardContextual"/>
          </w:rPr>
          <w:tab/>
        </w:r>
        <w:r w:rsidRPr="00C20BF8">
          <w:rPr>
            <w:rStyle w:val="Hyperlink"/>
            <w:noProof/>
          </w:rPr>
          <w:t>O.I&amp;A</w:t>
        </w:r>
        <w:r>
          <w:rPr>
            <w:noProof/>
            <w:webHidden/>
          </w:rPr>
          <w:tab/>
        </w:r>
        <w:r>
          <w:rPr>
            <w:noProof/>
            <w:webHidden/>
          </w:rPr>
          <w:fldChar w:fldCharType="begin"/>
        </w:r>
        <w:r>
          <w:rPr>
            <w:noProof/>
            <w:webHidden/>
          </w:rPr>
          <w:instrText xml:space="preserve"> PAGEREF _Toc197502087 \h </w:instrText>
        </w:r>
        <w:r>
          <w:rPr>
            <w:noProof/>
            <w:webHidden/>
          </w:rPr>
        </w:r>
      </w:ins>
      <w:r>
        <w:rPr>
          <w:noProof/>
          <w:webHidden/>
        </w:rPr>
        <w:fldChar w:fldCharType="separate"/>
      </w:r>
      <w:ins w:id="157" w:author="Maureen Barry" w:date="2025-05-07T09:20:00Z">
        <w:r>
          <w:rPr>
            <w:noProof/>
            <w:webHidden/>
          </w:rPr>
          <w:t>19</w:t>
        </w:r>
        <w:r>
          <w:rPr>
            <w:noProof/>
            <w:webHidden/>
          </w:rPr>
          <w:fldChar w:fldCharType="end"/>
        </w:r>
        <w:r w:rsidRPr="00C20BF8">
          <w:rPr>
            <w:rStyle w:val="Hyperlink"/>
            <w:noProof/>
          </w:rPr>
          <w:fldChar w:fldCharType="end"/>
        </w:r>
      </w:ins>
    </w:p>
    <w:p w14:paraId="50F0EE5D" w14:textId="45B94F41" w:rsidR="002F3602" w:rsidRDefault="002F3602">
      <w:pPr>
        <w:pStyle w:val="TOC3"/>
        <w:tabs>
          <w:tab w:val="left" w:pos="1200"/>
          <w:tab w:val="right" w:leader="dot" w:pos="9019"/>
        </w:tabs>
        <w:rPr>
          <w:ins w:id="158" w:author="Maureen Barry" w:date="2025-05-07T09:20:00Z"/>
          <w:rFonts w:eastAsiaTheme="minorEastAsia" w:cstheme="minorBidi"/>
          <w:i w:val="0"/>
          <w:iCs w:val="0"/>
          <w:noProof/>
          <w:kern w:val="2"/>
          <w:sz w:val="22"/>
          <w:szCs w:val="22"/>
          <w:lang w:val="en-US" w:eastAsia="en-US"/>
          <w14:ligatures w14:val="standardContextual"/>
        </w:rPr>
      </w:pPr>
      <w:ins w:id="15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5.1.5</w:t>
        </w:r>
        <w:r>
          <w:rPr>
            <w:rFonts w:eastAsiaTheme="minorEastAsia" w:cstheme="minorBidi"/>
            <w:i w:val="0"/>
            <w:iCs w:val="0"/>
            <w:noProof/>
            <w:kern w:val="2"/>
            <w:sz w:val="22"/>
            <w:szCs w:val="22"/>
            <w:lang w:val="en-US" w:eastAsia="en-US"/>
            <w14:ligatures w14:val="standardContextual"/>
          </w:rPr>
          <w:tab/>
        </w:r>
        <w:r w:rsidRPr="00C20BF8">
          <w:rPr>
            <w:rStyle w:val="Hyperlink"/>
            <w:noProof/>
          </w:rPr>
          <w:t>O.MANAGE</w:t>
        </w:r>
        <w:r>
          <w:rPr>
            <w:noProof/>
            <w:webHidden/>
          </w:rPr>
          <w:tab/>
        </w:r>
        <w:r>
          <w:rPr>
            <w:noProof/>
            <w:webHidden/>
          </w:rPr>
          <w:fldChar w:fldCharType="begin"/>
        </w:r>
        <w:r>
          <w:rPr>
            <w:noProof/>
            <w:webHidden/>
          </w:rPr>
          <w:instrText xml:space="preserve"> PAGEREF _Toc197502088 \h </w:instrText>
        </w:r>
        <w:r>
          <w:rPr>
            <w:noProof/>
            <w:webHidden/>
          </w:rPr>
        </w:r>
      </w:ins>
      <w:r>
        <w:rPr>
          <w:noProof/>
          <w:webHidden/>
        </w:rPr>
        <w:fldChar w:fldCharType="separate"/>
      </w:r>
      <w:ins w:id="160" w:author="Maureen Barry" w:date="2025-05-07T09:20:00Z">
        <w:r>
          <w:rPr>
            <w:noProof/>
            <w:webHidden/>
          </w:rPr>
          <w:t>19</w:t>
        </w:r>
        <w:r>
          <w:rPr>
            <w:noProof/>
            <w:webHidden/>
          </w:rPr>
          <w:fldChar w:fldCharType="end"/>
        </w:r>
        <w:r w:rsidRPr="00C20BF8">
          <w:rPr>
            <w:rStyle w:val="Hyperlink"/>
            <w:noProof/>
          </w:rPr>
          <w:fldChar w:fldCharType="end"/>
        </w:r>
      </w:ins>
    </w:p>
    <w:p w14:paraId="45F54578" w14:textId="31D0627B" w:rsidR="002F3602" w:rsidRDefault="002F3602">
      <w:pPr>
        <w:pStyle w:val="TOC3"/>
        <w:tabs>
          <w:tab w:val="left" w:pos="1200"/>
          <w:tab w:val="right" w:leader="dot" w:pos="9019"/>
        </w:tabs>
        <w:rPr>
          <w:ins w:id="161" w:author="Maureen Barry" w:date="2025-05-07T09:20:00Z"/>
          <w:rFonts w:eastAsiaTheme="minorEastAsia" w:cstheme="minorBidi"/>
          <w:i w:val="0"/>
          <w:iCs w:val="0"/>
          <w:noProof/>
          <w:kern w:val="2"/>
          <w:sz w:val="22"/>
          <w:szCs w:val="22"/>
          <w:lang w:val="en-US" w:eastAsia="en-US"/>
          <w14:ligatures w14:val="standardContextual"/>
        </w:rPr>
      </w:pPr>
      <w:ins w:id="16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"_Toc197502089"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5.1.6</w:t>
        </w:r>
        <w:r>
          <w:rPr>
            <w:rFonts w:eastAsiaTheme="minorEastAsia" w:cstheme="minorBidi"/>
            <w:i w:val="0"/>
            <w:iCs w:val="0"/>
            <w:noProof/>
            <w:kern w:val="2"/>
            <w:sz w:val="22"/>
            <w:szCs w:val="22"/>
            <w:lang w:val="en-US" w:eastAsia="en-US"/>
            <w14:ligatures w14:val="standardContextual"/>
          </w:rPr>
          <w:tab/>
        </w:r>
        <w:r w:rsidRPr="00C20BF8">
          <w:rPr>
            <w:rStyle w:val="Hyperlink"/>
            <w:noProof/>
          </w:rPr>
          <w:t>O.RESIDUAL_INFORMATION</w:t>
        </w:r>
        <w:r>
          <w:rPr>
            <w:noProof/>
            <w:webHidden/>
          </w:rPr>
          <w:tab/>
        </w:r>
        <w:r>
          <w:rPr>
            <w:noProof/>
            <w:webHidden/>
          </w:rPr>
          <w:fldChar w:fldCharType="begin"/>
        </w:r>
        <w:r>
          <w:rPr>
            <w:noProof/>
            <w:webHidden/>
          </w:rPr>
          <w:instrText xml:space="preserve"> PAGEREF _Toc197502089 \h </w:instrText>
        </w:r>
        <w:r>
          <w:rPr>
            <w:noProof/>
            <w:webHidden/>
          </w:rPr>
        </w:r>
      </w:ins>
      <w:r>
        <w:rPr>
          <w:noProof/>
          <w:webHidden/>
        </w:rPr>
        <w:fldChar w:fldCharType="separate"/>
      </w:r>
      <w:ins w:id="163" w:author="Maureen Barry" w:date="2025-05-07T09:20:00Z">
        <w:r>
          <w:rPr>
            <w:noProof/>
            <w:webHidden/>
          </w:rPr>
          <w:t>19</w:t>
        </w:r>
        <w:r>
          <w:rPr>
            <w:noProof/>
            <w:webHidden/>
          </w:rPr>
          <w:fldChar w:fldCharType="end"/>
        </w:r>
        <w:r w:rsidRPr="00C20BF8">
          <w:rPr>
            <w:rStyle w:val="Hyperlink"/>
            <w:noProof/>
          </w:rPr>
          <w:fldChar w:fldCharType="end"/>
        </w:r>
      </w:ins>
    </w:p>
    <w:p w14:paraId="6D76E4B5" w14:textId="4877AFB1" w:rsidR="002F3602" w:rsidRDefault="002F3602">
      <w:pPr>
        <w:pStyle w:val="TOC3"/>
        <w:tabs>
          <w:tab w:val="left" w:pos="1200"/>
          <w:tab w:val="right" w:leader="dot" w:pos="9019"/>
        </w:tabs>
        <w:rPr>
          <w:ins w:id="164" w:author="Maureen Barry" w:date="2025-05-07T09:20:00Z"/>
          <w:rFonts w:eastAsiaTheme="minorEastAsia" w:cstheme="minorBidi"/>
          <w:i w:val="0"/>
          <w:iCs w:val="0"/>
          <w:noProof/>
          <w:kern w:val="2"/>
          <w:sz w:val="22"/>
          <w:szCs w:val="22"/>
          <w:lang w:val="en-US" w:eastAsia="en-US"/>
          <w14:ligatures w14:val="standardContextual"/>
        </w:rPr>
      </w:pPr>
      <w:ins w:id="16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5.1.7</w:t>
        </w:r>
        <w:r>
          <w:rPr>
            <w:rFonts w:eastAsiaTheme="minorEastAsia" w:cstheme="minorBidi"/>
            <w:i w:val="0"/>
            <w:iCs w:val="0"/>
            <w:noProof/>
            <w:kern w:val="2"/>
            <w:sz w:val="22"/>
            <w:szCs w:val="22"/>
            <w:lang w:val="en-US" w:eastAsia="en-US"/>
            <w14:ligatures w14:val="standardContextual"/>
          </w:rPr>
          <w:tab/>
        </w:r>
        <w:r w:rsidRPr="00C20BF8">
          <w:rPr>
            <w:rStyle w:val="Hyperlink"/>
            <w:noProof/>
          </w:rPr>
          <w:t>O.TOE_ACCESS</w:t>
        </w:r>
        <w:r>
          <w:rPr>
            <w:noProof/>
            <w:webHidden/>
          </w:rPr>
          <w:tab/>
        </w:r>
        <w:r>
          <w:rPr>
            <w:noProof/>
            <w:webHidden/>
          </w:rPr>
          <w:fldChar w:fldCharType="begin"/>
        </w:r>
        <w:r>
          <w:rPr>
            <w:noProof/>
            <w:webHidden/>
          </w:rPr>
          <w:instrText xml:space="preserve"> PAGEREF _Toc197502090 \h </w:instrText>
        </w:r>
        <w:r>
          <w:rPr>
            <w:noProof/>
            <w:webHidden/>
          </w:rPr>
        </w:r>
      </w:ins>
      <w:r>
        <w:rPr>
          <w:noProof/>
          <w:webHidden/>
        </w:rPr>
        <w:fldChar w:fldCharType="separate"/>
      </w:r>
      <w:ins w:id="166" w:author="Maureen Barry" w:date="2025-05-07T09:20:00Z">
        <w:r>
          <w:rPr>
            <w:noProof/>
            <w:webHidden/>
          </w:rPr>
          <w:t>19</w:t>
        </w:r>
        <w:r>
          <w:rPr>
            <w:noProof/>
            <w:webHidden/>
          </w:rPr>
          <w:fldChar w:fldCharType="end"/>
        </w:r>
        <w:r w:rsidRPr="00C20BF8">
          <w:rPr>
            <w:rStyle w:val="Hyperlink"/>
            <w:noProof/>
          </w:rPr>
          <w:fldChar w:fldCharType="end"/>
        </w:r>
      </w:ins>
    </w:p>
    <w:p w14:paraId="0530E4F9" w14:textId="05737327" w:rsidR="002F3602" w:rsidRDefault="002F3602">
      <w:pPr>
        <w:pStyle w:val="TOC2"/>
        <w:tabs>
          <w:tab w:val="left" w:pos="720"/>
          <w:tab w:val="right" w:leader="dot" w:pos="9019"/>
        </w:tabs>
        <w:rPr>
          <w:ins w:id="167" w:author="Maureen Barry" w:date="2025-05-07T09:20:00Z"/>
          <w:rFonts w:eastAsiaTheme="minorEastAsia" w:cstheme="minorBidi"/>
          <w:smallCaps w:val="0"/>
          <w:noProof/>
          <w:kern w:val="2"/>
          <w:sz w:val="22"/>
          <w:szCs w:val="22"/>
          <w:lang w:val="en-US" w:eastAsia="en-US"/>
          <w14:ligatures w14:val="standardContextual"/>
        </w:rPr>
      </w:pPr>
      <w:ins w:id="16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5.2</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Security Objectives for the Operational Environment</w:t>
        </w:r>
        <w:r>
          <w:rPr>
            <w:noProof/>
            <w:webHidden/>
          </w:rPr>
          <w:tab/>
        </w:r>
        <w:r>
          <w:rPr>
            <w:noProof/>
            <w:webHidden/>
          </w:rPr>
          <w:fldChar w:fldCharType="begin"/>
        </w:r>
        <w:r>
          <w:rPr>
            <w:noProof/>
            <w:webHidden/>
          </w:rPr>
          <w:instrText xml:space="preserve"> PAGEREF _Toc197502091 \h </w:instrText>
        </w:r>
        <w:r>
          <w:rPr>
            <w:noProof/>
            <w:webHidden/>
          </w:rPr>
        </w:r>
      </w:ins>
      <w:r>
        <w:rPr>
          <w:noProof/>
          <w:webHidden/>
        </w:rPr>
        <w:fldChar w:fldCharType="separate"/>
      </w:r>
      <w:ins w:id="169" w:author="Maureen Barry" w:date="2025-05-07T09:20:00Z">
        <w:r>
          <w:rPr>
            <w:noProof/>
            <w:webHidden/>
          </w:rPr>
          <w:t>20</w:t>
        </w:r>
        <w:r>
          <w:rPr>
            <w:noProof/>
            <w:webHidden/>
          </w:rPr>
          <w:fldChar w:fldCharType="end"/>
        </w:r>
        <w:r w:rsidRPr="00C20BF8">
          <w:rPr>
            <w:rStyle w:val="Hyperlink"/>
            <w:noProof/>
          </w:rPr>
          <w:fldChar w:fldCharType="end"/>
        </w:r>
      </w:ins>
    </w:p>
    <w:p w14:paraId="3FCCE99E" w14:textId="7174AB5E" w:rsidR="002F3602" w:rsidRDefault="002F3602">
      <w:pPr>
        <w:pStyle w:val="TOC3"/>
        <w:tabs>
          <w:tab w:val="left" w:pos="1200"/>
          <w:tab w:val="right" w:leader="dot" w:pos="9019"/>
        </w:tabs>
        <w:rPr>
          <w:ins w:id="170" w:author="Maureen Barry" w:date="2025-05-07T09:20:00Z"/>
          <w:rFonts w:eastAsiaTheme="minorEastAsia" w:cstheme="minorBidi"/>
          <w:i w:val="0"/>
          <w:iCs w:val="0"/>
          <w:noProof/>
          <w:kern w:val="2"/>
          <w:sz w:val="22"/>
          <w:szCs w:val="22"/>
          <w:lang w:val="en-US" w:eastAsia="en-US"/>
          <w14:ligatures w14:val="standardContextual"/>
        </w:rPr>
      </w:pPr>
      <w:ins w:id="17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5.2.1</w:t>
        </w:r>
        <w:r>
          <w:rPr>
            <w:rFonts w:eastAsiaTheme="minorEastAsia" w:cstheme="minorBidi"/>
            <w:i w:val="0"/>
            <w:iCs w:val="0"/>
            <w:noProof/>
            <w:kern w:val="2"/>
            <w:sz w:val="22"/>
            <w:szCs w:val="22"/>
            <w:lang w:val="en-US" w:eastAsia="en-US"/>
            <w14:ligatures w14:val="standardContextual"/>
          </w:rPr>
          <w:tab/>
        </w:r>
        <w:r w:rsidRPr="00C20BF8">
          <w:rPr>
            <w:rStyle w:val="Hyperlink"/>
            <w:noProof/>
            <w:lang w:val="en-US"/>
          </w:rPr>
          <w:t>OE.ADMIN</w:t>
        </w:r>
        <w:r>
          <w:rPr>
            <w:noProof/>
            <w:webHidden/>
          </w:rPr>
          <w:tab/>
        </w:r>
        <w:r>
          <w:rPr>
            <w:noProof/>
            <w:webHidden/>
          </w:rPr>
          <w:fldChar w:fldCharType="begin"/>
        </w:r>
        <w:r>
          <w:rPr>
            <w:noProof/>
            <w:webHidden/>
          </w:rPr>
          <w:instrText xml:space="preserve"> PAGEREF _Toc197502092 \h </w:instrText>
        </w:r>
        <w:r>
          <w:rPr>
            <w:noProof/>
            <w:webHidden/>
          </w:rPr>
        </w:r>
      </w:ins>
      <w:r>
        <w:rPr>
          <w:noProof/>
          <w:webHidden/>
        </w:rPr>
        <w:fldChar w:fldCharType="separate"/>
      </w:r>
      <w:ins w:id="172" w:author="Maureen Barry" w:date="2025-05-07T09:20:00Z">
        <w:r>
          <w:rPr>
            <w:noProof/>
            <w:webHidden/>
          </w:rPr>
          <w:t>20</w:t>
        </w:r>
        <w:r>
          <w:rPr>
            <w:noProof/>
            <w:webHidden/>
          </w:rPr>
          <w:fldChar w:fldCharType="end"/>
        </w:r>
        <w:r w:rsidRPr="00C20BF8">
          <w:rPr>
            <w:rStyle w:val="Hyperlink"/>
            <w:noProof/>
          </w:rPr>
          <w:fldChar w:fldCharType="end"/>
        </w:r>
      </w:ins>
    </w:p>
    <w:p w14:paraId="332B1EFA" w14:textId="5D051AE6" w:rsidR="002F3602" w:rsidRDefault="002F3602">
      <w:pPr>
        <w:pStyle w:val="TOC3"/>
        <w:tabs>
          <w:tab w:val="left" w:pos="1200"/>
          <w:tab w:val="right" w:leader="dot" w:pos="9019"/>
        </w:tabs>
        <w:rPr>
          <w:ins w:id="173" w:author="Maureen Barry" w:date="2025-05-07T09:20:00Z"/>
          <w:rFonts w:eastAsiaTheme="minorEastAsia" w:cstheme="minorBidi"/>
          <w:i w:val="0"/>
          <w:iCs w:val="0"/>
          <w:noProof/>
          <w:kern w:val="2"/>
          <w:sz w:val="22"/>
          <w:szCs w:val="22"/>
          <w:lang w:val="en-US" w:eastAsia="en-US"/>
          <w14:ligatures w14:val="standardContextual"/>
        </w:rPr>
      </w:pPr>
      <w:ins w:id="17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5.2.2</w:t>
        </w:r>
        <w:r>
          <w:rPr>
            <w:rFonts w:eastAsiaTheme="minorEastAsia" w:cstheme="minorBidi"/>
            <w:i w:val="0"/>
            <w:iCs w:val="0"/>
            <w:noProof/>
            <w:kern w:val="2"/>
            <w:sz w:val="22"/>
            <w:szCs w:val="22"/>
            <w:lang w:val="en-US" w:eastAsia="en-US"/>
            <w14:ligatures w14:val="standardContextual"/>
          </w:rPr>
          <w:tab/>
        </w:r>
        <w:r w:rsidRPr="00C20BF8">
          <w:rPr>
            <w:rStyle w:val="Hyperlink"/>
            <w:noProof/>
            <w:lang w:val="en-US"/>
          </w:rPr>
          <w:t>OE.INFO_PROTECT</w:t>
        </w:r>
        <w:r>
          <w:rPr>
            <w:noProof/>
            <w:webHidden/>
          </w:rPr>
          <w:tab/>
        </w:r>
        <w:r>
          <w:rPr>
            <w:noProof/>
            <w:webHidden/>
          </w:rPr>
          <w:fldChar w:fldCharType="begin"/>
        </w:r>
        <w:r>
          <w:rPr>
            <w:noProof/>
            <w:webHidden/>
          </w:rPr>
          <w:instrText xml:space="preserve"> PAGEREF _Toc197502093 \h </w:instrText>
        </w:r>
        <w:r>
          <w:rPr>
            <w:noProof/>
            <w:webHidden/>
          </w:rPr>
        </w:r>
      </w:ins>
      <w:r>
        <w:rPr>
          <w:noProof/>
          <w:webHidden/>
        </w:rPr>
        <w:fldChar w:fldCharType="separate"/>
      </w:r>
      <w:ins w:id="175" w:author="Maureen Barry" w:date="2025-05-07T09:20:00Z">
        <w:r>
          <w:rPr>
            <w:noProof/>
            <w:webHidden/>
          </w:rPr>
          <w:t>20</w:t>
        </w:r>
        <w:r>
          <w:rPr>
            <w:noProof/>
            <w:webHidden/>
          </w:rPr>
          <w:fldChar w:fldCharType="end"/>
        </w:r>
        <w:r w:rsidRPr="00C20BF8">
          <w:rPr>
            <w:rStyle w:val="Hyperlink"/>
            <w:noProof/>
          </w:rPr>
          <w:fldChar w:fldCharType="end"/>
        </w:r>
      </w:ins>
    </w:p>
    <w:p w14:paraId="185028BA" w14:textId="4880BDA7" w:rsidR="002F3602" w:rsidRDefault="002F3602">
      <w:pPr>
        <w:pStyle w:val="TOC3"/>
        <w:tabs>
          <w:tab w:val="left" w:pos="1200"/>
          <w:tab w:val="right" w:leader="dot" w:pos="9019"/>
        </w:tabs>
        <w:rPr>
          <w:ins w:id="176" w:author="Maureen Barry" w:date="2025-05-07T09:20:00Z"/>
          <w:rFonts w:eastAsiaTheme="minorEastAsia" w:cstheme="minorBidi"/>
          <w:i w:val="0"/>
          <w:iCs w:val="0"/>
          <w:noProof/>
          <w:kern w:val="2"/>
          <w:sz w:val="22"/>
          <w:szCs w:val="22"/>
          <w:lang w:val="en-US" w:eastAsia="en-US"/>
          <w14:ligatures w14:val="standardContextual"/>
        </w:rPr>
      </w:pPr>
      <w:ins w:id="17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5.2.3</w:t>
        </w:r>
        <w:r>
          <w:rPr>
            <w:rFonts w:eastAsiaTheme="minorEastAsia" w:cstheme="minorBidi"/>
            <w:i w:val="0"/>
            <w:iCs w:val="0"/>
            <w:noProof/>
            <w:kern w:val="2"/>
            <w:sz w:val="22"/>
            <w:szCs w:val="22"/>
            <w:lang w:val="en-US" w:eastAsia="en-US"/>
            <w14:ligatures w14:val="standardContextual"/>
          </w:rPr>
          <w:tab/>
        </w:r>
        <w:r w:rsidRPr="00C20BF8">
          <w:rPr>
            <w:rStyle w:val="Hyperlink"/>
            <w:noProof/>
            <w:lang w:val="en-US"/>
          </w:rPr>
          <w:t>OE.NO_GENERAL_ PURPOSE</w:t>
        </w:r>
        <w:r>
          <w:rPr>
            <w:noProof/>
            <w:webHidden/>
          </w:rPr>
          <w:tab/>
        </w:r>
        <w:r>
          <w:rPr>
            <w:noProof/>
            <w:webHidden/>
          </w:rPr>
          <w:fldChar w:fldCharType="begin"/>
        </w:r>
        <w:r>
          <w:rPr>
            <w:noProof/>
            <w:webHidden/>
          </w:rPr>
          <w:instrText xml:space="preserve"> PAGEREF _Toc197502094 \h </w:instrText>
        </w:r>
        <w:r>
          <w:rPr>
            <w:noProof/>
            <w:webHidden/>
          </w:rPr>
        </w:r>
      </w:ins>
      <w:r>
        <w:rPr>
          <w:noProof/>
          <w:webHidden/>
        </w:rPr>
        <w:fldChar w:fldCharType="separate"/>
      </w:r>
      <w:ins w:id="178" w:author="Maureen Barry" w:date="2025-05-07T09:20:00Z">
        <w:r>
          <w:rPr>
            <w:noProof/>
            <w:webHidden/>
          </w:rPr>
          <w:t>20</w:t>
        </w:r>
        <w:r>
          <w:rPr>
            <w:noProof/>
            <w:webHidden/>
          </w:rPr>
          <w:fldChar w:fldCharType="end"/>
        </w:r>
        <w:r w:rsidRPr="00C20BF8">
          <w:rPr>
            <w:rStyle w:val="Hyperlink"/>
            <w:noProof/>
          </w:rPr>
          <w:fldChar w:fldCharType="end"/>
        </w:r>
      </w:ins>
    </w:p>
    <w:p w14:paraId="56371B1F" w14:textId="3E7FDC3C" w:rsidR="002F3602" w:rsidRDefault="002F3602">
      <w:pPr>
        <w:pStyle w:val="TOC3"/>
        <w:tabs>
          <w:tab w:val="left" w:pos="1200"/>
          <w:tab w:val="right" w:leader="dot" w:pos="9019"/>
        </w:tabs>
        <w:rPr>
          <w:ins w:id="179" w:author="Maureen Barry" w:date="2025-05-07T09:20:00Z"/>
          <w:rFonts w:eastAsiaTheme="minorEastAsia" w:cstheme="minorBidi"/>
          <w:i w:val="0"/>
          <w:iCs w:val="0"/>
          <w:noProof/>
          <w:kern w:val="2"/>
          <w:sz w:val="22"/>
          <w:szCs w:val="22"/>
          <w:lang w:val="en-US" w:eastAsia="en-US"/>
          <w14:ligatures w14:val="standardContextual"/>
        </w:rPr>
      </w:pPr>
      <w:ins w:id="18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5.2.4</w:t>
        </w:r>
        <w:r>
          <w:rPr>
            <w:rFonts w:eastAsiaTheme="minorEastAsia" w:cstheme="minorBidi"/>
            <w:i w:val="0"/>
            <w:iCs w:val="0"/>
            <w:noProof/>
            <w:kern w:val="2"/>
            <w:sz w:val="22"/>
            <w:szCs w:val="22"/>
            <w:lang w:val="en-US" w:eastAsia="en-US"/>
            <w14:ligatures w14:val="standardContextual"/>
          </w:rPr>
          <w:tab/>
        </w:r>
        <w:r w:rsidRPr="00C20BF8">
          <w:rPr>
            <w:rStyle w:val="Hyperlink"/>
            <w:noProof/>
            <w:lang w:val="en-US"/>
          </w:rPr>
          <w:t>OE.PHYSICAL</w:t>
        </w:r>
        <w:r>
          <w:rPr>
            <w:noProof/>
            <w:webHidden/>
          </w:rPr>
          <w:tab/>
        </w:r>
        <w:r>
          <w:rPr>
            <w:noProof/>
            <w:webHidden/>
          </w:rPr>
          <w:fldChar w:fldCharType="begin"/>
        </w:r>
        <w:r>
          <w:rPr>
            <w:noProof/>
            <w:webHidden/>
          </w:rPr>
          <w:instrText xml:space="preserve"> PAGEREF _Toc197502095 \h </w:instrText>
        </w:r>
        <w:r>
          <w:rPr>
            <w:noProof/>
            <w:webHidden/>
          </w:rPr>
        </w:r>
      </w:ins>
      <w:r>
        <w:rPr>
          <w:noProof/>
          <w:webHidden/>
        </w:rPr>
        <w:fldChar w:fldCharType="separate"/>
      </w:r>
      <w:ins w:id="181" w:author="Maureen Barry" w:date="2025-05-07T09:20:00Z">
        <w:r>
          <w:rPr>
            <w:noProof/>
            <w:webHidden/>
          </w:rPr>
          <w:t>20</w:t>
        </w:r>
        <w:r>
          <w:rPr>
            <w:noProof/>
            <w:webHidden/>
          </w:rPr>
          <w:fldChar w:fldCharType="end"/>
        </w:r>
        <w:r w:rsidRPr="00C20BF8">
          <w:rPr>
            <w:rStyle w:val="Hyperlink"/>
            <w:noProof/>
          </w:rPr>
          <w:fldChar w:fldCharType="end"/>
        </w:r>
      </w:ins>
    </w:p>
    <w:p w14:paraId="1B184CE8" w14:textId="2645C94C" w:rsidR="002F3602" w:rsidRDefault="002F3602">
      <w:pPr>
        <w:pStyle w:val="TOC2"/>
        <w:tabs>
          <w:tab w:val="left" w:pos="720"/>
          <w:tab w:val="right" w:leader="dot" w:pos="9019"/>
        </w:tabs>
        <w:rPr>
          <w:ins w:id="182" w:author="Maureen Barry" w:date="2025-05-07T09:20:00Z"/>
          <w:rFonts w:eastAsiaTheme="minorEastAsia" w:cstheme="minorBidi"/>
          <w:smallCaps w:val="0"/>
          <w:noProof/>
          <w:kern w:val="2"/>
          <w:sz w:val="22"/>
          <w:szCs w:val="22"/>
          <w:lang w:val="en-US" w:eastAsia="en-US"/>
          <w14:ligatures w14:val="standardContextual"/>
        </w:rPr>
      </w:pPr>
      <w:ins w:id="183" w:author="Maureen Barry" w:date="2025-05-07T09:20:00Z">
        <w:r w:rsidRPr="00C20BF8">
          <w:rPr>
            <w:rStyle w:val="Hyperlink"/>
            <w:noProof/>
          </w:rPr>
          <w:lastRenderedPageBreak/>
          <w:fldChar w:fldCharType="begin"/>
        </w:r>
        <w:r w:rsidRPr="00C20BF8">
          <w:rPr>
            <w:rStyle w:val="Hyperlink"/>
            <w:noProof/>
          </w:rPr>
          <w:instrText xml:space="preserve"> </w:instrText>
        </w:r>
        <w:r>
          <w:rPr>
            <w:noProof/>
          </w:rPr>
          <w:instrText>HYPERLINK \l "_Toc197502096"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5.3</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Security Objectives for the Operational IT Environment</w:t>
        </w:r>
        <w:r>
          <w:rPr>
            <w:noProof/>
            <w:webHidden/>
          </w:rPr>
          <w:tab/>
        </w:r>
        <w:r>
          <w:rPr>
            <w:noProof/>
            <w:webHidden/>
          </w:rPr>
          <w:fldChar w:fldCharType="begin"/>
        </w:r>
        <w:r>
          <w:rPr>
            <w:noProof/>
            <w:webHidden/>
          </w:rPr>
          <w:instrText xml:space="preserve"> PAGEREF _Toc197502096 \h </w:instrText>
        </w:r>
        <w:r>
          <w:rPr>
            <w:noProof/>
            <w:webHidden/>
          </w:rPr>
        </w:r>
      </w:ins>
      <w:r>
        <w:rPr>
          <w:noProof/>
          <w:webHidden/>
        </w:rPr>
        <w:fldChar w:fldCharType="separate"/>
      </w:r>
      <w:ins w:id="184" w:author="Maureen Barry" w:date="2025-05-07T09:20:00Z">
        <w:r>
          <w:rPr>
            <w:noProof/>
            <w:webHidden/>
          </w:rPr>
          <w:t>20</w:t>
        </w:r>
        <w:r>
          <w:rPr>
            <w:noProof/>
            <w:webHidden/>
          </w:rPr>
          <w:fldChar w:fldCharType="end"/>
        </w:r>
        <w:r w:rsidRPr="00C20BF8">
          <w:rPr>
            <w:rStyle w:val="Hyperlink"/>
            <w:noProof/>
          </w:rPr>
          <w:fldChar w:fldCharType="end"/>
        </w:r>
      </w:ins>
    </w:p>
    <w:p w14:paraId="0E4B0F31" w14:textId="497F2F4E" w:rsidR="002F3602" w:rsidRDefault="002F3602">
      <w:pPr>
        <w:pStyle w:val="TOC3"/>
        <w:tabs>
          <w:tab w:val="left" w:pos="1200"/>
          <w:tab w:val="right" w:leader="dot" w:pos="9019"/>
        </w:tabs>
        <w:rPr>
          <w:ins w:id="185" w:author="Maureen Barry" w:date="2025-05-07T09:20:00Z"/>
          <w:rFonts w:eastAsiaTheme="minorEastAsia" w:cstheme="minorBidi"/>
          <w:i w:val="0"/>
          <w:iCs w:val="0"/>
          <w:noProof/>
          <w:kern w:val="2"/>
          <w:sz w:val="22"/>
          <w:szCs w:val="22"/>
          <w:lang w:val="en-US" w:eastAsia="en-US"/>
          <w14:ligatures w14:val="standardContextual"/>
        </w:rPr>
      </w:pPr>
      <w:ins w:id="18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5.3.1</w:t>
        </w:r>
        <w:r>
          <w:rPr>
            <w:rFonts w:eastAsiaTheme="minorEastAsia" w:cstheme="minorBidi"/>
            <w:i w:val="0"/>
            <w:iCs w:val="0"/>
            <w:noProof/>
            <w:kern w:val="2"/>
            <w:sz w:val="22"/>
            <w:szCs w:val="22"/>
            <w:lang w:val="en-US" w:eastAsia="en-US"/>
            <w14:ligatures w14:val="standardContextual"/>
          </w:rPr>
          <w:tab/>
        </w:r>
        <w:r w:rsidRPr="00C20BF8">
          <w:rPr>
            <w:rStyle w:val="Hyperlink"/>
            <w:noProof/>
            <w:lang w:val="en-US"/>
          </w:rPr>
          <w:t>OE.IT_I&amp;A</w:t>
        </w:r>
        <w:r>
          <w:rPr>
            <w:noProof/>
            <w:webHidden/>
          </w:rPr>
          <w:tab/>
        </w:r>
        <w:r>
          <w:rPr>
            <w:noProof/>
            <w:webHidden/>
          </w:rPr>
          <w:fldChar w:fldCharType="begin"/>
        </w:r>
        <w:r>
          <w:rPr>
            <w:noProof/>
            <w:webHidden/>
          </w:rPr>
          <w:instrText xml:space="preserve"> PAGEREF _Toc197502097 \h </w:instrText>
        </w:r>
        <w:r>
          <w:rPr>
            <w:noProof/>
            <w:webHidden/>
          </w:rPr>
        </w:r>
      </w:ins>
      <w:r>
        <w:rPr>
          <w:noProof/>
          <w:webHidden/>
        </w:rPr>
        <w:fldChar w:fldCharType="separate"/>
      </w:r>
      <w:ins w:id="187" w:author="Maureen Barry" w:date="2025-05-07T09:20:00Z">
        <w:r>
          <w:rPr>
            <w:noProof/>
            <w:webHidden/>
          </w:rPr>
          <w:t>20</w:t>
        </w:r>
        <w:r>
          <w:rPr>
            <w:noProof/>
            <w:webHidden/>
          </w:rPr>
          <w:fldChar w:fldCharType="end"/>
        </w:r>
        <w:r w:rsidRPr="00C20BF8">
          <w:rPr>
            <w:rStyle w:val="Hyperlink"/>
            <w:noProof/>
          </w:rPr>
          <w:fldChar w:fldCharType="end"/>
        </w:r>
      </w:ins>
    </w:p>
    <w:p w14:paraId="70927309" w14:textId="4971A4DE" w:rsidR="002F3602" w:rsidRDefault="002F3602">
      <w:pPr>
        <w:pStyle w:val="TOC3"/>
        <w:tabs>
          <w:tab w:val="left" w:pos="1200"/>
          <w:tab w:val="right" w:leader="dot" w:pos="9019"/>
        </w:tabs>
        <w:rPr>
          <w:ins w:id="188" w:author="Maureen Barry" w:date="2025-05-07T09:20:00Z"/>
          <w:rFonts w:eastAsiaTheme="minorEastAsia" w:cstheme="minorBidi"/>
          <w:i w:val="0"/>
          <w:iCs w:val="0"/>
          <w:noProof/>
          <w:kern w:val="2"/>
          <w:sz w:val="22"/>
          <w:szCs w:val="22"/>
          <w:lang w:val="en-US" w:eastAsia="en-US"/>
          <w14:ligatures w14:val="standardContextual"/>
        </w:rPr>
      </w:pPr>
      <w:ins w:id="18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5.3.2</w:t>
        </w:r>
        <w:r>
          <w:rPr>
            <w:rFonts w:eastAsiaTheme="minorEastAsia" w:cstheme="minorBidi"/>
            <w:i w:val="0"/>
            <w:iCs w:val="0"/>
            <w:noProof/>
            <w:kern w:val="2"/>
            <w:sz w:val="22"/>
            <w:szCs w:val="22"/>
            <w:lang w:val="en-US" w:eastAsia="en-US"/>
            <w14:ligatures w14:val="standardContextual"/>
          </w:rPr>
          <w:tab/>
        </w:r>
        <w:r w:rsidRPr="00C20BF8">
          <w:rPr>
            <w:rStyle w:val="Hyperlink"/>
            <w:noProof/>
            <w:lang w:val="en-US"/>
          </w:rPr>
          <w:t>OE.IT_TRUSTED_SYSTEM</w:t>
        </w:r>
        <w:r>
          <w:rPr>
            <w:noProof/>
            <w:webHidden/>
          </w:rPr>
          <w:tab/>
        </w:r>
        <w:r>
          <w:rPr>
            <w:noProof/>
            <w:webHidden/>
          </w:rPr>
          <w:fldChar w:fldCharType="begin"/>
        </w:r>
        <w:r>
          <w:rPr>
            <w:noProof/>
            <w:webHidden/>
          </w:rPr>
          <w:instrText xml:space="preserve"> PAGEREF _Toc197502098 \h </w:instrText>
        </w:r>
        <w:r>
          <w:rPr>
            <w:noProof/>
            <w:webHidden/>
          </w:rPr>
        </w:r>
      </w:ins>
      <w:r>
        <w:rPr>
          <w:noProof/>
          <w:webHidden/>
        </w:rPr>
        <w:fldChar w:fldCharType="separate"/>
      </w:r>
      <w:ins w:id="190" w:author="Maureen Barry" w:date="2025-05-07T09:20:00Z">
        <w:r>
          <w:rPr>
            <w:noProof/>
            <w:webHidden/>
          </w:rPr>
          <w:t>20</w:t>
        </w:r>
        <w:r>
          <w:rPr>
            <w:noProof/>
            <w:webHidden/>
          </w:rPr>
          <w:fldChar w:fldCharType="end"/>
        </w:r>
        <w:r w:rsidRPr="00C20BF8">
          <w:rPr>
            <w:rStyle w:val="Hyperlink"/>
            <w:noProof/>
          </w:rPr>
          <w:fldChar w:fldCharType="end"/>
        </w:r>
      </w:ins>
    </w:p>
    <w:p w14:paraId="3D540EDD" w14:textId="3F7A6640" w:rsidR="002F3602" w:rsidRDefault="002F3602">
      <w:pPr>
        <w:pStyle w:val="TOC1"/>
        <w:tabs>
          <w:tab w:val="left" w:pos="480"/>
          <w:tab w:val="right" w:leader="dot" w:pos="9019"/>
        </w:tabs>
        <w:rPr>
          <w:ins w:id="191" w:author="Maureen Barry" w:date="2025-05-07T09:20:00Z"/>
          <w:rFonts w:eastAsiaTheme="minorEastAsia" w:cstheme="minorBidi"/>
          <w:b w:val="0"/>
          <w:bCs w:val="0"/>
          <w:caps w:val="0"/>
          <w:noProof/>
          <w:kern w:val="2"/>
          <w:sz w:val="22"/>
          <w:szCs w:val="22"/>
          <w:lang w:val="en-US" w:eastAsia="en-US"/>
          <w14:ligatures w14:val="standardContextual"/>
        </w:rPr>
      </w:pPr>
      <w:ins w:id="19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"_Toc197502099"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6.</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lang w:val="en-US"/>
          </w:rPr>
          <w:t>Security Functional Requirements</w:t>
        </w:r>
        <w:r>
          <w:rPr>
            <w:noProof/>
            <w:webHidden/>
          </w:rPr>
          <w:tab/>
        </w:r>
        <w:r>
          <w:rPr>
            <w:noProof/>
            <w:webHidden/>
          </w:rPr>
          <w:fldChar w:fldCharType="begin"/>
        </w:r>
        <w:r>
          <w:rPr>
            <w:noProof/>
            <w:webHidden/>
          </w:rPr>
          <w:instrText xml:space="preserve"> PAGEREF _Toc197502099 \h </w:instrText>
        </w:r>
        <w:r>
          <w:rPr>
            <w:noProof/>
            <w:webHidden/>
          </w:rPr>
        </w:r>
      </w:ins>
      <w:r>
        <w:rPr>
          <w:noProof/>
          <w:webHidden/>
        </w:rPr>
        <w:fldChar w:fldCharType="separate"/>
      </w:r>
      <w:ins w:id="193" w:author="Maureen Barry" w:date="2025-05-07T09:20:00Z">
        <w:r>
          <w:rPr>
            <w:noProof/>
            <w:webHidden/>
          </w:rPr>
          <w:t>22</w:t>
        </w:r>
        <w:r>
          <w:rPr>
            <w:noProof/>
            <w:webHidden/>
          </w:rPr>
          <w:fldChar w:fldCharType="end"/>
        </w:r>
        <w:r w:rsidRPr="00C20BF8">
          <w:rPr>
            <w:rStyle w:val="Hyperlink"/>
            <w:noProof/>
          </w:rPr>
          <w:fldChar w:fldCharType="end"/>
        </w:r>
      </w:ins>
    </w:p>
    <w:p w14:paraId="5CCB1205" w14:textId="71FC190F" w:rsidR="002F3602" w:rsidRDefault="002F3602">
      <w:pPr>
        <w:pStyle w:val="TOC2"/>
        <w:tabs>
          <w:tab w:val="left" w:pos="720"/>
          <w:tab w:val="right" w:leader="dot" w:pos="9019"/>
        </w:tabs>
        <w:rPr>
          <w:ins w:id="194" w:author="Maureen Barry" w:date="2025-05-07T09:20:00Z"/>
          <w:rFonts w:eastAsiaTheme="minorEastAsia" w:cstheme="minorBidi"/>
          <w:smallCaps w:val="0"/>
          <w:noProof/>
          <w:kern w:val="2"/>
          <w:sz w:val="22"/>
          <w:szCs w:val="22"/>
          <w:lang w:val="en-US" w:eastAsia="en-US"/>
          <w14:ligatures w14:val="standardContextual"/>
        </w:rPr>
      </w:pPr>
      <w:ins w:id="19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6.1</w:t>
        </w:r>
        <w:r>
          <w:rPr>
            <w:rFonts w:eastAsiaTheme="minorEastAsia" w:cstheme="minorBidi"/>
            <w:smallCaps w:val="0"/>
            <w:noProof/>
            <w:kern w:val="2"/>
            <w:sz w:val="22"/>
            <w:szCs w:val="22"/>
            <w:lang w:val="en-US" w:eastAsia="en-US"/>
            <w14:ligatures w14:val="standardContextual"/>
          </w:rPr>
          <w:tab/>
        </w:r>
        <w:r w:rsidRPr="00C20BF8">
          <w:rPr>
            <w:rStyle w:val="Hyperlink"/>
            <w:noProof/>
          </w:rPr>
          <w:t>Class: Security Audit (FAU)</w:t>
        </w:r>
        <w:r>
          <w:rPr>
            <w:noProof/>
            <w:webHidden/>
          </w:rPr>
          <w:tab/>
        </w:r>
        <w:r>
          <w:rPr>
            <w:noProof/>
            <w:webHidden/>
          </w:rPr>
          <w:fldChar w:fldCharType="begin"/>
        </w:r>
        <w:r>
          <w:rPr>
            <w:noProof/>
            <w:webHidden/>
          </w:rPr>
          <w:instrText xml:space="preserve"> PAGEREF _Toc197502100 \h </w:instrText>
        </w:r>
        <w:r>
          <w:rPr>
            <w:noProof/>
            <w:webHidden/>
          </w:rPr>
        </w:r>
      </w:ins>
      <w:r>
        <w:rPr>
          <w:noProof/>
          <w:webHidden/>
        </w:rPr>
        <w:fldChar w:fldCharType="separate"/>
      </w:r>
      <w:ins w:id="196" w:author="Maureen Barry" w:date="2025-05-07T09:20:00Z">
        <w:r>
          <w:rPr>
            <w:noProof/>
            <w:webHidden/>
          </w:rPr>
          <w:t>22</w:t>
        </w:r>
        <w:r>
          <w:rPr>
            <w:noProof/>
            <w:webHidden/>
          </w:rPr>
          <w:fldChar w:fldCharType="end"/>
        </w:r>
        <w:r w:rsidRPr="00C20BF8">
          <w:rPr>
            <w:rStyle w:val="Hyperlink"/>
            <w:noProof/>
          </w:rPr>
          <w:fldChar w:fldCharType="end"/>
        </w:r>
      </w:ins>
    </w:p>
    <w:p w14:paraId="757F2C92" w14:textId="216852A3" w:rsidR="002F3602" w:rsidRDefault="002F3602">
      <w:pPr>
        <w:pStyle w:val="TOC3"/>
        <w:tabs>
          <w:tab w:val="left" w:pos="1200"/>
          <w:tab w:val="right" w:leader="dot" w:pos="9019"/>
        </w:tabs>
        <w:rPr>
          <w:ins w:id="197" w:author="Maureen Barry" w:date="2025-05-07T09:20:00Z"/>
          <w:rFonts w:eastAsiaTheme="minorEastAsia" w:cstheme="minorBidi"/>
          <w:i w:val="0"/>
          <w:iCs w:val="0"/>
          <w:noProof/>
          <w:kern w:val="2"/>
          <w:sz w:val="22"/>
          <w:szCs w:val="22"/>
          <w:lang w:val="en-US" w:eastAsia="en-US"/>
          <w14:ligatures w14:val="standardContextual"/>
        </w:rPr>
      </w:pPr>
      <w:ins w:id="19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6.1.1</w:t>
        </w:r>
        <w:r>
          <w:rPr>
            <w:rFonts w:eastAsiaTheme="minorEastAsia" w:cstheme="minorBidi"/>
            <w:i w:val="0"/>
            <w:iCs w:val="0"/>
            <w:noProof/>
            <w:kern w:val="2"/>
            <w:sz w:val="22"/>
            <w:szCs w:val="22"/>
            <w:lang w:val="en-US" w:eastAsia="en-US"/>
            <w14:ligatures w14:val="standardContextual"/>
          </w:rPr>
          <w:tab/>
        </w:r>
        <w:r w:rsidRPr="00C20BF8">
          <w:rPr>
            <w:rStyle w:val="Hyperlink"/>
            <w:noProof/>
          </w:rPr>
          <w:t>Audit Data Generation (FAU_GEN)</w:t>
        </w:r>
        <w:r>
          <w:rPr>
            <w:noProof/>
            <w:webHidden/>
          </w:rPr>
          <w:tab/>
        </w:r>
        <w:r>
          <w:rPr>
            <w:noProof/>
            <w:webHidden/>
          </w:rPr>
          <w:fldChar w:fldCharType="begin"/>
        </w:r>
        <w:r>
          <w:rPr>
            <w:noProof/>
            <w:webHidden/>
          </w:rPr>
          <w:instrText xml:space="preserve"> PAGEREF _Toc197502101 \h </w:instrText>
        </w:r>
        <w:r>
          <w:rPr>
            <w:noProof/>
            <w:webHidden/>
          </w:rPr>
        </w:r>
      </w:ins>
      <w:r>
        <w:rPr>
          <w:noProof/>
          <w:webHidden/>
        </w:rPr>
        <w:fldChar w:fldCharType="separate"/>
      </w:r>
      <w:ins w:id="199" w:author="Maureen Barry" w:date="2025-05-07T09:20:00Z">
        <w:r>
          <w:rPr>
            <w:noProof/>
            <w:webHidden/>
          </w:rPr>
          <w:t>22</w:t>
        </w:r>
        <w:r>
          <w:rPr>
            <w:noProof/>
            <w:webHidden/>
          </w:rPr>
          <w:fldChar w:fldCharType="end"/>
        </w:r>
        <w:r w:rsidRPr="00C20BF8">
          <w:rPr>
            <w:rStyle w:val="Hyperlink"/>
            <w:noProof/>
          </w:rPr>
          <w:fldChar w:fldCharType="end"/>
        </w:r>
      </w:ins>
    </w:p>
    <w:p w14:paraId="2ADDC651" w14:textId="5999756D" w:rsidR="002F3602" w:rsidRDefault="002F3602">
      <w:pPr>
        <w:pStyle w:val="TOC4"/>
        <w:tabs>
          <w:tab w:val="right" w:leader="dot" w:pos="9019"/>
        </w:tabs>
        <w:rPr>
          <w:ins w:id="200" w:author="Maureen Barry" w:date="2025-05-07T09:20:00Z"/>
          <w:rFonts w:eastAsiaTheme="minorEastAsia" w:cstheme="minorBidi"/>
          <w:noProof/>
          <w:kern w:val="2"/>
          <w:sz w:val="22"/>
          <w:szCs w:val="22"/>
          <w:lang w:val="en-US" w:eastAsia="en-US"/>
          <w14:ligatures w14:val="standardContextual"/>
        </w:rPr>
      </w:pPr>
      <w:ins w:id="20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FAU_GEN.1 Audit data generation</w:t>
        </w:r>
        <w:r>
          <w:rPr>
            <w:noProof/>
            <w:webHidden/>
          </w:rPr>
          <w:tab/>
        </w:r>
        <w:r>
          <w:rPr>
            <w:noProof/>
            <w:webHidden/>
          </w:rPr>
          <w:fldChar w:fldCharType="begin"/>
        </w:r>
        <w:r>
          <w:rPr>
            <w:noProof/>
            <w:webHidden/>
          </w:rPr>
          <w:instrText xml:space="preserve"> PAGEREF _Toc197502102 \h </w:instrText>
        </w:r>
        <w:r>
          <w:rPr>
            <w:noProof/>
            <w:webHidden/>
          </w:rPr>
        </w:r>
      </w:ins>
      <w:r>
        <w:rPr>
          <w:noProof/>
          <w:webHidden/>
        </w:rPr>
        <w:fldChar w:fldCharType="separate"/>
      </w:r>
      <w:ins w:id="202" w:author="Maureen Barry" w:date="2025-05-07T09:20:00Z">
        <w:r>
          <w:rPr>
            <w:noProof/>
            <w:webHidden/>
          </w:rPr>
          <w:t>22</w:t>
        </w:r>
        <w:r>
          <w:rPr>
            <w:noProof/>
            <w:webHidden/>
          </w:rPr>
          <w:fldChar w:fldCharType="end"/>
        </w:r>
        <w:r w:rsidRPr="00C20BF8">
          <w:rPr>
            <w:rStyle w:val="Hyperlink"/>
            <w:noProof/>
          </w:rPr>
          <w:fldChar w:fldCharType="end"/>
        </w:r>
      </w:ins>
    </w:p>
    <w:p w14:paraId="190DCCD9" w14:textId="4EAFC278" w:rsidR="002F3602" w:rsidRDefault="002F3602">
      <w:pPr>
        <w:pStyle w:val="TOC4"/>
        <w:tabs>
          <w:tab w:val="right" w:leader="dot" w:pos="9019"/>
        </w:tabs>
        <w:rPr>
          <w:ins w:id="203" w:author="Maureen Barry" w:date="2025-05-07T09:20:00Z"/>
          <w:rFonts w:eastAsiaTheme="minorEastAsia" w:cstheme="minorBidi"/>
          <w:noProof/>
          <w:kern w:val="2"/>
          <w:sz w:val="22"/>
          <w:szCs w:val="22"/>
          <w:lang w:val="en-US" w:eastAsia="en-US"/>
          <w14:ligatures w14:val="standardContextual"/>
        </w:rPr>
      </w:pPr>
      <w:ins w:id="20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FAU_GEN.1.1</w:t>
        </w:r>
        <w:r>
          <w:rPr>
            <w:noProof/>
            <w:webHidden/>
          </w:rPr>
          <w:tab/>
        </w:r>
        <w:r>
          <w:rPr>
            <w:noProof/>
            <w:webHidden/>
          </w:rPr>
          <w:fldChar w:fldCharType="begin"/>
        </w:r>
        <w:r>
          <w:rPr>
            <w:noProof/>
            <w:webHidden/>
          </w:rPr>
          <w:instrText xml:space="preserve"> PAGEREF _Toc197502103 \h </w:instrText>
        </w:r>
        <w:r>
          <w:rPr>
            <w:noProof/>
            <w:webHidden/>
          </w:rPr>
        </w:r>
      </w:ins>
      <w:r>
        <w:rPr>
          <w:noProof/>
          <w:webHidden/>
        </w:rPr>
        <w:fldChar w:fldCharType="separate"/>
      </w:r>
      <w:ins w:id="205" w:author="Maureen Barry" w:date="2025-05-07T09:20:00Z">
        <w:r>
          <w:rPr>
            <w:noProof/>
            <w:webHidden/>
          </w:rPr>
          <w:t>22</w:t>
        </w:r>
        <w:r>
          <w:rPr>
            <w:noProof/>
            <w:webHidden/>
          </w:rPr>
          <w:fldChar w:fldCharType="end"/>
        </w:r>
        <w:r w:rsidRPr="00C20BF8">
          <w:rPr>
            <w:rStyle w:val="Hyperlink"/>
            <w:noProof/>
          </w:rPr>
          <w:fldChar w:fldCharType="end"/>
        </w:r>
      </w:ins>
    </w:p>
    <w:p w14:paraId="417855E2" w14:textId="338EB544" w:rsidR="002F3602" w:rsidRDefault="002F3602">
      <w:pPr>
        <w:pStyle w:val="TOC4"/>
        <w:tabs>
          <w:tab w:val="right" w:leader="dot" w:pos="9019"/>
        </w:tabs>
        <w:rPr>
          <w:ins w:id="206" w:author="Maureen Barry" w:date="2025-05-07T09:20:00Z"/>
          <w:rFonts w:eastAsiaTheme="minorEastAsia" w:cstheme="minorBidi"/>
          <w:noProof/>
          <w:kern w:val="2"/>
          <w:sz w:val="22"/>
          <w:szCs w:val="22"/>
          <w:lang w:val="en-US" w:eastAsia="en-US"/>
          <w14:ligatures w14:val="standardContextual"/>
        </w:rPr>
      </w:pPr>
      <w:ins w:id="20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FAU_GEN.2 User identity association</w:t>
        </w:r>
        <w:r>
          <w:rPr>
            <w:noProof/>
            <w:webHidden/>
          </w:rPr>
          <w:tab/>
        </w:r>
        <w:r>
          <w:rPr>
            <w:noProof/>
            <w:webHidden/>
          </w:rPr>
          <w:fldChar w:fldCharType="begin"/>
        </w:r>
        <w:r>
          <w:rPr>
            <w:noProof/>
            <w:webHidden/>
          </w:rPr>
          <w:instrText xml:space="preserve"> PAGEREF _Toc197502104 \h </w:instrText>
        </w:r>
        <w:r>
          <w:rPr>
            <w:noProof/>
            <w:webHidden/>
          </w:rPr>
        </w:r>
      </w:ins>
      <w:r>
        <w:rPr>
          <w:noProof/>
          <w:webHidden/>
        </w:rPr>
        <w:fldChar w:fldCharType="separate"/>
      </w:r>
      <w:ins w:id="208" w:author="Maureen Barry" w:date="2025-05-07T09:20:00Z">
        <w:r>
          <w:rPr>
            <w:noProof/>
            <w:webHidden/>
          </w:rPr>
          <w:t>23</w:t>
        </w:r>
        <w:r>
          <w:rPr>
            <w:noProof/>
            <w:webHidden/>
          </w:rPr>
          <w:fldChar w:fldCharType="end"/>
        </w:r>
        <w:r w:rsidRPr="00C20BF8">
          <w:rPr>
            <w:rStyle w:val="Hyperlink"/>
            <w:noProof/>
          </w:rPr>
          <w:fldChar w:fldCharType="end"/>
        </w:r>
      </w:ins>
    </w:p>
    <w:p w14:paraId="408389A8" w14:textId="52CE4B23" w:rsidR="002F3602" w:rsidRDefault="002F3602">
      <w:pPr>
        <w:pStyle w:val="TOC3"/>
        <w:tabs>
          <w:tab w:val="left" w:pos="1200"/>
          <w:tab w:val="right" w:leader="dot" w:pos="9019"/>
        </w:tabs>
        <w:rPr>
          <w:ins w:id="209" w:author="Maureen Barry" w:date="2025-05-07T09:20:00Z"/>
          <w:rFonts w:eastAsiaTheme="minorEastAsia" w:cstheme="minorBidi"/>
          <w:i w:val="0"/>
          <w:iCs w:val="0"/>
          <w:noProof/>
          <w:kern w:val="2"/>
          <w:sz w:val="22"/>
          <w:szCs w:val="22"/>
          <w:lang w:val="en-US" w:eastAsia="en-US"/>
          <w14:ligatures w14:val="standardContextual"/>
        </w:rPr>
      </w:pPr>
      <w:ins w:id="21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6.1.2</w:t>
        </w:r>
        <w:r>
          <w:rPr>
            <w:rFonts w:eastAsiaTheme="minorEastAsia" w:cstheme="minorBidi"/>
            <w:i w:val="0"/>
            <w:iCs w:val="0"/>
            <w:noProof/>
            <w:kern w:val="2"/>
            <w:sz w:val="22"/>
            <w:szCs w:val="22"/>
            <w:lang w:val="en-US" w:eastAsia="en-US"/>
            <w14:ligatures w14:val="standardContextual"/>
          </w:rPr>
          <w:tab/>
        </w:r>
        <w:r w:rsidRPr="00C20BF8">
          <w:rPr>
            <w:rStyle w:val="Hyperlink"/>
            <w:noProof/>
          </w:rPr>
          <w:t>Security audit event selection (FAU_SEL)</w:t>
        </w:r>
        <w:r>
          <w:rPr>
            <w:noProof/>
            <w:webHidden/>
          </w:rPr>
          <w:tab/>
        </w:r>
        <w:r>
          <w:rPr>
            <w:noProof/>
            <w:webHidden/>
          </w:rPr>
          <w:fldChar w:fldCharType="begin"/>
        </w:r>
        <w:r>
          <w:rPr>
            <w:noProof/>
            <w:webHidden/>
          </w:rPr>
          <w:instrText xml:space="preserve"> PAGEREF _Toc197502105 \h </w:instrText>
        </w:r>
        <w:r>
          <w:rPr>
            <w:noProof/>
            <w:webHidden/>
          </w:rPr>
        </w:r>
      </w:ins>
      <w:r>
        <w:rPr>
          <w:noProof/>
          <w:webHidden/>
        </w:rPr>
        <w:fldChar w:fldCharType="separate"/>
      </w:r>
      <w:ins w:id="211" w:author="Maureen Barry" w:date="2025-05-07T09:20:00Z">
        <w:r>
          <w:rPr>
            <w:noProof/>
            <w:webHidden/>
          </w:rPr>
          <w:t>24</w:t>
        </w:r>
        <w:r>
          <w:rPr>
            <w:noProof/>
            <w:webHidden/>
          </w:rPr>
          <w:fldChar w:fldCharType="end"/>
        </w:r>
        <w:r w:rsidRPr="00C20BF8">
          <w:rPr>
            <w:rStyle w:val="Hyperlink"/>
            <w:noProof/>
          </w:rPr>
          <w:fldChar w:fldCharType="end"/>
        </w:r>
      </w:ins>
    </w:p>
    <w:p w14:paraId="1144C19C" w14:textId="1B1A8FF1" w:rsidR="002F3602" w:rsidRDefault="002F3602">
      <w:pPr>
        <w:pStyle w:val="TOC4"/>
        <w:tabs>
          <w:tab w:val="right" w:leader="dot" w:pos="9019"/>
        </w:tabs>
        <w:rPr>
          <w:ins w:id="212" w:author="Maureen Barry" w:date="2025-05-07T09:20:00Z"/>
          <w:rFonts w:eastAsiaTheme="minorEastAsia" w:cstheme="minorBidi"/>
          <w:noProof/>
          <w:kern w:val="2"/>
          <w:sz w:val="22"/>
          <w:szCs w:val="22"/>
          <w:lang w:val="en-US" w:eastAsia="en-US"/>
          <w14:ligatures w14:val="standardContextual"/>
        </w:rPr>
      </w:pPr>
      <w:ins w:id="21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FAU_SEL.1 Selective audit</w:t>
        </w:r>
        <w:r>
          <w:rPr>
            <w:noProof/>
            <w:webHidden/>
          </w:rPr>
          <w:tab/>
        </w:r>
        <w:r>
          <w:rPr>
            <w:noProof/>
            <w:webHidden/>
          </w:rPr>
          <w:fldChar w:fldCharType="begin"/>
        </w:r>
        <w:r>
          <w:rPr>
            <w:noProof/>
            <w:webHidden/>
          </w:rPr>
          <w:instrText xml:space="preserve"> PAGEREF _Toc197502106 \h </w:instrText>
        </w:r>
        <w:r>
          <w:rPr>
            <w:noProof/>
            <w:webHidden/>
          </w:rPr>
        </w:r>
      </w:ins>
      <w:r>
        <w:rPr>
          <w:noProof/>
          <w:webHidden/>
        </w:rPr>
        <w:fldChar w:fldCharType="separate"/>
      </w:r>
      <w:ins w:id="214" w:author="Maureen Barry" w:date="2025-05-07T09:20:00Z">
        <w:r>
          <w:rPr>
            <w:noProof/>
            <w:webHidden/>
          </w:rPr>
          <w:t>24</w:t>
        </w:r>
        <w:r>
          <w:rPr>
            <w:noProof/>
            <w:webHidden/>
          </w:rPr>
          <w:fldChar w:fldCharType="end"/>
        </w:r>
        <w:r w:rsidRPr="00C20BF8">
          <w:rPr>
            <w:rStyle w:val="Hyperlink"/>
            <w:noProof/>
          </w:rPr>
          <w:fldChar w:fldCharType="end"/>
        </w:r>
      </w:ins>
    </w:p>
    <w:p w14:paraId="15C42D67" w14:textId="19CE3D3A" w:rsidR="002F3602" w:rsidRDefault="002F3602">
      <w:pPr>
        <w:pStyle w:val="TOC2"/>
        <w:tabs>
          <w:tab w:val="left" w:pos="720"/>
          <w:tab w:val="right" w:leader="dot" w:pos="9019"/>
        </w:tabs>
        <w:rPr>
          <w:ins w:id="215" w:author="Maureen Barry" w:date="2025-05-07T09:20:00Z"/>
          <w:rFonts w:eastAsiaTheme="minorEastAsia" w:cstheme="minorBidi"/>
          <w:smallCaps w:val="0"/>
          <w:noProof/>
          <w:kern w:val="2"/>
          <w:sz w:val="22"/>
          <w:szCs w:val="22"/>
          <w:lang w:val="en-US" w:eastAsia="en-US"/>
          <w14:ligatures w14:val="standardContextual"/>
        </w:rPr>
      </w:pPr>
      <w:ins w:id="21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6.2</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User Data Protection (FDP)</w:t>
        </w:r>
        <w:r>
          <w:rPr>
            <w:noProof/>
            <w:webHidden/>
          </w:rPr>
          <w:tab/>
        </w:r>
        <w:r>
          <w:rPr>
            <w:noProof/>
            <w:webHidden/>
          </w:rPr>
          <w:fldChar w:fldCharType="begin"/>
        </w:r>
        <w:r>
          <w:rPr>
            <w:noProof/>
            <w:webHidden/>
          </w:rPr>
          <w:instrText xml:space="preserve"> PAGEREF _Toc197502107 \h </w:instrText>
        </w:r>
        <w:r>
          <w:rPr>
            <w:noProof/>
            <w:webHidden/>
          </w:rPr>
        </w:r>
      </w:ins>
      <w:r>
        <w:rPr>
          <w:noProof/>
          <w:webHidden/>
        </w:rPr>
        <w:fldChar w:fldCharType="separate"/>
      </w:r>
      <w:ins w:id="217" w:author="Maureen Barry" w:date="2025-05-07T09:20:00Z">
        <w:r>
          <w:rPr>
            <w:noProof/>
            <w:webHidden/>
          </w:rPr>
          <w:t>24</w:t>
        </w:r>
        <w:r>
          <w:rPr>
            <w:noProof/>
            <w:webHidden/>
          </w:rPr>
          <w:fldChar w:fldCharType="end"/>
        </w:r>
        <w:r w:rsidRPr="00C20BF8">
          <w:rPr>
            <w:rStyle w:val="Hyperlink"/>
            <w:noProof/>
          </w:rPr>
          <w:fldChar w:fldCharType="end"/>
        </w:r>
      </w:ins>
    </w:p>
    <w:p w14:paraId="220E96F2" w14:textId="670969FA" w:rsidR="002F3602" w:rsidRDefault="002F3602">
      <w:pPr>
        <w:pStyle w:val="TOC3"/>
        <w:tabs>
          <w:tab w:val="left" w:pos="1200"/>
          <w:tab w:val="right" w:leader="dot" w:pos="9019"/>
        </w:tabs>
        <w:rPr>
          <w:ins w:id="218" w:author="Maureen Barry" w:date="2025-05-07T09:20:00Z"/>
          <w:rFonts w:eastAsiaTheme="minorEastAsia" w:cstheme="minorBidi"/>
          <w:i w:val="0"/>
          <w:iCs w:val="0"/>
          <w:noProof/>
          <w:kern w:val="2"/>
          <w:sz w:val="22"/>
          <w:szCs w:val="22"/>
          <w:lang w:val="en-US" w:eastAsia="en-US"/>
          <w14:ligatures w14:val="standardContextual"/>
        </w:rPr>
      </w:pPr>
      <w:ins w:id="21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6.2.1</w:t>
        </w:r>
        <w:r>
          <w:rPr>
            <w:rFonts w:eastAsiaTheme="minorEastAsia" w:cstheme="minorBidi"/>
            <w:i w:val="0"/>
            <w:iCs w:val="0"/>
            <w:noProof/>
            <w:kern w:val="2"/>
            <w:sz w:val="22"/>
            <w:szCs w:val="22"/>
            <w:lang w:val="en-US" w:eastAsia="en-US"/>
            <w14:ligatures w14:val="standardContextual"/>
          </w:rPr>
          <w:tab/>
        </w:r>
        <w:r w:rsidRPr="00C20BF8">
          <w:rPr>
            <w:rStyle w:val="Hyperlink"/>
            <w:noProof/>
          </w:rPr>
          <w:t>Access control policy (FDP_ACC)</w:t>
        </w:r>
        <w:r>
          <w:rPr>
            <w:noProof/>
            <w:webHidden/>
          </w:rPr>
          <w:tab/>
        </w:r>
        <w:r>
          <w:rPr>
            <w:noProof/>
            <w:webHidden/>
          </w:rPr>
          <w:fldChar w:fldCharType="begin"/>
        </w:r>
        <w:r>
          <w:rPr>
            <w:noProof/>
            <w:webHidden/>
          </w:rPr>
          <w:instrText xml:space="preserve"> PAGEREF _Toc197502108 \h </w:instrText>
        </w:r>
        <w:r>
          <w:rPr>
            <w:noProof/>
            <w:webHidden/>
          </w:rPr>
        </w:r>
      </w:ins>
      <w:r>
        <w:rPr>
          <w:noProof/>
          <w:webHidden/>
        </w:rPr>
        <w:fldChar w:fldCharType="separate"/>
      </w:r>
      <w:ins w:id="220" w:author="Maureen Barry" w:date="2025-05-07T09:20:00Z">
        <w:r>
          <w:rPr>
            <w:noProof/>
            <w:webHidden/>
          </w:rPr>
          <w:t>24</w:t>
        </w:r>
        <w:r>
          <w:rPr>
            <w:noProof/>
            <w:webHidden/>
          </w:rPr>
          <w:fldChar w:fldCharType="end"/>
        </w:r>
        <w:r w:rsidRPr="00C20BF8">
          <w:rPr>
            <w:rStyle w:val="Hyperlink"/>
            <w:noProof/>
          </w:rPr>
          <w:fldChar w:fldCharType="end"/>
        </w:r>
      </w:ins>
    </w:p>
    <w:p w14:paraId="24C1832E" w14:textId="1D1ADD8A" w:rsidR="002F3602" w:rsidRDefault="002F3602">
      <w:pPr>
        <w:pStyle w:val="TOC4"/>
        <w:tabs>
          <w:tab w:val="right" w:leader="dot" w:pos="9019"/>
        </w:tabs>
        <w:rPr>
          <w:ins w:id="221" w:author="Maureen Barry" w:date="2025-05-07T09:20:00Z"/>
          <w:rFonts w:eastAsiaTheme="minorEastAsia" w:cstheme="minorBidi"/>
          <w:noProof/>
          <w:kern w:val="2"/>
          <w:sz w:val="22"/>
          <w:szCs w:val="22"/>
          <w:lang w:val="en-US" w:eastAsia="en-US"/>
          <w14:ligatures w14:val="standardContextual"/>
        </w:rPr>
      </w:pPr>
      <w:ins w:id="22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"_Toc197502109"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FDP_ACC.1 Subset access control</w:t>
        </w:r>
        <w:r>
          <w:rPr>
            <w:noProof/>
            <w:webHidden/>
          </w:rPr>
          <w:tab/>
        </w:r>
        <w:r>
          <w:rPr>
            <w:noProof/>
            <w:webHidden/>
          </w:rPr>
          <w:fldChar w:fldCharType="begin"/>
        </w:r>
        <w:r>
          <w:rPr>
            <w:noProof/>
            <w:webHidden/>
          </w:rPr>
          <w:instrText xml:space="preserve"> PAGEREF _Toc197502109 \h </w:instrText>
        </w:r>
        <w:r>
          <w:rPr>
            <w:noProof/>
            <w:webHidden/>
          </w:rPr>
        </w:r>
      </w:ins>
      <w:r>
        <w:rPr>
          <w:noProof/>
          <w:webHidden/>
        </w:rPr>
        <w:fldChar w:fldCharType="separate"/>
      </w:r>
      <w:ins w:id="223" w:author="Maureen Barry" w:date="2025-05-07T09:20:00Z">
        <w:r>
          <w:rPr>
            <w:noProof/>
            <w:webHidden/>
          </w:rPr>
          <w:t>24</w:t>
        </w:r>
        <w:r>
          <w:rPr>
            <w:noProof/>
            <w:webHidden/>
          </w:rPr>
          <w:fldChar w:fldCharType="end"/>
        </w:r>
        <w:r w:rsidRPr="00C20BF8">
          <w:rPr>
            <w:rStyle w:val="Hyperlink"/>
            <w:noProof/>
          </w:rPr>
          <w:fldChar w:fldCharType="end"/>
        </w:r>
      </w:ins>
    </w:p>
    <w:p w14:paraId="2ED23735" w14:textId="111EC10C" w:rsidR="002F3602" w:rsidRDefault="002F3602">
      <w:pPr>
        <w:pStyle w:val="TOC3"/>
        <w:tabs>
          <w:tab w:val="left" w:pos="1200"/>
          <w:tab w:val="right" w:leader="dot" w:pos="9019"/>
        </w:tabs>
        <w:rPr>
          <w:ins w:id="224" w:author="Maureen Barry" w:date="2025-05-07T09:20:00Z"/>
          <w:rFonts w:eastAsiaTheme="minorEastAsia" w:cstheme="minorBidi"/>
          <w:i w:val="0"/>
          <w:iCs w:val="0"/>
          <w:noProof/>
          <w:kern w:val="2"/>
          <w:sz w:val="22"/>
          <w:szCs w:val="22"/>
          <w:lang w:val="en-US" w:eastAsia="en-US"/>
          <w14:ligatures w14:val="standardContextual"/>
        </w:rPr>
      </w:pPr>
      <w:ins w:id="22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6.2.2</w:t>
        </w:r>
        <w:r>
          <w:rPr>
            <w:rFonts w:eastAsiaTheme="minorEastAsia" w:cstheme="minorBidi"/>
            <w:i w:val="0"/>
            <w:iCs w:val="0"/>
            <w:noProof/>
            <w:kern w:val="2"/>
            <w:sz w:val="22"/>
            <w:szCs w:val="22"/>
            <w:lang w:val="en-US" w:eastAsia="en-US"/>
            <w14:ligatures w14:val="standardContextual"/>
          </w:rPr>
          <w:tab/>
        </w:r>
        <w:r w:rsidRPr="00C20BF8">
          <w:rPr>
            <w:rStyle w:val="Hyperlink"/>
            <w:noProof/>
          </w:rPr>
          <w:t>Access control functions (FDP_ACF)</w:t>
        </w:r>
        <w:r>
          <w:rPr>
            <w:noProof/>
            <w:webHidden/>
          </w:rPr>
          <w:tab/>
        </w:r>
        <w:r>
          <w:rPr>
            <w:noProof/>
            <w:webHidden/>
          </w:rPr>
          <w:fldChar w:fldCharType="begin"/>
        </w:r>
        <w:r>
          <w:rPr>
            <w:noProof/>
            <w:webHidden/>
          </w:rPr>
          <w:instrText xml:space="preserve"> PAGEREF _Toc197502110 \h </w:instrText>
        </w:r>
        <w:r>
          <w:rPr>
            <w:noProof/>
            <w:webHidden/>
          </w:rPr>
        </w:r>
      </w:ins>
      <w:r>
        <w:rPr>
          <w:noProof/>
          <w:webHidden/>
        </w:rPr>
        <w:fldChar w:fldCharType="separate"/>
      </w:r>
      <w:ins w:id="226" w:author="Maureen Barry" w:date="2025-05-07T09:20:00Z">
        <w:r>
          <w:rPr>
            <w:noProof/>
            <w:webHidden/>
          </w:rPr>
          <w:t>24</w:t>
        </w:r>
        <w:r>
          <w:rPr>
            <w:noProof/>
            <w:webHidden/>
          </w:rPr>
          <w:fldChar w:fldCharType="end"/>
        </w:r>
        <w:r w:rsidRPr="00C20BF8">
          <w:rPr>
            <w:rStyle w:val="Hyperlink"/>
            <w:noProof/>
          </w:rPr>
          <w:fldChar w:fldCharType="end"/>
        </w:r>
      </w:ins>
    </w:p>
    <w:p w14:paraId="519CA845" w14:textId="6379D854" w:rsidR="002F3602" w:rsidRDefault="002F3602">
      <w:pPr>
        <w:pStyle w:val="TOC4"/>
        <w:tabs>
          <w:tab w:val="right" w:leader="dot" w:pos="9019"/>
        </w:tabs>
        <w:rPr>
          <w:ins w:id="227" w:author="Maureen Barry" w:date="2025-05-07T09:20:00Z"/>
          <w:rFonts w:eastAsiaTheme="minorEastAsia" w:cstheme="minorBidi"/>
          <w:noProof/>
          <w:kern w:val="2"/>
          <w:sz w:val="22"/>
          <w:szCs w:val="22"/>
          <w:lang w:val="en-US" w:eastAsia="en-US"/>
          <w14:ligatures w14:val="standardContextual"/>
        </w:rPr>
      </w:pPr>
      <w:ins w:id="22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FDP_ACF.1 Security attribute based access control</w:t>
        </w:r>
        <w:r>
          <w:rPr>
            <w:noProof/>
            <w:webHidden/>
          </w:rPr>
          <w:tab/>
        </w:r>
        <w:r>
          <w:rPr>
            <w:noProof/>
            <w:webHidden/>
          </w:rPr>
          <w:fldChar w:fldCharType="begin"/>
        </w:r>
        <w:r>
          <w:rPr>
            <w:noProof/>
            <w:webHidden/>
          </w:rPr>
          <w:instrText xml:space="preserve"> PAGEREF _Toc197502111 \h </w:instrText>
        </w:r>
        <w:r>
          <w:rPr>
            <w:noProof/>
            <w:webHidden/>
          </w:rPr>
        </w:r>
      </w:ins>
      <w:r>
        <w:rPr>
          <w:noProof/>
          <w:webHidden/>
        </w:rPr>
        <w:fldChar w:fldCharType="separate"/>
      </w:r>
      <w:ins w:id="229" w:author="Maureen Barry" w:date="2025-05-07T09:20:00Z">
        <w:r>
          <w:rPr>
            <w:noProof/>
            <w:webHidden/>
          </w:rPr>
          <w:t>24</w:t>
        </w:r>
        <w:r>
          <w:rPr>
            <w:noProof/>
            <w:webHidden/>
          </w:rPr>
          <w:fldChar w:fldCharType="end"/>
        </w:r>
        <w:r w:rsidRPr="00C20BF8">
          <w:rPr>
            <w:rStyle w:val="Hyperlink"/>
            <w:noProof/>
          </w:rPr>
          <w:fldChar w:fldCharType="end"/>
        </w:r>
      </w:ins>
    </w:p>
    <w:p w14:paraId="01F04BDE" w14:textId="70310F55" w:rsidR="002F3602" w:rsidRDefault="002F3602">
      <w:pPr>
        <w:pStyle w:val="TOC3"/>
        <w:tabs>
          <w:tab w:val="left" w:pos="1200"/>
          <w:tab w:val="right" w:leader="dot" w:pos="9019"/>
        </w:tabs>
        <w:rPr>
          <w:ins w:id="230" w:author="Maureen Barry" w:date="2025-05-07T09:20:00Z"/>
          <w:rFonts w:eastAsiaTheme="minorEastAsia" w:cstheme="minorBidi"/>
          <w:i w:val="0"/>
          <w:iCs w:val="0"/>
          <w:noProof/>
          <w:kern w:val="2"/>
          <w:sz w:val="22"/>
          <w:szCs w:val="22"/>
          <w:lang w:val="en-US" w:eastAsia="en-US"/>
          <w14:ligatures w14:val="standardContextual"/>
        </w:rPr>
      </w:pPr>
      <w:ins w:id="23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6.2.3</w:t>
        </w:r>
        <w:r>
          <w:rPr>
            <w:rFonts w:eastAsiaTheme="minorEastAsia" w:cstheme="minorBidi"/>
            <w:i w:val="0"/>
            <w:iCs w:val="0"/>
            <w:noProof/>
            <w:kern w:val="2"/>
            <w:sz w:val="22"/>
            <w:szCs w:val="22"/>
            <w:lang w:val="en-US" w:eastAsia="en-US"/>
            <w14:ligatures w14:val="standardContextual"/>
          </w:rPr>
          <w:tab/>
        </w:r>
        <w:r w:rsidRPr="00C20BF8">
          <w:rPr>
            <w:rStyle w:val="Hyperlink"/>
            <w:noProof/>
          </w:rPr>
          <w:t>Residual information protection (FDP_RIP)</w:t>
        </w:r>
        <w:r>
          <w:rPr>
            <w:noProof/>
            <w:webHidden/>
          </w:rPr>
          <w:tab/>
        </w:r>
        <w:r>
          <w:rPr>
            <w:noProof/>
            <w:webHidden/>
          </w:rPr>
          <w:fldChar w:fldCharType="begin"/>
        </w:r>
        <w:r>
          <w:rPr>
            <w:noProof/>
            <w:webHidden/>
          </w:rPr>
          <w:instrText xml:space="preserve"> PAGEREF _Toc197502112 \h </w:instrText>
        </w:r>
        <w:r>
          <w:rPr>
            <w:noProof/>
            <w:webHidden/>
          </w:rPr>
        </w:r>
      </w:ins>
      <w:r>
        <w:rPr>
          <w:noProof/>
          <w:webHidden/>
        </w:rPr>
        <w:fldChar w:fldCharType="separate"/>
      </w:r>
      <w:ins w:id="232" w:author="Maureen Barry" w:date="2025-05-07T09:20:00Z">
        <w:r>
          <w:rPr>
            <w:noProof/>
            <w:webHidden/>
          </w:rPr>
          <w:t>25</w:t>
        </w:r>
        <w:r>
          <w:rPr>
            <w:noProof/>
            <w:webHidden/>
          </w:rPr>
          <w:fldChar w:fldCharType="end"/>
        </w:r>
        <w:r w:rsidRPr="00C20BF8">
          <w:rPr>
            <w:rStyle w:val="Hyperlink"/>
            <w:noProof/>
          </w:rPr>
          <w:fldChar w:fldCharType="end"/>
        </w:r>
      </w:ins>
    </w:p>
    <w:p w14:paraId="7A9B2D3B" w14:textId="5E38170F" w:rsidR="002F3602" w:rsidRDefault="002F3602">
      <w:pPr>
        <w:pStyle w:val="TOC4"/>
        <w:tabs>
          <w:tab w:val="right" w:leader="dot" w:pos="9019"/>
        </w:tabs>
        <w:rPr>
          <w:ins w:id="233" w:author="Maureen Barry" w:date="2025-05-07T09:20:00Z"/>
          <w:rFonts w:eastAsiaTheme="minorEastAsia" w:cstheme="minorBidi"/>
          <w:noProof/>
          <w:kern w:val="2"/>
          <w:sz w:val="22"/>
          <w:szCs w:val="22"/>
          <w:lang w:val="en-US" w:eastAsia="en-US"/>
          <w14:ligatures w14:val="standardContextual"/>
        </w:rPr>
      </w:pPr>
      <w:ins w:id="23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FDP_RIP.1 Subset residual information protection</w:t>
        </w:r>
        <w:r>
          <w:rPr>
            <w:noProof/>
            <w:webHidden/>
          </w:rPr>
          <w:tab/>
        </w:r>
        <w:r>
          <w:rPr>
            <w:noProof/>
            <w:webHidden/>
          </w:rPr>
          <w:fldChar w:fldCharType="begin"/>
        </w:r>
        <w:r>
          <w:rPr>
            <w:noProof/>
            <w:webHidden/>
          </w:rPr>
          <w:instrText xml:space="preserve"> PAGEREF _Toc197502113 \h </w:instrText>
        </w:r>
        <w:r>
          <w:rPr>
            <w:noProof/>
            <w:webHidden/>
          </w:rPr>
        </w:r>
      </w:ins>
      <w:r>
        <w:rPr>
          <w:noProof/>
          <w:webHidden/>
        </w:rPr>
        <w:fldChar w:fldCharType="separate"/>
      </w:r>
      <w:ins w:id="235" w:author="Maureen Barry" w:date="2025-05-07T09:20:00Z">
        <w:r>
          <w:rPr>
            <w:noProof/>
            <w:webHidden/>
          </w:rPr>
          <w:t>25</w:t>
        </w:r>
        <w:r>
          <w:rPr>
            <w:noProof/>
            <w:webHidden/>
          </w:rPr>
          <w:fldChar w:fldCharType="end"/>
        </w:r>
        <w:r w:rsidRPr="00C20BF8">
          <w:rPr>
            <w:rStyle w:val="Hyperlink"/>
            <w:noProof/>
          </w:rPr>
          <w:fldChar w:fldCharType="end"/>
        </w:r>
      </w:ins>
    </w:p>
    <w:p w14:paraId="2E23295F" w14:textId="6325942C" w:rsidR="002F3602" w:rsidRDefault="002F3602">
      <w:pPr>
        <w:pStyle w:val="TOC2"/>
        <w:tabs>
          <w:tab w:val="left" w:pos="720"/>
          <w:tab w:val="right" w:leader="dot" w:pos="9019"/>
        </w:tabs>
        <w:rPr>
          <w:ins w:id="236" w:author="Maureen Barry" w:date="2025-05-07T09:20:00Z"/>
          <w:rFonts w:eastAsiaTheme="minorEastAsia" w:cstheme="minorBidi"/>
          <w:smallCaps w:val="0"/>
          <w:noProof/>
          <w:kern w:val="2"/>
          <w:sz w:val="22"/>
          <w:szCs w:val="22"/>
          <w:lang w:val="en-US" w:eastAsia="en-US"/>
          <w14:ligatures w14:val="standardContextual"/>
        </w:rPr>
      </w:pPr>
      <w:ins w:id="23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6.3</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Identification and authentication (FIA)</w:t>
        </w:r>
        <w:r>
          <w:rPr>
            <w:noProof/>
            <w:webHidden/>
          </w:rPr>
          <w:tab/>
        </w:r>
        <w:r>
          <w:rPr>
            <w:noProof/>
            <w:webHidden/>
          </w:rPr>
          <w:fldChar w:fldCharType="begin"/>
        </w:r>
        <w:r>
          <w:rPr>
            <w:noProof/>
            <w:webHidden/>
          </w:rPr>
          <w:instrText xml:space="preserve"> PAGEREF _Toc197502114 \h </w:instrText>
        </w:r>
        <w:r>
          <w:rPr>
            <w:noProof/>
            <w:webHidden/>
          </w:rPr>
        </w:r>
      </w:ins>
      <w:r>
        <w:rPr>
          <w:noProof/>
          <w:webHidden/>
        </w:rPr>
        <w:fldChar w:fldCharType="separate"/>
      </w:r>
      <w:ins w:id="238" w:author="Maureen Barry" w:date="2025-05-07T09:20:00Z">
        <w:r>
          <w:rPr>
            <w:noProof/>
            <w:webHidden/>
          </w:rPr>
          <w:t>25</w:t>
        </w:r>
        <w:r>
          <w:rPr>
            <w:noProof/>
            <w:webHidden/>
          </w:rPr>
          <w:fldChar w:fldCharType="end"/>
        </w:r>
        <w:r w:rsidRPr="00C20BF8">
          <w:rPr>
            <w:rStyle w:val="Hyperlink"/>
            <w:noProof/>
          </w:rPr>
          <w:fldChar w:fldCharType="end"/>
        </w:r>
      </w:ins>
    </w:p>
    <w:p w14:paraId="15F6F283" w14:textId="0C355D73" w:rsidR="002F3602" w:rsidRDefault="002F3602">
      <w:pPr>
        <w:pStyle w:val="TOC3"/>
        <w:tabs>
          <w:tab w:val="left" w:pos="1200"/>
          <w:tab w:val="right" w:leader="dot" w:pos="9019"/>
        </w:tabs>
        <w:rPr>
          <w:ins w:id="239" w:author="Maureen Barry" w:date="2025-05-07T09:20:00Z"/>
          <w:rFonts w:eastAsiaTheme="minorEastAsia" w:cstheme="minorBidi"/>
          <w:i w:val="0"/>
          <w:iCs w:val="0"/>
          <w:noProof/>
          <w:kern w:val="2"/>
          <w:sz w:val="22"/>
          <w:szCs w:val="22"/>
          <w:lang w:val="en-US" w:eastAsia="en-US"/>
          <w14:ligatures w14:val="standardContextual"/>
        </w:rPr>
      </w:pPr>
      <w:ins w:id="24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6.3.1</w:t>
        </w:r>
        <w:r>
          <w:rPr>
            <w:rFonts w:eastAsiaTheme="minorEastAsia" w:cstheme="minorBidi"/>
            <w:i w:val="0"/>
            <w:iCs w:val="0"/>
            <w:noProof/>
            <w:kern w:val="2"/>
            <w:sz w:val="22"/>
            <w:szCs w:val="22"/>
            <w:lang w:val="en-US" w:eastAsia="en-US"/>
            <w14:ligatures w14:val="standardContextual"/>
          </w:rPr>
          <w:tab/>
        </w:r>
        <w:r w:rsidRPr="00C20BF8">
          <w:rPr>
            <w:rStyle w:val="Hyperlink"/>
            <w:noProof/>
          </w:rPr>
          <w:t>User authentication (FIA_UAU)</w:t>
        </w:r>
        <w:r>
          <w:rPr>
            <w:noProof/>
            <w:webHidden/>
          </w:rPr>
          <w:tab/>
        </w:r>
        <w:r>
          <w:rPr>
            <w:noProof/>
            <w:webHidden/>
          </w:rPr>
          <w:fldChar w:fldCharType="begin"/>
        </w:r>
        <w:r>
          <w:rPr>
            <w:noProof/>
            <w:webHidden/>
          </w:rPr>
          <w:instrText xml:space="preserve"> PAGEREF _Toc197502115 \h </w:instrText>
        </w:r>
        <w:r>
          <w:rPr>
            <w:noProof/>
            <w:webHidden/>
          </w:rPr>
        </w:r>
      </w:ins>
      <w:r>
        <w:rPr>
          <w:noProof/>
          <w:webHidden/>
        </w:rPr>
        <w:fldChar w:fldCharType="separate"/>
      </w:r>
      <w:ins w:id="241" w:author="Maureen Barry" w:date="2025-05-07T09:20:00Z">
        <w:r>
          <w:rPr>
            <w:noProof/>
            <w:webHidden/>
          </w:rPr>
          <w:t>26</w:t>
        </w:r>
        <w:r>
          <w:rPr>
            <w:noProof/>
            <w:webHidden/>
          </w:rPr>
          <w:fldChar w:fldCharType="end"/>
        </w:r>
        <w:r w:rsidRPr="00C20BF8">
          <w:rPr>
            <w:rStyle w:val="Hyperlink"/>
            <w:noProof/>
          </w:rPr>
          <w:fldChar w:fldCharType="end"/>
        </w:r>
      </w:ins>
    </w:p>
    <w:p w14:paraId="3DC24CA1" w14:textId="0982A251" w:rsidR="002F3602" w:rsidRDefault="002F3602">
      <w:pPr>
        <w:pStyle w:val="TOC4"/>
        <w:tabs>
          <w:tab w:val="right" w:leader="dot" w:pos="9019"/>
        </w:tabs>
        <w:rPr>
          <w:ins w:id="242" w:author="Maureen Barry" w:date="2025-05-07T09:20:00Z"/>
          <w:rFonts w:eastAsiaTheme="minorEastAsia" w:cstheme="minorBidi"/>
          <w:noProof/>
          <w:kern w:val="2"/>
          <w:sz w:val="22"/>
          <w:szCs w:val="22"/>
          <w:lang w:val="en-US" w:eastAsia="en-US"/>
          <w14:ligatures w14:val="standardContextual"/>
        </w:rPr>
      </w:pPr>
      <w:ins w:id="24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FIA_UAU.2 User authentication before any action</w:t>
        </w:r>
        <w:r>
          <w:rPr>
            <w:noProof/>
            <w:webHidden/>
          </w:rPr>
          <w:tab/>
        </w:r>
        <w:r>
          <w:rPr>
            <w:noProof/>
            <w:webHidden/>
          </w:rPr>
          <w:fldChar w:fldCharType="begin"/>
        </w:r>
        <w:r>
          <w:rPr>
            <w:noProof/>
            <w:webHidden/>
          </w:rPr>
          <w:instrText xml:space="preserve"> PAGEREF _Toc197502116 \h </w:instrText>
        </w:r>
        <w:r>
          <w:rPr>
            <w:noProof/>
            <w:webHidden/>
          </w:rPr>
        </w:r>
      </w:ins>
      <w:r>
        <w:rPr>
          <w:noProof/>
          <w:webHidden/>
        </w:rPr>
        <w:fldChar w:fldCharType="separate"/>
      </w:r>
      <w:ins w:id="244" w:author="Maureen Barry" w:date="2025-05-07T09:20:00Z">
        <w:r>
          <w:rPr>
            <w:noProof/>
            <w:webHidden/>
          </w:rPr>
          <w:t>26</w:t>
        </w:r>
        <w:r>
          <w:rPr>
            <w:noProof/>
            <w:webHidden/>
          </w:rPr>
          <w:fldChar w:fldCharType="end"/>
        </w:r>
        <w:r w:rsidRPr="00C20BF8">
          <w:rPr>
            <w:rStyle w:val="Hyperlink"/>
            <w:noProof/>
          </w:rPr>
          <w:fldChar w:fldCharType="end"/>
        </w:r>
      </w:ins>
    </w:p>
    <w:p w14:paraId="62028970" w14:textId="1E5FCB4E" w:rsidR="002F3602" w:rsidRDefault="002F3602">
      <w:pPr>
        <w:pStyle w:val="TOC3"/>
        <w:tabs>
          <w:tab w:val="left" w:pos="1200"/>
          <w:tab w:val="right" w:leader="dot" w:pos="9019"/>
        </w:tabs>
        <w:rPr>
          <w:ins w:id="245" w:author="Maureen Barry" w:date="2025-05-07T09:20:00Z"/>
          <w:rFonts w:eastAsiaTheme="minorEastAsia" w:cstheme="minorBidi"/>
          <w:i w:val="0"/>
          <w:iCs w:val="0"/>
          <w:noProof/>
          <w:kern w:val="2"/>
          <w:sz w:val="22"/>
          <w:szCs w:val="22"/>
          <w:lang w:val="en-US" w:eastAsia="en-US"/>
          <w14:ligatures w14:val="standardContextual"/>
        </w:rPr>
      </w:pPr>
      <w:ins w:id="24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6.3.2</w:t>
        </w:r>
        <w:r>
          <w:rPr>
            <w:rFonts w:eastAsiaTheme="minorEastAsia" w:cstheme="minorBidi"/>
            <w:i w:val="0"/>
            <w:iCs w:val="0"/>
            <w:noProof/>
            <w:kern w:val="2"/>
            <w:sz w:val="22"/>
            <w:szCs w:val="22"/>
            <w:lang w:val="en-US" w:eastAsia="en-US"/>
            <w14:ligatures w14:val="standardContextual"/>
          </w:rPr>
          <w:tab/>
        </w:r>
        <w:r w:rsidRPr="00C20BF8">
          <w:rPr>
            <w:rStyle w:val="Hyperlink"/>
            <w:noProof/>
          </w:rPr>
          <w:t>User attribute definition (FIA_ATD)</w:t>
        </w:r>
        <w:r>
          <w:rPr>
            <w:noProof/>
            <w:webHidden/>
          </w:rPr>
          <w:tab/>
        </w:r>
        <w:r>
          <w:rPr>
            <w:noProof/>
            <w:webHidden/>
          </w:rPr>
          <w:fldChar w:fldCharType="begin"/>
        </w:r>
        <w:r>
          <w:rPr>
            <w:noProof/>
            <w:webHidden/>
          </w:rPr>
          <w:instrText xml:space="preserve"> PAGEREF _Toc197502117 \h </w:instrText>
        </w:r>
        <w:r>
          <w:rPr>
            <w:noProof/>
            <w:webHidden/>
          </w:rPr>
        </w:r>
      </w:ins>
      <w:r>
        <w:rPr>
          <w:noProof/>
          <w:webHidden/>
        </w:rPr>
        <w:fldChar w:fldCharType="separate"/>
      </w:r>
      <w:ins w:id="247" w:author="Maureen Barry" w:date="2025-05-07T09:20:00Z">
        <w:r>
          <w:rPr>
            <w:noProof/>
            <w:webHidden/>
          </w:rPr>
          <w:t>26</w:t>
        </w:r>
        <w:r>
          <w:rPr>
            <w:noProof/>
            <w:webHidden/>
          </w:rPr>
          <w:fldChar w:fldCharType="end"/>
        </w:r>
        <w:r w:rsidRPr="00C20BF8">
          <w:rPr>
            <w:rStyle w:val="Hyperlink"/>
            <w:noProof/>
          </w:rPr>
          <w:fldChar w:fldCharType="end"/>
        </w:r>
      </w:ins>
    </w:p>
    <w:p w14:paraId="165F7C6F" w14:textId="02B39AE6" w:rsidR="002F3602" w:rsidRDefault="002F3602">
      <w:pPr>
        <w:pStyle w:val="TOC4"/>
        <w:tabs>
          <w:tab w:val="right" w:leader="dot" w:pos="9019"/>
        </w:tabs>
        <w:rPr>
          <w:ins w:id="248" w:author="Maureen Barry" w:date="2025-05-07T09:20:00Z"/>
          <w:rFonts w:eastAsiaTheme="minorEastAsia" w:cstheme="minorBidi"/>
          <w:noProof/>
          <w:kern w:val="2"/>
          <w:sz w:val="22"/>
          <w:szCs w:val="22"/>
          <w:lang w:val="en-US" w:eastAsia="en-US"/>
          <w14:ligatures w14:val="standardContextual"/>
        </w:rPr>
      </w:pPr>
      <w:ins w:id="24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FIA_ATD.1 User attribute definition</w:t>
        </w:r>
        <w:r>
          <w:rPr>
            <w:noProof/>
            <w:webHidden/>
          </w:rPr>
          <w:tab/>
        </w:r>
        <w:r>
          <w:rPr>
            <w:noProof/>
            <w:webHidden/>
          </w:rPr>
          <w:fldChar w:fldCharType="begin"/>
        </w:r>
        <w:r>
          <w:rPr>
            <w:noProof/>
            <w:webHidden/>
          </w:rPr>
          <w:instrText xml:space="preserve"> PAGEREF _Toc197502118 \h </w:instrText>
        </w:r>
        <w:r>
          <w:rPr>
            <w:noProof/>
            <w:webHidden/>
          </w:rPr>
        </w:r>
      </w:ins>
      <w:r>
        <w:rPr>
          <w:noProof/>
          <w:webHidden/>
        </w:rPr>
        <w:fldChar w:fldCharType="separate"/>
      </w:r>
      <w:ins w:id="250" w:author="Maureen Barry" w:date="2025-05-07T09:20:00Z">
        <w:r>
          <w:rPr>
            <w:noProof/>
            <w:webHidden/>
          </w:rPr>
          <w:t>26</w:t>
        </w:r>
        <w:r>
          <w:rPr>
            <w:noProof/>
            <w:webHidden/>
          </w:rPr>
          <w:fldChar w:fldCharType="end"/>
        </w:r>
        <w:r w:rsidRPr="00C20BF8">
          <w:rPr>
            <w:rStyle w:val="Hyperlink"/>
            <w:noProof/>
          </w:rPr>
          <w:fldChar w:fldCharType="end"/>
        </w:r>
      </w:ins>
    </w:p>
    <w:p w14:paraId="683573A1" w14:textId="50DC3D9E" w:rsidR="002F3602" w:rsidRDefault="002F3602">
      <w:pPr>
        <w:pStyle w:val="TOC3"/>
        <w:tabs>
          <w:tab w:val="left" w:pos="1200"/>
          <w:tab w:val="right" w:leader="dot" w:pos="9019"/>
        </w:tabs>
        <w:rPr>
          <w:ins w:id="251" w:author="Maureen Barry" w:date="2025-05-07T09:20:00Z"/>
          <w:rFonts w:eastAsiaTheme="minorEastAsia" w:cstheme="minorBidi"/>
          <w:i w:val="0"/>
          <w:iCs w:val="0"/>
          <w:noProof/>
          <w:kern w:val="2"/>
          <w:sz w:val="22"/>
          <w:szCs w:val="22"/>
          <w:lang w:val="en-US" w:eastAsia="en-US"/>
          <w14:ligatures w14:val="standardContextual"/>
        </w:rPr>
      </w:pPr>
      <w:ins w:id="25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"_Toc197502119"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6.3.3</w:t>
        </w:r>
        <w:r>
          <w:rPr>
            <w:rFonts w:eastAsiaTheme="minorEastAsia" w:cstheme="minorBidi"/>
            <w:i w:val="0"/>
            <w:iCs w:val="0"/>
            <w:noProof/>
            <w:kern w:val="2"/>
            <w:sz w:val="22"/>
            <w:szCs w:val="22"/>
            <w:lang w:val="en-US" w:eastAsia="en-US"/>
            <w14:ligatures w14:val="standardContextual"/>
          </w:rPr>
          <w:tab/>
        </w:r>
        <w:r w:rsidRPr="00C20BF8">
          <w:rPr>
            <w:rStyle w:val="Hyperlink"/>
            <w:noProof/>
          </w:rPr>
          <w:t>User identification (FIA_UID)</w:t>
        </w:r>
        <w:r>
          <w:rPr>
            <w:noProof/>
            <w:webHidden/>
          </w:rPr>
          <w:tab/>
        </w:r>
        <w:r>
          <w:rPr>
            <w:noProof/>
            <w:webHidden/>
          </w:rPr>
          <w:fldChar w:fldCharType="begin"/>
        </w:r>
        <w:r>
          <w:rPr>
            <w:noProof/>
            <w:webHidden/>
          </w:rPr>
          <w:instrText xml:space="preserve"> PAGEREF _Toc197502119 \h </w:instrText>
        </w:r>
        <w:r>
          <w:rPr>
            <w:noProof/>
            <w:webHidden/>
          </w:rPr>
        </w:r>
      </w:ins>
      <w:r>
        <w:rPr>
          <w:noProof/>
          <w:webHidden/>
        </w:rPr>
        <w:fldChar w:fldCharType="separate"/>
      </w:r>
      <w:ins w:id="253" w:author="Maureen Barry" w:date="2025-05-07T09:20:00Z">
        <w:r>
          <w:rPr>
            <w:noProof/>
            <w:webHidden/>
          </w:rPr>
          <w:t>26</w:t>
        </w:r>
        <w:r>
          <w:rPr>
            <w:noProof/>
            <w:webHidden/>
          </w:rPr>
          <w:fldChar w:fldCharType="end"/>
        </w:r>
        <w:r w:rsidRPr="00C20BF8">
          <w:rPr>
            <w:rStyle w:val="Hyperlink"/>
            <w:noProof/>
          </w:rPr>
          <w:fldChar w:fldCharType="end"/>
        </w:r>
      </w:ins>
    </w:p>
    <w:p w14:paraId="65A1E85D" w14:textId="2993A44E" w:rsidR="002F3602" w:rsidRDefault="002F3602">
      <w:pPr>
        <w:pStyle w:val="TOC4"/>
        <w:tabs>
          <w:tab w:val="right" w:leader="dot" w:pos="9019"/>
        </w:tabs>
        <w:rPr>
          <w:ins w:id="254" w:author="Maureen Barry" w:date="2025-05-07T09:20:00Z"/>
          <w:rFonts w:eastAsiaTheme="minorEastAsia" w:cstheme="minorBidi"/>
          <w:noProof/>
          <w:kern w:val="2"/>
          <w:sz w:val="22"/>
          <w:szCs w:val="22"/>
          <w:lang w:val="en-US" w:eastAsia="en-US"/>
          <w14:ligatures w14:val="standardContextual"/>
        </w:rPr>
      </w:pPr>
      <w:ins w:id="25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FIA_UID.2 User identification before any action</w:t>
        </w:r>
        <w:r>
          <w:rPr>
            <w:noProof/>
            <w:webHidden/>
          </w:rPr>
          <w:tab/>
        </w:r>
        <w:r>
          <w:rPr>
            <w:noProof/>
            <w:webHidden/>
          </w:rPr>
          <w:fldChar w:fldCharType="begin"/>
        </w:r>
        <w:r>
          <w:rPr>
            <w:noProof/>
            <w:webHidden/>
          </w:rPr>
          <w:instrText xml:space="preserve"> PAGEREF _Toc197502120 \h </w:instrText>
        </w:r>
        <w:r>
          <w:rPr>
            <w:noProof/>
            <w:webHidden/>
          </w:rPr>
        </w:r>
      </w:ins>
      <w:r>
        <w:rPr>
          <w:noProof/>
          <w:webHidden/>
        </w:rPr>
        <w:fldChar w:fldCharType="separate"/>
      </w:r>
      <w:ins w:id="256" w:author="Maureen Barry" w:date="2025-05-07T09:20:00Z">
        <w:r>
          <w:rPr>
            <w:noProof/>
            <w:webHidden/>
          </w:rPr>
          <w:t>26</w:t>
        </w:r>
        <w:r>
          <w:rPr>
            <w:noProof/>
            <w:webHidden/>
          </w:rPr>
          <w:fldChar w:fldCharType="end"/>
        </w:r>
        <w:r w:rsidRPr="00C20BF8">
          <w:rPr>
            <w:rStyle w:val="Hyperlink"/>
            <w:noProof/>
          </w:rPr>
          <w:fldChar w:fldCharType="end"/>
        </w:r>
      </w:ins>
    </w:p>
    <w:p w14:paraId="0F5C21D0" w14:textId="544564B0" w:rsidR="002F3602" w:rsidRDefault="002F3602">
      <w:pPr>
        <w:pStyle w:val="TOC2"/>
        <w:tabs>
          <w:tab w:val="left" w:pos="720"/>
          <w:tab w:val="right" w:leader="dot" w:pos="9019"/>
        </w:tabs>
        <w:rPr>
          <w:ins w:id="257" w:author="Maureen Barry" w:date="2025-05-07T09:20:00Z"/>
          <w:rFonts w:eastAsiaTheme="minorEastAsia" w:cstheme="minorBidi"/>
          <w:smallCaps w:val="0"/>
          <w:noProof/>
          <w:kern w:val="2"/>
          <w:sz w:val="22"/>
          <w:szCs w:val="22"/>
          <w:lang w:val="en-US" w:eastAsia="en-US"/>
          <w14:ligatures w14:val="standardContextual"/>
        </w:rPr>
      </w:pPr>
      <w:ins w:id="25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6.4</w:t>
        </w:r>
        <w:r>
          <w:rPr>
            <w:rFonts w:eastAsiaTheme="minorEastAsia" w:cstheme="minorBidi"/>
            <w:smallCaps w:val="0"/>
            <w:noProof/>
            <w:kern w:val="2"/>
            <w:sz w:val="22"/>
            <w:szCs w:val="22"/>
            <w:lang w:val="en-US" w:eastAsia="en-US"/>
            <w14:ligatures w14:val="standardContextual"/>
          </w:rPr>
          <w:tab/>
        </w:r>
        <w:r w:rsidRPr="00C20BF8">
          <w:rPr>
            <w:rStyle w:val="Hyperlink"/>
            <w:noProof/>
          </w:rPr>
          <w:t>Class: Security management (FMT)</w:t>
        </w:r>
        <w:r>
          <w:rPr>
            <w:noProof/>
            <w:webHidden/>
          </w:rPr>
          <w:tab/>
        </w:r>
        <w:r>
          <w:rPr>
            <w:noProof/>
            <w:webHidden/>
          </w:rPr>
          <w:fldChar w:fldCharType="begin"/>
        </w:r>
        <w:r>
          <w:rPr>
            <w:noProof/>
            <w:webHidden/>
          </w:rPr>
          <w:instrText xml:space="preserve"> PAGEREF _Toc197502121 \h </w:instrText>
        </w:r>
        <w:r>
          <w:rPr>
            <w:noProof/>
            <w:webHidden/>
          </w:rPr>
        </w:r>
      </w:ins>
      <w:r>
        <w:rPr>
          <w:noProof/>
          <w:webHidden/>
        </w:rPr>
        <w:fldChar w:fldCharType="separate"/>
      </w:r>
      <w:ins w:id="259" w:author="Maureen Barry" w:date="2025-05-07T09:20:00Z">
        <w:r>
          <w:rPr>
            <w:noProof/>
            <w:webHidden/>
          </w:rPr>
          <w:t>26</w:t>
        </w:r>
        <w:r>
          <w:rPr>
            <w:noProof/>
            <w:webHidden/>
          </w:rPr>
          <w:fldChar w:fldCharType="end"/>
        </w:r>
        <w:r w:rsidRPr="00C20BF8">
          <w:rPr>
            <w:rStyle w:val="Hyperlink"/>
            <w:noProof/>
          </w:rPr>
          <w:fldChar w:fldCharType="end"/>
        </w:r>
      </w:ins>
    </w:p>
    <w:p w14:paraId="5C89DCDC" w14:textId="62A13795" w:rsidR="002F3602" w:rsidRDefault="002F3602">
      <w:pPr>
        <w:pStyle w:val="TOC3"/>
        <w:tabs>
          <w:tab w:val="left" w:pos="1200"/>
          <w:tab w:val="right" w:leader="dot" w:pos="9019"/>
        </w:tabs>
        <w:rPr>
          <w:ins w:id="260" w:author="Maureen Barry" w:date="2025-05-07T09:20:00Z"/>
          <w:rFonts w:eastAsiaTheme="minorEastAsia" w:cstheme="minorBidi"/>
          <w:i w:val="0"/>
          <w:iCs w:val="0"/>
          <w:noProof/>
          <w:kern w:val="2"/>
          <w:sz w:val="22"/>
          <w:szCs w:val="22"/>
          <w:lang w:val="en-US" w:eastAsia="en-US"/>
          <w14:ligatures w14:val="standardContextual"/>
        </w:rPr>
      </w:pPr>
      <w:ins w:id="26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6.4.1</w:t>
        </w:r>
        <w:r>
          <w:rPr>
            <w:rFonts w:eastAsiaTheme="minorEastAsia" w:cstheme="minorBidi"/>
            <w:i w:val="0"/>
            <w:iCs w:val="0"/>
            <w:noProof/>
            <w:kern w:val="2"/>
            <w:sz w:val="22"/>
            <w:szCs w:val="22"/>
            <w:lang w:val="en-US" w:eastAsia="en-US"/>
            <w14:ligatures w14:val="standardContextual"/>
          </w:rPr>
          <w:tab/>
        </w:r>
        <w:r w:rsidRPr="00C20BF8">
          <w:rPr>
            <w:rStyle w:val="Hyperlink"/>
            <w:noProof/>
          </w:rPr>
          <w:t>Management of security attributes (FMT_MSA)</w:t>
        </w:r>
        <w:r>
          <w:rPr>
            <w:noProof/>
            <w:webHidden/>
          </w:rPr>
          <w:tab/>
        </w:r>
        <w:r>
          <w:rPr>
            <w:noProof/>
            <w:webHidden/>
          </w:rPr>
          <w:fldChar w:fldCharType="begin"/>
        </w:r>
        <w:r>
          <w:rPr>
            <w:noProof/>
            <w:webHidden/>
          </w:rPr>
          <w:instrText xml:space="preserve"> PAGEREF _Toc197502122 \h </w:instrText>
        </w:r>
        <w:r>
          <w:rPr>
            <w:noProof/>
            <w:webHidden/>
          </w:rPr>
        </w:r>
      </w:ins>
      <w:r>
        <w:rPr>
          <w:noProof/>
          <w:webHidden/>
        </w:rPr>
        <w:fldChar w:fldCharType="separate"/>
      </w:r>
      <w:ins w:id="262" w:author="Maureen Barry" w:date="2025-05-07T09:20:00Z">
        <w:r>
          <w:rPr>
            <w:noProof/>
            <w:webHidden/>
          </w:rPr>
          <w:t>26</w:t>
        </w:r>
        <w:r>
          <w:rPr>
            <w:noProof/>
            <w:webHidden/>
          </w:rPr>
          <w:fldChar w:fldCharType="end"/>
        </w:r>
        <w:r w:rsidRPr="00C20BF8">
          <w:rPr>
            <w:rStyle w:val="Hyperlink"/>
            <w:noProof/>
          </w:rPr>
          <w:fldChar w:fldCharType="end"/>
        </w:r>
      </w:ins>
    </w:p>
    <w:p w14:paraId="2FEADBE2" w14:textId="15364AD5" w:rsidR="002F3602" w:rsidRDefault="002F3602">
      <w:pPr>
        <w:pStyle w:val="TOC4"/>
        <w:tabs>
          <w:tab w:val="right" w:leader="dot" w:pos="9019"/>
        </w:tabs>
        <w:rPr>
          <w:ins w:id="263" w:author="Maureen Barry" w:date="2025-05-07T09:20:00Z"/>
          <w:rFonts w:eastAsiaTheme="minorEastAsia" w:cstheme="minorBidi"/>
          <w:noProof/>
          <w:kern w:val="2"/>
          <w:sz w:val="22"/>
          <w:szCs w:val="22"/>
          <w:lang w:val="en-US" w:eastAsia="en-US"/>
          <w14:ligatures w14:val="standardContextual"/>
        </w:rPr>
      </w:pPr>
      <w:ins w:id="26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FMT_MSA.1(1) Management of security attributes (Users)</w:t>
        </w:r>
        <w:r>
          <w:rPr>
            <w:noProof/>
            <w:webHidden/>
          </w:rPr>
          <w:tab/>
        </w:r>
        <w:r>
          <w:rPr>
            <w:noProof/>
            <w:webHidden/>
          </w:rPr>
          <w:fldChar w:fldCharType="begin"/>
        </w:r>
        <w:r>
          <w:rPr>
            <w:noProof/>
            <w:webHidden/>
          </w:rPr>
          <w:instrText xml:space="preserve"> PAGEREF _Toc197502123 \h </w:instrText>
        </w:r>
        <w:r>
          <w:rPr>
            <w:noProof/>
            <w:webHidden/>
          </w:rPr>
        </w:r>
      </w:ins>
      <w:r>
        <w:rPr>
          <w:noProof/>
          <w:webHidden/>
        </w:rPr>
        <w:fldChar w:fldCharType="separate"/>
      </w:r>
      <w:ins w:id="265" w:author="Maureen Barry" w:date="2025-05-07T09:20:00Z">
        <w:r>
          <w:rPr>
            <w:noProof/>
            <w:webHidden/>
          </w:rPr>
          <w:t>26</w:t>
        </w:r>
        <w:r>
          <w:rPr>
            <w:noProof/>
            <w:webHidden/>
          </w:rPr>
          <w:fldChar w:fldCharType="end"/>
        </w:r>
        <w:r w:rsidRPr="00C20BF8">
          <w:rPr>
            <w:rStyle w:val="Hyperlink"/>
            <w:noProof/>
          </w:rPr>
          <w:fldChar w:fldCharType="end"/>
        </w:r>
      </w:ins>
    </w:p>
    <w:p w14:paraId="60023F85" w14:textId="5CD692DF" w:rsidR="002F3602" w:rsidRDefault="002F3602">
      <w:pPr>
        <w:pStyle w:val="TOC4"/>
        <w:tabs>
          <w:tab w:val="right" w:leader="dot" w:pos="9019"/>
        </w:tabs>
        <w:rPr>
          <w:ins w:id="266" w:author="Maureen Barry" w:date="2025-05-07T09:20:00Z"/>
          <w:rFonts w:eastAsiaTheme="minorEastAsia" w:cstheme="minorBidi"/>
          <w:noProof/>
          <w:kern w:val="2"/>
          <w:sz w:val="22"/>
          <w:szCs w:val="22"/>
          <w:lang w:val="en-US" w:eastAsia="en-US"/>
          <w14:ligatures w14:val="standardContextual"/>
        </w:rPr>
      </w:pPr>
      <w:ins w:id="26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FMT_MSA.1(2) Management of security attributes (Objects)</w:t>
        </w:r>
        <w:r>
          <w:rPr>
            <w:noProof/>
            <w:webHidden/>
          </w:rPr>
          <w:tab/>
        </w:r>
        <w:r>
          <w:rPr>
            <w:noProof/>
            <w:webHidden/>
          </w:rPr>
          <w:fldChar w:fldCharType="begin"/>
        </w:r>
        <w:r>
          <w:rPr>
            <w:noProof/>
            <w:webHidden/>
          </w:rPr>
          <w:instrText xml:space="preserve"> PAGEREF _Toc197502124 \h </w:instrText>
        </w:r>
        <w:r>
          <w:rPr>
            <w:noProof/>
            <w:webHidden/>
          </w:rPr>
        </w:r>
      </w:ins>
      <w:r>
        <w:rPr>
          <w:noProof/>
          <w:webHidden/>
        </w:rPr>
        <w:fldChar w:fldCharType="separate"/>
      </w:r>
      <w:ins w:id="268" w:author="Maureen Barry" w:date="2025-05-07T09:20:00Z">
        <w:r>
          <w:rPr>
            <w:noProof/>
            <w:webHidden/>
          </w:rPr>
          <w:t>2</w:t>
        </w:r>
        <w:r>
          <w:rPr>
            <w:noProof/>
            <w:webHidden/>
          </w:rPr>
          <w:t>6</w:t>
        </w:r>
        <w:r>
          <w:rPr>
            <w:noProof/>
            <w:webHidden/>
          </w:rPr>
          <w:fldChar w:fldCharType="end"/>
        </w:r>
        <w:r w:rsidRPr="00C20BF8">
          <w:rPr>
            <w:rStyle w:val="Hyperlink"/>
            <w:noProof/>
          </w:rPr>
          <w:fldChar w:fldCharType="end"/>
        </w:r>
      </w:ins>
    </w:p>
    <w:p w14:paraId="514BCA06" w14:textId="2164223A" w:rsidR="002F3602" w:rsidRDefault="002F3602">
      <w:pPr>
        <w:pStyle w:val="TOC4"/>
        <w:tabs>
          <w:tab w:val="right" w:leader="dot" w:pos="9019"/>
        </w:tabs>
        <w:rPr>
          <w:ins w:id="269" w:author="Maureen Barry" w:date="2025-05-07T09:20:00Z"/>
          <w:rFonts w:eastAsiaTheme="minorEastAsia" w:cstheme="minorBidi"/>
          <w:noProof/>
          <w:kern w:val="2"/>
          <w:sz w:val="22"/>
          <w:szCs w:val="22"/>
          <w:lang w:val="en-US" w:eastAsia="en-US"/>
          <w14:ligatures w14:val="standardContextual"/>
        </w:rPr>
      </w:pPr>
      <w:ins w:id="27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FMT_MSA.3 Static attribute initialization</w:t>
        </w:r>
        <w:r>
          <w:rPr>
            <w:noProof/>
            <w:webHidden/>
          </w:rPr>
          <w:tab/>
        </w:r>
        <w:r>
          <w:rPr>
            <w:noProof/>
            <w:webHidden/>
          </w:rPr>
          <w:fldChar w:fldCharType="begin"/>
        </w:r>
        <w:r>
          <w:rPr>
            <w:noProof/>
            <w:webHidden/>
          </w:rPr>
          <w:instrText xml:space="preserve"> PAGEREF _Toc197502125 \h </w:instrText>
        </w:r>
        <w:r>
          <w:rPr>
            <w:noProof/>
            <w:webHidden/>
          </w:rPr>
        </w:r>
      </w:ins>
      <w:r>
        <w:rPr>
          <w:noProof/>
          <w:webHidden/>
        </w:rPr>
        <w:fldChar w:fldCharType="separate"/>
      </w:r>
      <w:ins w:id="271" w:author="Maureen Barry" w:date="2025-05-07T09:20:00Z">
        <w:r>
          <w:rPr>
            <w:noProof/>
            <w:webHidden/>
          </w:rPr>
          <w:t>27</w:t>
        </w:r>
        <w:r>
          <w:rPr>
            <w:noProof/>
            <w:webHidden/>
          </w:rPr>
          <w:fldChar w:fldCharType="end"/>
        </w:r>
        <w:r w:rsidRPr="00C20BF8">
          <w:rPr>
            <w:rStyle w:val="Hyperlink"/>
            <w:noProof/>
          </w:rPr>
          <w:fldChar w:fldCharType="end"/>
        </w:r>
      </w:ins>
    </w:p>
    <w:p w14:paraId="639239EB" w14:textId="4184D2B2" w:rsidR="002F3602" w:rsidRDefault="002F3602">
      <w:pPr>
        <w:pStyle w:val="TOC3"/>
        <w:tabs>
          <w:tab w:val="left" w:pos="1200"/>
          <w:tab w:val="right" w:leader="dot" w:pos="9019"/>
        </w:tabs>
        <w:rPr>
          <w:ins w:id="272" w:author="Maureen Barry" w:date="2025-05-07T09:20:00Z"/>
          <w:rFonts w:eastAsiaTheme="minorEastAsia" w:cstheme="minorBidi"/>
          <w:i w:val="0"/>
          <w:iCs w:val="0"/>
          <w:noProof/>
          <w:kern w:val="2"/>
          <w:sz w:val="22"/>
          <w:szCs w:val="22"/>
          <w:lang w:val="en-US" w:eastAsia="en-US"/>
          <w14:ligatures w14:val="standardContextual"/>
        </w:rPr>
      </w:pPr>
      <w:ins w:id="27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6.4.2</w:t>
        </w:r>
        <w:r>
          <w:rPr>
            <w:rFonts w:eastAsiaTheme="minorEastAsia" w:cstheme="minorBidi"/>
            <w:i w:val="0"/>
            <w:iCs w:val="0"/>
            <w:noProof/>
            <w:kern w:val="2"/>
            <w:sz w:val="22"/>
            <w:szCs w:val="22"/>
            <w:lang w:val="en-US" w:eastAsia="en-US"/>
            <w14:ligatures w14:val="standardContextual"/>
          </w:rPr>
          <w:tab/>
        </w:r>
        <w:r w:rsidRPr="00C20BF8">
          <w:rPr>
            <w:rStyle w:val="Hyperlink"/>
            <w:noProof/>
          </w:rPr>
          <w:t>Management of TSF data (FMT_MTD)</w:t>
        </w:r>
        <w:r>
          <w:rPr>
            <w:noProof/>
            <w:webHidden/>
          </w:rPr>
          <w:tab/>
        </w:r>
        <w:r>
          <w:rPr>
            <w:noProof/>
            <w:webHidden/>
          </w:rPr>
          <w:fldChar w:fldCharType="begin"/>
        </w:r>
        <w:r>
          <w:rPr>
            <w:noProof/>
            <w:webHidden/>
          </w:rPr>
          <w:instrText xml:space="preserve"> PAGEREF _Toc197502126 \h </w:instrText>
        </w:r>
        <w:r>
          <w:rPr>
            <w:noProof/>
            <w:webHidden/>
          </w:rPr>
        </w:r>
      </w:ins>
      <w:r>
        <w:rPr>
          <w:noProof/>
          <w:webHidden/>
        </w:rPr>
        <w:fldChar w:fldCharType="separate"/>
      </w:r>
      <w:ins w:id="274" w:author="Maureen Barry" w:date="2025-05-07T09:20:00Z">
        <w:r>
          <w:rPr>
            <w:noProof/>
            <w:webHidden/>
          </w:rPr>
          <w:t>27</w:t>
        </w:r>
        <w:r>
          <w:rPr>
            <w:noProof/>
            <w:webHidden/>
          </w:rPr>
          <w:fldChar w:fldCharType="end"/>
        </w:r>
        <w:r w:rsidRPr="00C20BF8">
          <w:rPr>
            <w:rStyle w:val="Hyperlink"/>
            <w:noProof/>
          </w:rPr>
          <w:fldChar w:fldCharType="end"/>
        </w:r>
      </w:ins>
    </w:p>
    <w:p w14:paraId="7BC4E23B" w14:textId="00395793" w:rsidR="002F3602" w:rsidRDefault="002F3602">
      <w:pPr>
        <w:pStyle w:val="TOC4"/>
        <w:tabs>
          <w:tab w:val="right" w:leader="dot" w:pos="9019"/>
        </w:tabs>
        <w:rPr>
          <w:ins w:id="275" w:author="Maureen Barry" w:date="2025-05-07T09:20:00Z"/>
          <w:rFonts w:eastAsiaTheme="minorEastAsia" w:cstheme="minorBidi"/>
          <w:noProof/>
          <w:kern w:val="2"/>
          <w:sz w:val="22"/>
          <w:szCs w:val="22"/>
          <w:lang w:val="en-US" w:eastAsia="en-US"/>
          <w14:ligatures w14:val="standardContextual"/>
        </w:rPr>
      </w:pPr>
      <w:ins w:id="27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FMT_MTD.1 Management of TSF data</w:t>
        </w:r>
        <w:r>
          <w:rPr>
            <w:noProof/>
            <w:webHidden/>
          </w:rPr>
          <w:tab/>
        </w:r>
        <w:r>
          <w:rPr>
            <w:noProof/>
            <w:webHidden/>
          </w:rPr>
          <w:fldChar w:fldCharType="begin"/>
        </w:r>
        <w:r>
          <w:rPr>
            <w:noProof/>
            <w:webHidden/>
          </w:rPr>
          <w:instrText xml:space="preserve"> PAGEREF _Toc197502127 \h </w:instrText>
        </w:r>
        <w:r>
          <w:rPr>
            <w:noProof/>
            <w:webHidden/>
          </w:rPr>
        </w:r>
      </w:ins>
      <w:r>
        <w:rPr>
          <w:noProof/>
          <w:webHidden/>
        </w:rPr>
        <w:fldChar w:fldCharType="separate"/>
      </w:r>
      <w:ins w:id="277" w:author="Maureen Barry" w:date="2025-05-07T09:20:00Z">
        <w:r>
          <w:rPr>
            <w:noProof/>
            <w:webHidden/>
          </w:rPr>
          <w:t>27</w:t>
        </w:r>
        <w:r>
          <w:rPr>
            <w:noProof/>
            <w:webHidden/>
          </w:rPr>
          <w:fldChar w:fldCharType="end"/>
        </w:r>
        <w:r w:rsidRPr="00C20BF8">
          <w:rPr>
            <w:rStyle w:val="Hyperlink"/>
            <w:noProof/>
          </w:rPr>
          <w:fldChar w:fldCharType="end"/>
        </w:r>
      </w:ins>
    </w:p>
    <w:p w14:paraId="4B27E6EC" w14:textId="19587AE7" w:rsidR="002F3602" w:rsidRDefault="002F3602">
      <w:pPr>
        <w:pStyle w:val="TOC3"/>
        <w:tabs>
          <w:tab w:val="left" w:pos="1200"/>
          <w:tab w:val="right" w:leader="dot" w:pos="9019"/>
        </w:tabs>
        <w:rPr>
          <w:ins w:id="278" w:author="Maureen Barry" w:date="2025-05-07T09:20:00Z"/>
          <w:rFonts w:eastAsiaTheme="minorEastAsia" w:cstheme="minorBidi"/>
          <w:i w:val="0"/>
          <w:iCs w:val="0"/>
          <w:noProof/>
          <w:kern w:val="2"/>
          <w:sz w:val="22"/>
          <w:szCs w:val="22"/>
          <w:lang w:val="en-US" w:eastAsia="en-US"/>
          <w14:ligatures w14:val="standardContextual"/>
        </w:rPr>
      </w:pPr>
      <w:ins w:id="27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6.4.3</w:t>
        </w:r>
        <w:r>
          <w:rPr>
            <w:rFonts w:eastAsiaTheme="minorEastAsia" w:cstheme="minorBidi"/>
            <w:i w:val="0"/>
            <w:iCs w:val="0"/>
            <w:noProof/>
            <w:kern w:val="2"/>
            <w:sz w:val="22"/>
            <w:szCs w:val="22"/>
            <w:lang w:val="en-US" w:eastAsia="en-US"/>
            <w14:ligatures w14:val="standardContextual"/>
          </w:rPr>
          <w:tab/>
        </w:r>
        <w:r w:rsidRPr="00C20BF8">
          <w:rPr>
            <w:rStyle w:val="Hyperlink"/>
            <w:noProof/>
          </w:rPr>
          <w:t>Revocation (FMT_REV)</w:t>
        </w:r>
        <w:r>
          <w:rPr>
            <w:noProof/>
            <w:webHidden/>
          </w:rPr>
          <w:tab/>
        </w:r>
        <w:r>
          <w:rPr>
            <w:noProof/>
            <w:webHidden/>
          </w:rPr>
          <w:fldChar w:fldCharType="begin"/>
        </w:r>
        <w:r>
          <w:rPr>
            <w:noProof/>
            <w:webHidden/>
          </w:rPr>
          <w:instrText xml:space="preserve"> PAGEREF _Toc197502128 \h </w:instrText>
        </w:r>
        <w:r>
          <w:rPr>
            <w:noProof/>
            <w:webHidden/>
          </w:rPr>
        </w:r>
      </w:ins>
      <w:r>
        <w:rPr>
          <w:noProof/>
          <w:webHidden/>
        </w:rPr>
        <w:fldChar w:fldCharType="separate"/>
      </w:r>
      <w:ins w:id="280" w:author="Maureen Barry" w:date="2025-05-07T09:20:00Z">
        <w:r>
          <w:rPr>
            <w:noProof/>
            <w:webHidden/>
          </w:rPr>
          <w:t>27</w:t>
        </w:r>
        <w:r>
          <w:rPr>
            <w:noProof/>
            <w:webHidden/>
          </w:rPr>
          <w:fldChar w:fldCharType="end"/>
        </w:r>
        <w:r w:rsidRPr="00C20BF8">
          <w:rPr>
            <w:rStyle w:val="Hyperlink"/>
            <w:noProof/>
          </w:rPr>
          <w:fldChar w:fldCharType="end"/>
        </w:r>
      </w:ins>
    </w:p>
    <w:p w14:paraId="54D2BE61" w14:textId="2D7A0B35" w:rsidR="002F3602" w:rsidRDefault="002F3602">
      <w:pPr>
        <w:pStyle w:val="TOC4"/>
        <w:tabs>
          <w:tab w:val="right" w:leader="dot" w:pos="9019"/>
        </w:tabs>
        <w:rPr>
          <w:ins w:id="281" w:author="Maureen Barry" w:date="2025-05-07T09:20:00Z"/>
          <w:rFonts w:eastAsiaTheme="minorEastAsia" w:cstheme="minorBidi"/>
          <w:noProof/>
          <w:kern w:val="2"/>
          <w:sz w:val="22"/>
          <w:szCs w:val="22"/>
          <w:lang w:val="en-US" w:eastAsia="en-US"/>
          <w14:ligatures w14:val="standardContextual"/>
        </w:rPr>
      </w:pPr>
      <w:ins w:id="28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"_Toc197502129"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FMT_REV.1(1) Revocation</w:t>
        </w:r>
        <w:r>
          <w:rPr>
            <w:noProof/>
            <w:webHidden/>
          </w:rPr>
          <w:tab/>
        </w:r>
        <w:r>
          <w:rPr>
            <w:noProof/>
            <w:webHidden/>
          </w:rPr>
          <w:fldChar w:fldCharType="begin"/>
        </w:r>
        <w:r>
          <w:rPr>
            <w:noProof/>
            <w:webHidden/>
          </w:rPr>
          <w:instrText xml:space="preserve"> PAGEREF _Toc197502129 \h </w:instrText>
        </w:r>
        <w:r>
          <w:rPr>
            <w:noProof/>
            <w:webHidden/>
          </w:rPr>
        </w:r>
      </w:ins>
      <w:r>
        <w:rPr>
          <w:noProof/>
          <w:webHidden/>
        </w:rPr>
        <w:fldChar w:fldCharType="separate"/>
      </w:r>
      <w:ins w:id="283" w:author="Maureen Barry" w:date="2025-05-07T09:20:00Z">
        <w:r>
          <w:rPr>
            <w:noProof/>
            <w:webHidden/>
          </w:rPr>
          <w:t>27</w:t>
        </w:r>
        <w:r>
          <w:rPr>
            <w:noProof/>
            <w:webHidden/>
          </w:rPr>
          <w:fldChar w:fldCharType="end"/>
        </w:r>
        <w:r w:rsidRPr="00C20BF8">
          <w:rPr>
            <w:rStyle w:val="Hyperlink"/>
            <w:noProof/>
          </w:rPr>
          <w:fldChar w:fldCharType="end"/>
        </w:r>
      </w:ins>
    </w:p>
    <w:p w14:paraId="33DE767E" w14:textId="74E262AF" w:rsidR="002F3602" w:rsidRDefault="002F3602">
      <w:pPr>
        <w:pStyle w:val="TOC4"/>
        <w:tabs>
          <w:tab w:val="right" w:leader="dot" w:pos="9019"/>
        </w:tabs>
        <w:rPr>
          <w:ins w:id="284" w:author="Maureen Barry" w:date="2025-05-07T09:20:00Z"/>
          <w:rFonts w:eastAsiaTheme="minorEastAsia" w:cstheme="minorBidi"/>
          <w:noProof/>
          <w:kern w:val="2"/>
          <w:sz w:val="22"/>
          <w:szCs w:val="22"/>
          <w:lang w:val="en-US" w:eastAsia="en-US"/>
          <w14:ligatures w14:val="standardContextual"/>
        </w:rPr>
      </w:pPr>
      <w:ins w:id="28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FMT_REV.1(2) Revocation (DAC)</w:t>
        </w:r>
        <w:r>
          <w:rPr>
            <w:noProof/>
            <w:webHidden/>
          </w:rPr>
          <w:tab/>
        </w:r>
        <w:r>
          <w:rPr>
            <w:noProof/>
            <w:webHidden/>
          </w:rPr>
          <w:fldChar w:fldCharType="begin"/>
        </w:r>
        <w:r>
          <w:rPr>
            <w:noProof/>
            <w:webHidden/>
          </w:rPr>
          <w:instrText xml:space="preserve"> PAGEREF _Toc197502130 \h </w:instrText>
        </w:r>
        <w:r>
          <w:rPr>
            <w:noProof/>
            <w:webHidden/>
          </w:rPr>
        </w:r>
      </w:ins>
      <w:r>
        <w:rPr>
          <w:noProof/>
          <w:webHidden/>
        </w:rPr>
        <w:fldChar w:fldCharType="separate"/>
      </w:r>
      <w:ins w:id="286" w:author="Maureen Barry" w:date="2025-05-07T09:20:00Z">
        <w:r>
          <w:rPr>
            <w:noProof/>
            <w:webHidden/>
          </w:rPr>
          <w:t>27</w:t>
        </w:r>
        <w:r>
          <w:rPr>
            <w:noProof/>
            <w:webHidden/>
          </w:rPr>
          <w:fldChar w:fldCharType="end"/>
        </w:r>
        <w:r w:rsidRPr="00C20BF8">
          <w:rPr>
            <w:rStyle w:val="Hyperlink"/>
            <w:noProof/>
          </w:rPr>
          <w:fldChar w:fldCharType="end"/>
        </w:r>
      </w:ins>
    </w:p>
    <w:p w14:paraId="78747EC9" w14:textId="02F2D6DE" w:rsidR="002F3602" w:rsidRDefault="002F3602">
      <w:pPr>
        <w:pStyle w:val="TOC3"/>
        <w:tabs>
          <w:tab w:val="left" w:pos="1200"/>
          <w:tab w:val="right" w:leader="dot" w:pos="9019"/>
        </w:tabs>
        <w:rPr>
          <w:ins w:id="287" w:author="Maureen Barry" w:date="2025-05-07T09:20:00Z"/>
          <w:rFonts w:eastAsiaTheme="minorEastAsia" w:cstheme="minorBidi"/>
          <w:i w:val="0"/>
          <w:iCs w:val="0"/>
          <w:noProof/>
          <w:kern w:val="2"/>
          <w:sz w:val="22"/>
          <w:szCs w:val="22"/>
          <w:lang w:val="en-US" w:eastAsia="en-US"/>
          <w14:ligatures w14:val="standardContextual"/>
        </w:rPr>
      </w:pPr>
      <w:ins w:id="28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6.4.4</w:t>
        </w:r>
        <w:r>
          <w:rPr>
            <w:rFonts w:eastAsiaTheme="minorEastAsia" w:cstheme="minorBidi"/>
            <w:i w:val="0"/>
            <w:iCs w:val="0"/>
            <w:noProof/>
            <w:kern w:val="2"/>
            <w:sz w:val="22"/>
            <w:szCs w:val="22"/>
            <w:lang w:val="en-US" w:eastAsia="en-US"/>
            <w14:ligatures w14:val="standardContextual"/>
          </w:rPr>
          <w:tab/>
        </w:r>
        <w:r w:rsidRPr="00C20BF8">
          <w:rPr>
            <w:rStyle w:val="Hyperlink"/>
            <w:noProof/>
          </w:rPr>
          <w:t>Specification of management functions (FMT_SMF)</w:t>
        </w:r>
        <w:r>
          <w:rPr>
            <w:noProof/>
            <w:webHidden/>
          </w:rPr>
          <w:tab/>
        </w:r>
        <w:r>
          <w:rPr>
            <w:noProof/>
            <w:webHidden/>
          </w:rPr>
          <w:fldChar w:fldCharType="begin"/>
        </w:r>
        <w:r>
          <w:rPr>
            <w:noProof/>
            <w:webHidden/>
          </w:rPr>
          <w:instrText xml:space="preserve"> PAGEREF _Toc197502131 \h </w:instrText>
        </w:r>
        <w:r>
          <w:rPr>
            <w:noProof/>
            <w:webHidden/>
          </w:rPr>
        </w:r>
      </w:ins>
      <w:r>
        <w:rPr>
          <w:noProof/>
          <w:webHidden/>
        </w:rPr>
        <w:fldChar w:fldCharType="separate"/>
      </w:r>
      <w:ins w:id="289" w:author="Maureen Barry" w:date="2025-05-07T09:20:00Z">
        <w:r>
          <w:rPr>
            <w:noProof/>
            <w:webHidden/>
          </w:rPr>
          <w:t>28</w:t>
        </w:r>
        <w:r>
          <w:rPr>
            <w:noProof/>
            <w:webHidden/>
          </w:rPr>
          <w:fldChar w:fldCharType="end"/>
        </w:r>
        <w:r w:rsidRPr="00C20BF8">
          <w:rPr>
            <w:rStyle w:val="Hyperlink"/>
            <w:noProof/>
          </w:rPr>
          <w:fldChar w:fldCharType="end"/>
        </w:r>
      </w:ins>
    </w:p>
    <w:p w14:paraId="2830DC02" w14:textId="08F64559" w:rsidR="002F3602" w:rsidRDefault="002F3602">
      <w:pPr>
        <w:pStyle w:val="TOC4"/>
        <w:tabs>
          <w:tab w:val="right" w:leader="dot" w:pos="9019"/>
        </w:tabs>
        <w:rPr>
          <w:ins w:id="290" w:author="Maureen Barry" w:date="2025-05-07T09:20:00Z"/>
          <w:rFonts w:eastAsiaTheme="minorEastAsia" w:cstheme="minorBidi"/>
          <w:noProof/>
          <w:kern w:val="2"/>
          <w:sz w:val="22"/>
          <w:szCs w:val="22"/>
          <w:lang w:val="en-US" w:eastAsia="en-US"/>
          <w14:ligatures w14:val="standardContextual"/>
        </w:rPr>
      </w:pPr>
      <w:ins w:id="29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FMT_SMF.1 Specification of Management Functions</w:t>
        </w:r>
        <w:r>
          <w:rPr>
            <w:noProof/>
            <w:webHidden/>
          </w:rPr>
          <w:tab/>
        </w:r>
        <w:r>
          <w:rPr>
            <w:noProof/>
            <w:webHidden/>
          </w:rPr>
          <w:fldChar w:fldCharType="begin"/>
        </w:r>
        <w:r>
          <w:rPr>
            <w:noProof/>
            <w:webHidden/>
          </w:rPr>
          <w:instrText xml:space="preserve"> PAGEREF _Toc197502132 \h </w:instrText>
        </w:r>
        <w:r>
          <w:rPr>
            <w:noProof/>
            <w:webHidden/>
          </w:rPr>
        </w:r>
      </w:ins>
      <w:r>
        <w:rPr>
          <w:noProof/>
          <w:webHidden/>
        </w:rPr>
        <w:fldChar w:fldCharType="separate"/>
      </w:r>
      <w:ins w:id="292" w:author="Maureen Barry" w:date="2025-05-07T09:20:00Z">
        <w:r>
          <w:rPr>
            <w:noProof/>
            <w:webHidden/>
          </w:rPr>
          <w:t>28</w:t>
        </w:r>
        <w:r>
          <w:rPr>
            <w:noProof/>
            <w:webHidden/>
          </w:rPr>
          <w:fldChar w:fldCharType="end"/>
        </w:r>
        <w:r w:rsidRPr="00C20BF8">
          <w:rPr>
            <w:rStyle w:val="Hyperlink"/>
            <w:noProof/>
          </w:rPr>
          <w:fldChar w:fldCharType="end"/>
        </w:r>
      </w:ins>
    </w:p>
    <w:p w14:paraId="7574FD48" w14:textId="61D2164E" w:rsidR="002F3602" w:rsidRDefault="002F3602">
      <w:pPr>
        <w:pStyle w:val="TOC3"/>
        <w:tabs>
          <w:tab w:val="left" w:pos="1200"/>
          <w:tab w:val="right" w:leader="dot" w:pos="9019"/>
        </w:tabs>
        <w:rPr>
          <w:ins w:id="293" w:author="Maureen Barry" w:date="2025-05-07T09:20:00Z"/>
          <w:rFonts w:eastAsiaTheme="minorEastAsia" w:cstheme="minorBidi"/>
          <w:i w:val="0"/>
          <w:iCs w:val="0"/>
          <w:noProof/>
          <w:kern w:val="2"/>
          <w:sz w:val="22"/>
          <w:szCs w:val="22"/>
          <w:lang w:val="en-US" w:eastAsia="en-US"/>
          <w14:ligatures w14:val="standardContextual"/>
        </w:rPr>
      </w:pPr>
      <w:ins w:id="29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6.4.5</w:t>
        </w:r>
        <w:r>
          <w:rPr>
            <w:rFonts w:eastAsiaTheme="minorEastAsia" w:cstheme="minorBidi"/>
            <w:i w:val="0"/>
            <w:iCs w:val="0"/>
            <w:noProof/>
            <w:kern w:val="2"/>
            <w:sz w:val="22"/>
            <w:szCs w:val="22"/>
            <w:lang w:val="en-US" w:eastAsia="en-US"/>
            <w14:ligatures w14:val="standardContextual"/>
          </w:rPr>
          <w:tab/>
        </w:r>
        <w:r w:rsidRPr="00C20BF8">
          <w:rPr>
            <w:rStyle w:val="Hyperlink"/>
            <w:noProof/>
          </w:rPr>
          <w:t>Security management roles (FMT_SMR)</w:t>
        </w:r>
        <w:r>
          <w:rPr>
            <w:noProof/>
            <w:webHidden/>
          </w:rPr>
          <w:tab/>
        </w:r>
        <w:r>
          <w:rPr>
            <w:noProof/>
            <w:webHidden/>
          </w:rPr>
          <w:fldChar w:fldCharType="begin"/>
        </w:r>
        <w:r>
          <w:rPr>
            <w:noProof/>
            <w:webHidden/>
          </w:rPr>
          <w:instrText xml:space="preserve"> PAGEREF _Toc197502133 \h </w:instrText>
        </w:r>
        <w:r>
          <w:rPr>
            <w:noProof/>
            <w:webHidden/>
          </w:rPr>
        </w:r>
      </w:ins>
      <w:r>
        <w:rPr>
          <w:noProof/>
          <w:webHidden/>
        </w:rPr>
        <w:fldChar w:fldCharType="separate"/>
      </w:r>
      <w:ins w:id="295" w:author="Maureen Barry" w:date="2025-05-07T09:20:00Z">
        <w:r>
          <w:rPr>
            <w:noProof/>
            <w:webHidden/>
          </w:rPr>
          <w:t>2</w:t>
        </w:r>
        <w:r>
          <w:rPr>
            <w:noProof/>
            <w:webHidden/>
          </w:rPr>
          <w:t>8</w:t>
        </w:r>
        <w:r>
          <w:rPr>
            <w:noProof/>
            <w:webHidden/>
          </w:rPr>
          <w:fldChar w:fldCharType="end"/>
        </w:r>
        <w:r w:rsidRPr="00C20BF8">
          <w:rPr>
            <w:rStyle w:val="Hyperlink"/>
            <w:noProof/>
          </w:rPr>
          <w:fldChar w:fldCharType="end"/>
        </w:r>
      </w:ins>
    </w:p>
    <w:p w14:paraId="2425BB14" w14:textId="58E7ADB1" w:rsidR="002F3602" w:rsidRDefault="002F3602">
      <w:pPr>
        <w:pStyle w:val="TOC4"/>
        <w:tabs>
          <w:tab w:val="right" w:leader="dot" w:pos="9019"/>
        </w:tabs>
        <w:rPr>
          <w:ins w:id="296" w:author="Maureen Barry" w:date="2025-05-07T09:20:00Z"/>
          <w:rFonts w:eastAsiaTheme="minorEastAsia" w:cstheme="minorBidi"/>
          <w:noProof/>
          <w:kern w:val="2"/>
          <w:sz w:val="22"/>
          <w:szCs w:val="22"/>
          <w:lang w:val="en-US" w:eastAsia="en-US"/>
          <w14:ligatures w14:val="standardContextual"/>
        </w:rPr>
      </w:pPr>
      <w:ins w:id="29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FMT_SMR.1 Security roles</w:t>
        </w:r>
        <w:r>
          <w:rPr>
            <w:noProof/>
            <w:webHidden/>
          </w:rPr>
          <w:tab/>
        </w:r>
        <w:r>
          <w:rPr>
            <w:noProof/>
            <w:webHidden/>
          </w:rPr>
          <w:fldChar w:fldCharType="begin"/>
        </w:r>
        <w:r>
          <w:rPr>
            <w:noProof/>
            <w:webHidden/>
          </w:rPr>
          <w:instrText xml:space="preserve"> PAGEREF _Toc197502134 \h </w:instrText>
        </w:r>
        <w:r>
          <w:rPr>
            <w:noProof/>
            <w:webHidden/>
          </w:rPr>
        </w:r>
      </w:ins>
      <w:r>
        <w:rPr>
          <w:noProof/>
          <w:webHidden/>
        </w:rPr>
        <w:fldChar w:fldCharType="separate"/>
      </w:r>
      <w:ins w:id="298" w:author="Maureen Barry" w:date="2025-05-07T09:20:00Z">
        <w:r>
          <w:rPr>
            <w:noProof/>
            <w:webHidden/>
          </w:rPr>
          <w:t>2</w:t>
        </w:r>
        <w:r>
          <w:rPr>
            <w:noProof/>
            <w:webHidden/>
          </w:rPr>
          <w:t>8</w:t>
        </w:r>
        <w:r>
          <w:rPr>
            <w:noProof/>
            <w:webHidden/>
          </w:rPr>
          <w:fldChar w:fldCharType="end"/>
        </w:r>
        <w:r w:rsidRPr="00C20BF8">
          <w:rPr>
            <w:rStyle w:val="Hyperlink"/>
            <w:noProof/>
          </w:rPr>
          <w:fldChar w:fldCharType="end"/>
        </w:r>
      </w:ins>
    </w:p>
    <w:p w14:paraId="5686B4EC" w14:textId="1847CF87" w:rsidR="002F3602" w:rsidRDefault="002F3602">
      <w:pPr>
        <w:pStyle w:val="TOC2"/>
        <w:tabs>
          <w:tab w:val="left" w:pos="720"/>
          <w:tab w:val="right" w:leader="dot" w:pos="9019"/>
        </w:tabs>
        <w:rPr>
          <w:ins w:id="299" w:author="Maureen Barry" w:date="2025-05-07T09:20:00Z"/>
          <w:rFonts w:eastAsiaTheme="minorEastAsia" w:cstheme="minorBidi"/>
          <w:smallCaps w:val="0"/>
          <w:noProof/>
          <w:kern w:val="2"/>
          <w:sz w:val="22"/>
          <w:szCs w:val="22"/>
          <w:lang w:val="en-US" w:eastAsia="en-US"/>
          <w14:ligatures w14:val="standardContextual"/>
        </w:rPr>
      </w:pPr>
      <w:ins w:id="30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6.5</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TOE access (FTA)</w:t>
        </w:r>
        <w:r>
          <w:rPr>
            <w:noProof/>
            <w:webHidden/>
          </w:rPr>
          <w:tab/>
        </w:r>
        <w:r>
          <w:rPr>
            <w:noProof/>
            <w:webHidden/>
          </w:rPr>
          <w:fldChar w:fldCharType="begin"/>
        </w:r>
        <w:r>
          <w:rPr>
            <w:noProof/>
            <w:webHidden/>
          </w:rPr>
          <w:instrText xml:space="preserve"> PAGEREF _Toc197502135 \h </w:instrText>
        </w:r>
        <w:r>
          <w:rPr>
            <w:noProof/>
            <w:webHidden/>
          </w:rPr>
        </w:r>
      </w:ins>
      <w:r>
        <w:rPr>
          <w:noProof/>
          <w:webHidden/>
        </w:rPr>
        <w:fldChar w:fldCharType="separate"/>
      </w:r>
      <w:ins w:id="301" w:author="Maureen Barry" w:date="2025-05-07T09:20:00Z">
        <w:r>
          <w:rPr>
            <w:noProof/>
            <w:webHidden/>
          </w:rPr>
          <w:t>29</w:t>
        </w:r>
        <w:r>
          <w:rPr>
            <w:noProof/>
            <w:webHidden/>
          </w:rPr>
          <w:fldChar w:fldCharType="end"/>
        </w:r>
        <w:r w:rsidRPr="00C20BF8">
          <w:rPr>
            <w:rStyle w:val="Hyperlink"/>
            <w:noProof/>
          </w:rPr>
          <w:fldChar w:fldCharType="end"/>
        </w:r>
      </w:ins>
    </w:p>
    <w:p w14:paraId="08D7A697" w14:textId="63EB7922" w:rsidR="002F3602" w:rsidRDefault="002F3602">
      <w:pPr>
        <w:pStyle w:val="TOC3"/>
        <w:tabs>
          <w:tab w:val="left" w:pos="1200"/>
          <w:tab w:val="right" w:leader="dot" w:pos="9019"/>
        </w:tabs>
        <w:rPr>
          <w:ins w:id="302" w:author="Maureen Barry" w:date="2025-05-07T09:20:00Z"/>
          <w:rFonts w:eastAsiaTheme="minorEastAsia" w:cstheme="minorBidi"/>
          <w:i w:val="0"/>
          <w:iCs w:val="0"/>
          <w:noProof/>
          <w:kern w:val="2"/>
          <w:sz w:val="22"/>
          <w:szCs w:val="22"/>
          <w:lang w:val="en-US" w:eastAsia="en-US"/>
          <w14:ligatures w14:val="standardContextual"/>
        </w:rPr>
      </w:pPr>
      <w:ins w:id="30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fr-CA"/>
          </w:rPr>
          <w:t>6.5.1</w:t>
        </w:r>
        <w:r>
          <w:rPr>
            <w:rFonts w:eastAsiaTheme="minorEastAsia" w:cstheme="minorBidi"/>
            <w:i w:val="0"/>
            <w:iCs w:val="0"/>
            <w:noProof/>
            <w:kern w:val="2"/>
            <w:sz w:val="22"/>
            <w:szCs w:val="22"/>
            <w:lang w:val="en-US" w:eastAsia="en-US"/>
            <w14:ligatures w14:val="standardContextual"/>
          </w:rPr>
          <w:tab/>
        </w:r>
        <w:r w:rsidRPr="00C20BF8">
          <w:rPr>
            <w:rStyle w:val="Hyperlink"/>
            <w:noProof/>
            <w:lang w:val="fr-CA"/>
          </w:rPr>
          <w:t>Limitation on multiple concurrent sessions (FTA_MCS)</w:t>
        </w:r>
        <w:r>
          <w:rPr>
            <w:noProof/>
            <w:webHidden/>
          </w:rPr>
          <w:tab/>
        </w:r>
        <w:r>
          <w:rPr>
            <w:noProof/>
            <w:webHidden/>
          </w:rPr>
          <w:fldChar w:fldCharType="begin"/>
        </w:r>
        <w:r>
          <w:rPr>
            <w:noProof/>
            <w:webHidden/>
          </w:rPr>
          <w:instrText xml:space="preserve"> PAGEREF _Toc197502136 \h </w:instrText>
        </w:r>
        <w:r>
          <w:rPr>
            <w:noProof/>
            <w:webHidden/>
          </w:rPr>
        </w:r>
      </w:ins>
      <w:r>
        <w:rPr>
          <w:noProof/>
          <w:webHidden/>
        </w:rPr>
        <w:fldChar w:fldCharType="separate"/>
      </w:r>
      <w:ins w:id="304" w:author="Maureen Barry" w:date="2025-05-07T09:20:00Z">
        <w:r>
          <w:rPr>
            <w:noProof/>
            <w:webHidden/>
          </w:rPr>
          <w:t>29</w:t>
        </w:r>
        <w:r>
          <w:rPr>
            <w:noProof/>
            <w:webHidden/>
          </w:rPr>
          <w:fldChar w:fldCharType="end"/>
        </w:r>
        <w:r w:rsidRPr="00C20BF8">
          <w:rPr>
            <w:rStyle w:val="Hyperlink"/>
            <w:noProof/>
          </w:rPr>
          <w:fldChar w:fldCharType="end"/>
        </w:r>
      </w:ins>
    </w:p>
    <w:p w14:paraId="541EB510" w14:textId="4FE36B75" w:rsidR="002F3602" w:rsidRDefault="002F3602">
      <w:pPr>
        <w:pStyle w:val="TOC4"/>
        <w:tabs>
          <w:tab w:val="right" w:leader="dot" w:pos="9019"/>
        </w:tabs>
        <w:rPr>
          <w:ins w:id="305" w:author="Maureen Barry" w:date="2025-05-07T09:20:00Z"/>
          <w:rFonts w:eastAsiaTheme="minorEastAsia" w:cstheme="minorBidi"/>
          <w:noProof/>
          <w:kern w:val="2"/>
          <w:sz w:val="22"/>
          <w:szCs w:val="22"/>
          <w:lang w:val="en-US" w:eastAsia="en-US"/>
          <w14:ligatures w14:val="standardContextual"/>
        </w:rPr>
      </w:pPr>
      <w:ins w:id="30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FTA_MCS.1 Basic limitation on multiple concurrent sessions</w:t>
        </w:r>
        <w:r>
          <w:rPr>
            <w:noProof/>
            <w:webHidden/>
          </w:rPr>
          <w:tab/>
        </w:r>
        <w:r>
          <w:rPr>
            <w:noProof/>
            <w:webHidden/>
          </w:rPr>
          <w:fldChar w:fldCharType="begin"/>
        </w:r>
        <w:r>
          <w:rPr>
            <w:noProof/>
            <w:webHidden/>
          </w:rPr>
          <w:instrText xml:space="preserve"> PAGEREF _Toc197502137 \h </w:instrText>
        </w:r>
        <w:r>
          <w:rPr>
            <w:noProof/>
            <w:webHidden/>
          </w:rPr>
        </w:r>
      </w:ins>
      <w:r>
        <w:rPr>
          <w:noProof/>
          <w:webHidden/>
        </w:rPr>
        <w:fldChar w:fldCharType="separate"/>
      </w:r>
      <w:ins w:id="307" w:author="Maureen Barry" w:date="2025-05-07T09:20:00Z">
        <w:r>
          <w:rPr>
            <w:noProof/>
            <w:webHidden/>
          </w:rPr>
          <w:t>29</w:t>
        </w:r>
        <w:r>
          <w:rPr>
            <w:noProof/>
            <w:webHidden/>
          </w:rPr>
          <w:fldChar w:fldCharType="end"/>
        </w:r>
        <w:r w:rsidRPr="00C20BF8">
          <w:rPr>
            <w:rStyle w:val="Hyperlink"/>
            <w:noProof/>
          </w:rPr>
          <w:fldChar w:fldCharType="end"/>
        </w:r>
      </w:ins>
    </w:p>
    <w:p w14:paraId="39150838" w14:textId="79687263" w:rsidR="002F3602" w:rsidRDefault="002F3602">
      <w:pPr>
        <w:pStyle w:val="TOC3"/>
        <w:tabs>
          <w:tab w:val="left" w:pos="1200"/>
          <w:tab w:val="right" w:leader="dot" w:pos="9019"/>
        </w:tabs>
        <w:rPr>
          <w:ins w:id="308" w:author="Maureen Barry" w:date="2025-05-07T09:20:00Z"/>
          <w:rFonts w:eastAsiaTheme="minorEastAsia" w:cstheme="minorBidi"/>
          <w:i w:val="0"/>
          <w:iCs w:val="0"/>
          <w:noProof/>
          <w:kern w:val="2"/>
          <w:sz w:val="22"/>
          <w:szCs w:val="22"/>
          <w:lang w:val="en-US" w:eastAsia="en-US"/>
          <w14:ligatures w14:val="standardContextual"/>
        </w:rPr>
      </w:pPr>
      <w:ins w:id="30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6.5.2</w:t>
        </w:r>
        <w:r>
          <w:rPr>
            <w:rFonts w:eastAsiaTheme="minorEastAsia" w:cstheme="minorBidi"/>
            <w:i w:val="0"/>
            <w:iCs w:val="0"/>
            <w:noProof/>
            <w:kern w:val="2"/>
            <w:sz w:val="22"/>
            <w:szCs w:val="22"/>
            <w:lang w:val="en-US" w:eastAsia="en-US"/>
            <w14:ligatures w14:val="standardContextual"/>
          </w:rPr>
          <w:tab/>
        </w:r>
        <w:r w:rsidRPr="00C20BF8">
          <w:rPr>
            <w:rStyle w:val="Hyperlink"/>
            <w:noProof/>
          </w:rPr>
          <w:t>TOE session establishment (FTA_TSE)</w:t>
        </w:r>
        <w:r>
          <w:rPr>
            <w:noProof/>
            <w:webHidden/>
          </w:rPr>
          <w:tab/>
        </w:r>
        <w:r>
          <w:rPr>
            <w:noProof/>
            <w:webHidden/>
          </w:rPr>
          <w:fldChar w:fldCharType="begin"/>
        </w:r>
        <w:r>
          <w:rPr>
            <w:noProof/>
            <w:webHidden/>
          </w:rPr>
          <w:instrText xml:space="preserve"> PAGEREF _Toc197502138 \h </w:instrText>
        </w:r>
        <w:r>
          <w:rPr>
            <w:noProof/>
            <w:webHidden/>
          </w:rPr>
        </w:r>
      </w:ins>
      <w:r>
        <w:rPr>
          <w:noProof/>
          <w:webHidden/>
        </w:rPr>
        <w:fldChar w:fldCharType="separate"/>
      </w:r>
      <w:ins w:id="310" w:author="Maureen Barry" w:date="2025-05-07T09:20:00Z">
        <w:r>
          <w:rPr>
            <w:noProof/>
            <w:webHidden/>
          </w:rPr>
          <w:t>29</w:t>
        </w:r>
        <w:r>
          <w:rPr>
            <w:noProof/>
            <w:webHidden/>
          </w:rPr>
          <w:fldChar w:fldCharType="end"/>
        </w:r>
        <w:r w:rsidRPr="00C20BF8">
          <w:rPr>
            <w:rStyle w:val="Hyperlink"/>
            <w:noProof/>
          </w:rPr>
          <w:fldChar w:fldCharType="end"/>
        </w:r>
      </w:ins>
    </w:p>
    <w:p w14:paraId="76E92B46" w14:textId="767C8D8F" w:rsidR="002F3602" w:rsidRDefault="002F3602">
      <w:pPr>
        <w:pStyle w:val="TOC4"/>
        <w:tabs>
          <w:tab w:val="right" w:leader="dot" w:pos="9019"/>
        </w:tabs>
        <w:rPr>
          <w:ins w:id="311" w:author="Maureen Barry" w:date="2025-05-07T09:20:00Z"/>
          <w:rFonts w:eastAsiaTheme="minorEastAsia" w:cstheme="minorBidi"/>
          <w:noProof/>
          <w:kern w:val="2"/>
          <w:sz w:val="22"/>
          <w:szCs w:val="22"/>
          <w:lang w:val="en-US" w:eastAsia="en-US"/>
          <w14:ligatures w14:val="standardContextual"/>
        </w:rPr>
      </w:pPr>
      <w:ins w:id="31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"_Toc197502139"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FTA_TSE.1 TOE session establishment</w:t>
        </w:r>
        <w:r>
          <w:rPr>
            <w:noProof/>
            <w:webHidden/>
          </w:rPr>
          <w:tab/>
        </w:r>
        <w:r>
          <w:rPr>
            <w:noProof/>
            <w:webHidden/>
          </w:rPr>
          <w:fldChar w:fldCharType="begin"/>
        </w:r>
        <w:r>
          <w:rPr>
            <w:noProof/>
            <w:webHidden/>
          </w:rPr>
          <w:instrText xml:space="preserve"> PAGEREF _Toc197502139 \h </w:instrText>
        </w:r>
        <w:r>
          <w:rPr>
            <w:noProof/>
            <w:webHidden/>
          </w:rPr>
        </w:r>
      </w:ins>
      <w:r>
        <w:rPr>
          <w:noProof/>
          <w:webHidden/>
        </w:rPr>
        <w:fldChar w:fldCharType="separate"/>
      </w:r>
      <w:ins w:id="313" w:author="Maureen Barry" w:date="2025-05-07T09:20:00Z">
        <w:r>
          <w:rPr>
            <w:noProof/>
            <w:webHidden/>
          </w:rPr>
          <w:t>29</w:t>
        </w:r>
        <w:r>
          <w:rPr>
            <w:noProof/>
            <w:webHidden/>
          </w:rPr>
          <w:fldChar w:fldCharType="end"/>
        </w:r>
        <w:r w:rsidRPr="00C20BF8">
          <w:rPr>
            <w:rStyle w:val="Hyperlink"/>
            <w:noProof/>
          </w:rPr>
          <w:fldChar w:fldCharType="end"/>
        </w:r>
      </w:ins>
    </w:p>
    <w:p w14:paraId="6A2E21F3" w14:textId="243828A3" w:rsidR="002F3602" w:rsidRDefault="002F3602">
      <w:pPr>
        <w:pStyle w:val="TOC1"/>
        <w:tabs>
          <w:tab w:val="left" w:pos="480"/>
          <w:tab w:val="right" w:leader="dot" w:pos="9019"/>
        </w:tabs>
        <w:rPr>
          <w:ins w:id="314" w:author="Maureen Barry" w:date="2025-05-07T09:20:00Z"/>
          <w:rFonts w:eastAsiaTheme="minorEastAsia" w:cstheme="minorBidi"/>
          <w:b w:val="0"/>
          <w:bCs w:val="0"/>
          <w:caps w:val="0"/>
          <w:noProof/>
          <w:kern w:val="2"/>
          <w:sz w:val="22"/>
          <w:szCs w:val="22"/>
          <w:lang w:val="en-US" w:eastAsia="en-US"/>
          <w14:ligatures w14:val="standardContextual"/>
        </w:rPr>
      </w:pPr>
      <w:ins w:id="31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7.</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lang w:val="en-US"/>
          </w:rPr>
          <w:t>Security Assurance Requirements</w:t>
        </w:r>
        <w:r>
          <w:rPr>
            <w:noProof/>
            <w:webHidden/>
          </w:rPr>
          <w:tab/>
        </w:r>
        <w:r>
          <w:rPr>
            <w:noProof/>
            <w:webHidden/>
          </w:rPr>
          <w:fldChar w:fldCharType="begin"/>
        </w:r>
        <w:r>
          <w:rPr>
            <w:noProof/>
            <w:webHidden/>
          </w:rPr>
          <w:instrText xml:space="preserve"> PAGEREF _Toc197502140 \h </w:instrText>
        </w:r>
        <w:r>
          <w:rPr>
            <w:noProof/>
            <w:webHidden/>
          </w:rPr>
        </w:r>
      </w:ins>
      <w:r>
        <w:rPr>
          <w:noProof/>
          <w:webHidden/>
        </w:rPr>
        <w:fldChar w:fldCharType="separate"/>
      </w:r>
      <w:ins w:id="316" w:author="Maureen Barry" w:date="2025-05-07T09:20:00Z">
        <w:r>
          <w:rPr>
            <w:noProof/>
            <w:webHidden/>
          </w:rPr>
          <w:t>30</w:t>
        </w:r>
        <w:r>
          <w:rPr>
            <w:noProof/>
            <w:webHidden/>
          </w:rPr>
          <w:fldChar w:fldCharType="end"/>
        </w:r>
        <w:r w:rsidRPr="00C20BF8">
          <w:rPr>
            <w:rStyle w:val="Hyperlink"/>
            <w:noProof/>
          </w:rPr>
          <w:fldChar w:fldCharType="end"/>
        </w:r>
      </w:ins>
    </w:p>
    <w:p w14:paraId="06D95B7F" w14:textId="34BE703D" w:rsidR="002F3602" w:rsidRDefault="002F3602">
      <w:pPr>
        <w:pStyle w:val="TOC2"/>
        <w:tabs>
          <w:tab w:val="left" w:pos="720"/>
          <w:tab w:val="right" w:leader="dot" w:pos="9019"/>
        </w:tabs>
        <w:rPr>
          <w:ins w:id="317" w:author="Maureen Barry" w:date="2025-05-07T09:20:00Z"/>
          <w:rFonts w:eastAsiaTheme="minorEastAsia" w:cstheme="minorBidi"/>
          <w:smallCaps w:val="0"/>
          <w:noProof/>
          <w:kern w:val="2"/>
          <w:sz w:val="22"/>
          <w:szCs w:val="22"/>
          <w:lang w:val="en-US" w:eastAsia="en-US"/>
          <w14:ligatures w14:val="standardContextual"/>
        </w:rPr>
      </w:pPr>
      <w:ins w:id="31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7.1</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ASE: Security Target</w:t>
        </w:r>
        <w:r>
          <w:rPr>
            <w:noProof/>
            <w:webHidden/>
          </w:rPr>
          <w:tab/>
        </w:r>
        <w:r>
          <w:rPr>
            <w:noProof/>
            <w:webHidden/>
          </w:rPr>
          <w:fldChar w:fldCharType="begin"/>
        </w:r>
        <w:r>
          <w:rPr>
            <w:noProof/>
            <w:webHidden/>
          </w:rPr>
          <w:instrText xml:space="preserve"> PAGEREF _Toc197502141 \h </w:instrText>
        </w:r>
        <w:r>
          <w:rPr>
            <w:noProof/>
            <w:webHidden/>
          </w:rPr>
        </w:r>
      </w:ins>
      <w:r>
        <w:rPr>
          <w:noProof/>
          <w:webHidden/>
        </w:rPr>
        <w:fldChar w:fldCharType="separate"/>
      </w:r>
      <w:ins w:id="319" w:author="Maureen Barry" w:date="2025-05-07T09:20:00Z">
        <w:r>
          <w:rPr>
            <w:noProof/>
            <w:webHidden/>
          </w:rPr>
          <w:t>31</w:t>
        </w:r>
        <w:r>
          <w:rPr>
            <w:noProof/>
            <w:webHidden/>
          </w:rPr>
          <w:fldChar w:fldCharType="end"/>
        </w:r>
        <w:r w:rsidRPr="00C20BF8">
          <w:rPr>
            <w:rStyle w:val="Hyperlink"/>
            <w:noProof/>
          </w:rPr>
          <w:fldChar w:fldCharType="end"/>
        </w:r>
      </w:ins>
    </w:p>
    <w:p w14:paraId="5B97C00C" w14:textId="4101BEB2" w:rsidR="002F3602" w:rsidRDefault="002F3602">
      <w:pPr>
        <w:pStyle w:val="TOC2"/>
        <w:tabs>
          <w:tab w:val="left" w:pos="720"/>
          <w:tab w:val="right" w:leader="dot" w:pos="9019"/>
        </w:tabs>
        <w:rPr>
          <w:ins w:id="320" w:author="Maureen Barry" w:date="2025-05-07T09:20:00Z"/>
          <w:rFonts w:eastAsiaTheme="minorEastAsia" w:cstheme="minorBidi"/>
          <w:smallCaps w:val="0"/>
          <w:noProof/>
          <w:kern w:val="2"/>
          <w:sz w:val="22"/>
          <w:szCs w:val="22"/>
          <w:lang w:val="en-US" w:eastAsia="en-US"/>
          <w14:ligatures w14:val="standardContextual"/>
        </w:rPr>
      </w:pPr>
      <w:ins w:id="32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7.2</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ADV: Development</w:t>
        </w:r>
        <w:r>
          <w:rPr>
            <w:noProof/>
            <w:webHidden/>
          </w:rPr>
          <w:tab/>
        </w:r>
        <w:r>
          <w:rPr>
            <w:noProof/>
            <w:webHidden/>
          </w:rPr>
          <w:fldChar w:fldCharType="begin"/>
        </w:r>
        <w:r>
          <w:rPr>
            <w:noProof/>
            <w:webHidden/>
          </w:rPr>
          <w:instrText xml:space="preserve"> PAGEREF _Toc197502142 \h </w:instrText>
        </w:r>
        <w:r>
          <w:rPr>
            <w:noProof/>
            <w:webHidden/>
          </w:rPr>
        </w:r>
      </w:ins>
      <w:r>
        <w:rPr>
          <w:noProof/>
          <w:webHidden/>
        </w:rPr>
        <w:fldChar w:fldCharType="separate"/>
      </w:r>
      <w:ins w:id="322" w:author="Maureen Barry" w:date="2025-05-07T09:20:00Z">
        <w:r>
          <w:rPr>
            <w:noProof/>
            <w:webHidden/>
          </w:rPr>
          <w:t>31</w:t>
        </w:r>
        <w:r>
          <w:rPr>
            <w:noProof/>
            <w:webHidden/>
          </w:rPr>
          <w:fldChar w:fldCharType="end"/>
        </w:r>
        <w:r w:rsidRPr="00C20BF8">
          <w:rPr>
            <w:rStyle w:val="Hyperlink"/>
            <w:noProof/>
          </w:rPr>
          <w:fldChar w:fldCharType="end"/>
        </w:r>
      </w:ins>
    </w:p>
    <w:p w14:paraId="67AF6CF1" w14:textId="33BC7142" w:rsidR="002F3602" w:rsidRDefault="002F3602">
      <w:pPr>
        <w:pStyle w:val="TOC2"/>
        <w:tabs>
          <w:tab w:val="left" w:pos="720"/>
          <w:tab w:val="right" w:leader="dot" w:pos="9019"/>
        </w:tabs>
        <w:rPr>
          <w:ins w:id="323" w:author="Maureen Barry" w:date="2025-05-07T09:20:00Z"/>
          <w:rFonts w:eastAsiaTheme="minorEastAsia" w:cstheme="minorBidi"/>
          <w:smallCaps w:val="0"/>
          <w:noProof/>
          <w:kern w:val="2"/>
          <w:sz w:val="22"/>
          <w:szCs w:val="22"/>
          <w:lang w:val="en-US" w:eastAsia="en-US"/>
          <w14:ligatures w14:val="standardContextual"/>
        </w:rPr>
      </w:pPr>
      <w:ins w:id="32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7.3</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AGD: Guidance Documentation</w:t>
        </w:r>
        <w:r>
          <w:rPr>
            <w:noProof/>
            <w:webHidden/>
          </w:rPr>
          <w:tab/>
        </w:r>
        <w:r>
          <w:rPr>
            <w:noProof/>
            <w:webHidden/>
          </w:rPr>
          <w:fldChar w:fldCharType="begin"/>
        </w:r>
        <w:r>
          <w:rPr>
            <w:noProof/>
            <w:webHidden/>
          </w:rPr>
          <w:instrText xml:space="preserve"> PAGEREF _Toc197502143 \h </w:instrText>
        </w:r>
        <w:r>
          <w:rPr>
            <w:noProof/>
            <w:webHidden/>
          </w:rPr>
        </w:r>
      </w:ins>
      <w:r>
        <w:rPr>
          <w:noProof/>
          <w:webHidden/>
        </w:rPr>
        <w:fldChar w:fldCharType="separate"/>
      </w:r>
      <w:ins w:id="325" w:author="Maureen Barry" w:date="2025-05-07T09:20:00Z">
        <w:r>
          <w:rPr>
            <w:noProof/>
            <w:webHidden/>
          </w:rPr>
          <w:t>31</w:t>
        </w:r>
        <w:r>
          <w:rPr>
            <w:noProof/>
            <w:webHidden/>
          </w:rPr>
          <w:fldChar w:fldCharType="end"/>
        </w:r>
        <w:r w:rsidRPr="00C20BF8">
          <w:rPr>
            <w:rStyle w:val="Hyperlink"/>
            <w:noProof/>
          </w:rPr>
          <w:fldChar w:fldCharType="end"/>
        </w:r>
      </w:ins>
    </w:p>
    <w:p w14:paraId="4FF3388F" w14:textId="61CC4B44" w:rsidR="002F3602" w:rsidRDefault="002F3602">
      <w:pPr>
        <w:pStyle w:val="TOC2"/>
        <w:tabs>
          <w:tab w:val="left" w:pos="720"/>
          <w:tab w:val="right" w:leader="dot" w:pos="9019"/>
        </w:tabs>
        <w:rPr>
          <w:ins w:id="326" w:author="Maureen Barry" w:date="2025-05-07T09:20:00Z"/>
          <w:rFonts w:eastAsiaTheme="minorEastAsia" w:cstheme="minorBidi"/>
          <w:smallCaps w:val="0"/>
          <w:noProof/>
          <w:kern w:val="2"/>
          <w:sz w:val="22"/>
          <w:szCs w:val="22"/>
          <w:lang w:val="en-US" w:eastAsia="en-US"/>
          <w14:ligatures w14:val="standardContextual"/>
        </w:rPr>
      </w:pPr>
      <w:ins w:id="32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7.4</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w:t>
        </w:r>
        <w:r w:rsidRPr="00C20BF8">
          <w:rPr>
            <w:rStyle w:val="Hyperlink"/>
            <w:noProof/>
          </w:rPr>
          <w:t>lass ALC: Life-cycle Support</w:t>
        </w:r>
        <w:r>
          <w:rPr>
            <w:noProof/>
            <w:webHidden/>
          </w:rPr>
          <w:tab/>
        </w:r>
        <w:r>
          <w:rPr>
            <w:noProof/>
            <w:webHidden/>
          </w:rPr>
          <w:fldChar w:fldCharType="begin"/>
        </w:r>
        <w:r>
          <w:rPr>
            <w:noProof/>
            <w:webHidden/>
          </w:rPr>
          <w:instrText xml:space="preserve"> PAGEREF _Toc197502144 \h </w:instrText>
        </w:r>
        <w:r>
          <w:rPr>
            <w:noProof/>
            <w:webHidden/>
          </w:rPr>
        </w:r>
      </w:ins>
      <w:r>
        <w:rPr>
          <w:noProof/>
          <w:webHidden/>
        </w:rPr>
        <w:fldChar w:fldCharType="separate"/>
      </w:r>
      <w:ins w:id="328" w:author="Maureen Barry" w:date="2025-05-07T09:20:00Z">
        <w:r>
          <w:rPr>
            <w:noProof/>
            <w:webHidden/>
          </w:rPr>
          <w:t>32</w:t>
        </w:r>
        <w:r>
          <w:rPr>
            <w:noProof/>
            <w:webHidden/>
          </w:rPr>
          <w:fldChar w:fldCharType="end"/>
        </w:r>
        <w:r w:rsidRPr="00C20BF8">
          <w:rPr>
            <w:rStyle w:val="Hyperlink"/>
            <w:noProof/>
          </w:rPr>
          <w:fldChar w:fldCharType="end"/>
        </w:r>
      </w:ins>
    </w:p>
    <w:p w14:paraId="40CDAC14" w14:textId="19E4B59F" w:rsidR="002F3602" w:rsidRDefault="002F3602">
      <w:pPr>
        <w:pStyle w:val="TOC2"/>
        <w:tabs>
          <w:tab w:val="left" w:pos="720"/>
          <w:tab w:val="right" w:leader="dot" w:pos="9019"/>
        </w:tabs>
        <w:rPr>
          <w:ins w:id="329" w:author="Maureen Barry" w:date="2025-05-07T09:20:00Z"/>
          <w:rFonts w:eastAsiaTheme="minorEastAsia" w:cstheme="minorBidi"/>
          <w:smallCaps w:val="0"/>
          <w:noProof/>
          <w:kern w:val="2"/>
          <w:sz w:val="22"/>
          <w:szCs w:val="22"/>
          <w:lang w:val="en-US" w:eastAsia="en-US"/>
          <w14:ligatures w14:val="standardContextual"/>
        </w:rPr>
      </w:pPr>
      <w:ins w:id="33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7.5</w:t>
        </w:r>
        <w:r>
          <w:rPr>
            <w:rFonts w:eastAsiaTheme="minorEastAsia" w:cstheme="minorBidi"/>
            <w:smallCaps w:val="0"/>
            <w:noProof/>
            <w:kern w:val="2"/>
            <w:sz w:val="22"/>
            <w:szCs w:val="22"/>
            <w:lang w:val="en-US" w:eastAsia="en-US"/>
            <w14:ligatures w14:val="standardContextual"/>
          </w:rPr>
          <w:tab/>
        </w:r>
        <w:r w:rsidRPr="00C20BF8">
          <w:rPr>
            <w:rStyle w:val="Hyperlink"/>
            <w:noProof/>
          </w:rPr>
          <w:t>Class ATE: Tests</w:t>
        </w:r>
        <w:r>
          <w:rPr>
            <w:noProof/>
            <w:webHidden/>
          </w:rPr>
          <w:tab/>
        </w:r>
        <w:r>
          <w:rPr>
            <w:noProof/>
            <w:webHidden/>
          </w:rPr>
          <w:fldChar w:fldCharType="begin"/>
        </w:r>
        <w:r>
          <w:rPr>
            <w:noProof/>
            <w:webHidden/>
          </w:rPr>
          <w:instrText xml:space="preserve"> PAGEREF _Toc197502145 \h </w:instrText>
        </w:r>
        <w:r>
          <w:rPr>
            <w:noProof/>
            <w:webHidden/>
          </w:rPr>
        </w:r>
      </w:ins>
      <w:r>
        <w:rPr>
          <w:noProof/>
          <w:webHidden/>
        </w:rPr>
        <w:fldChar w:fldCharType="separate"/>
      </w:r>
      <w:ins w:id="331" w:author="Maureen Barry" w:date="2025-05-07T09:20:00Z">
        <w:r>
          <w:rPr>
            <w:noProof/>
            <w:webHidden/>
          </w:rPr>
          <w:t>32</w:t>
        </w:r>
        <w:r>
          <w:rPr>
            <w:noProof/>
            <w:webHidden/>
          </w:rPr>
          <w:fldChar w:fldCharType="end"/>
        </w:r>
        <w:r w:rsidRPr="00C20BF8">
          <w:rPr>
            <w:rStyle w:val="Hyperlink"/>
            <w:noProof/>
          </w:rPr>
          <w:fldChar w:fldCharType="end"/>
        </w:r>
      </w:ins>
    </w:p>
    <w:p w14:paraId="2D4F44D9" w14:textId="7723EC2A" w:rsidR="002F3602" w:rsidRDefault="002F3602">
      <w:pPr>
        <w:pStyle w:val="TOC2"/>
        <w:tabs>
          <w:tab w:val="left" w:pos="720"/>
          <w:tab w:val="right" w:leader="dot" w:pos="9019"/>
        </w:tabs>
        <w:rPr>
          <w:ins w:id="332" w:author="Maureen Barry" w:date="2025-05-07T09:20:00Z"/>
          <w:rFonts w:eastAsiaTheme="minorEastAsia" w:cstheme="minorBidi"/>
          <w:smallCaps w:val="0"/>
          <w:noProof/>
          <w:kern w:val="2"/>
          <w:sz w:val="22"/>
          <w:szCs w:val="22"/>
          <w:lang w:val="en-US" w:eastAsia="en-US"/>
          <w14:ligatures w14:val="standardContextual"/>
        </w:rPr>
      </w:pPr>
      <w:ins w:id="33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7.6</w:t>
        </w:r>
        <w:r>
          <w:rPr>
            <w:rFonts w:eastAsiaTheme="minorEastAsia" w:cstheme="minorBidi"/>
            <w:smallCaps w:val="0"/>
            <w:noProof/>
            <w:kern w:val="2"/>
            <w:sz w:val="22"/>
            <w:szCs w:val="22"/>
            <w:lang w:val="en-US" w:eastAsia="en-US"/>
            <w14:ligatures w14:val="standardContextual"/>
          </w:rPr>
          <w:tab/>
        </w:r>
        <w:r w:rsidRPr="00C20BF8">
          <w:rPr>
            <w:rStyle w:val="Hyperlink"/>
            <w:noProof/>
          </w:rPr>
          <w:t>Class AVA: Vulnerability Assessment</w:t>
        </w:r>
        <w:r>
          <w:rPr>
            <w:noProof/>
            <w:webHidden/>
          </w:rPr>
          <w:tab/>
        </w:r>
        <w:r>
          <w:rPr>
            <w:noProof/>
            <w:webHidden/>
          </w:rPr>
          <w:fldChar w:fldCharType="begin"/>
        </w:r>
        <w:r>
          <w:rPr>
            <w:noProof/>
            <w:webHidden/>
          </w:rPr>
          <w:instrText xml:space="preserve"> PAGEREF _Toc197502146 \h </w:instrText>
        </w:r>
        <w:r>
          <w:rPr>
            <w:noProof/>
            <w:webHidden/>
          </w:rPr>
        </w:r>
      </w:ins>
      <w:r>
        <w:rPr>
          <w:noProof/>
          <w:webHidden/>
        </w:rPr>
        <w:fldChar w:fldCharType="separate"/>
      </w:r>
      <w:ins w:id="334" w:author="Maureen Barry" w:date="2025-05-07T09:20:00Z">
        <w:r>
          <w:rPr>
            <w:noProof/>
            <w:webHidden/>
          </w:rPr>
          <w:t>32</w:t>
        </w:r>
        <w:r>
          <w:rPr>
            <w:noProof/>
            <w:webHidden/>
          </w:rPr>
          <w:fldChar w:fldCharType="end"/>
        </w:r>
        <w:r w:rsidRPr="00C20BF8">
          <w:rPr>
            <w:rStyle w:val="Hyperlink"/>
            <w:noProof/>
          </w:rPr>
          <w:fldChar w:fldCharType="end"/>
        </w:r>
      </w:ins>
    </w:p>
    <w:p w14:paraId="5510FA8B" w14:textId="2A5C3021" w:rsidR="002F3602" w:rsidRDefault="002F3602">
      <w:pPr>
        <w:pStyle w:val="TOC1"/>
        <w:tabs>
          <w:tab w:val="left" w:pos="480"/>
          <w:tab w:val="right" w:leader="dot" w:pos="9019"/>
        </w:tabs>
        <w:rPr>
          <w:ins w:id="335" w:author="Maureen Barry" w:date="2025-05-07T09:20:00Z"/>
          <w:rFonts w:eastAsiaTheme="minorEastAsia" w:cstheme="minorBidi"/>
          <w:b w:val="0"/>
          <w:bCs w:val="0"/>
          <w:caps w:val="0"/>
          <w:noProof/>
          <w:kern w:val="2"/>
          <w:sz w:val="22"/>
          <w:szCs w:val="22"/>
          <w:lang w:val="en-US" w:eastAsia="en-US"/>
          <w14:ligatures w14:val="standardContextual"/>
        </w:rPr>
      </w:pPr>
      <w:ins w:id="336" w:author="Maureen Barry" w:date="2025-05-07T09:20:00Z">
        <w:r w:rsidRPr="00C20BF8">
          <w:rPr>
            <w:rStyle w:val="Hyperlink"/>
            <w:noProof/>
          </w:rPr>
          <w:lastRenderedPageBreak/>
          <w:fldChar w:fldCharType="begin"/>
        </w:r>
        <w:r w:rsidRPr="00C20BF8">
          <w:rPr>
            <w:rStyle w:val="Hyperlink"/>
            <w:noProof/>
          </w:rPr>
          <w:instrText xml:space="preserve"> </w:instrText>
        </w:r>
        <w:r>
          <w:rPr>
            <w:noProof/>
          </w:rPr>
          <w:instrText>HYPERLINK \l "_Toc197502147"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A.</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rPr>
          <w:t>Optional Requirements</w:t>
        </w:r>
        <w:r>
          <w:rPr>
            <w:noProof/>
            <w:webHidden/>
          </w:rPr>
          <w:tab/>
        </w:r>
        <w:r>
          <w:rPr>
            <w:noProof/>
            <w:webHidden/>
          </w:rPr>
          <w:fldChar w:fldCharType="begin"/>
        </w:r>
        <w:r>
          <w:rPr>
            <w:noProof/>
            <w:webHidden/>
          </w:rPr>
          <w:instrText xml:space="preserve"> PAGEREF _Toc197502147 \h </w:instrText>
        </w:r>
        <w:r>
          <w:rPr>
            <w:noProof/>
            <w:webHidden/>
          </w:rPr>
        </w:r>
      </w:ins>
      <w:r>
        <w:rPr>
          <w:noProof/>
          <w:webHidden/>
        </w:rPr>
        <w:fldChar w:fldCharType="separate"/>
      </w:r>
      <w:ins w:id="337" w:author="Maureen Barry" w:date="2025-05-07T09:20:00Z">
        <w:r>
          <w:rPr>
            <w:noProof/>
            <w:webHidden/>
          </w:rPr>
          <w:t>33</w:t>
        </w:r>
        <w:r>
          <w:rPr>
            <w:noProof/>
            <w:webHidden/>
          </w:rPr>
          <w:fldChar w:fldCharType="end"/>
        </w:r>
        <w:r w:rsidRPr="00C20BF8">
          <w:rPr>
            <w:rStyle w:val="Hyperlink"/>
            <w:noProof/>
          </w:rPr>
          <w:fldChar w:fldCharType="end"/>
        </w:r>
      </w:ins>
    </w:p>
    <w:p w14:paraId="07688BCE" w14:textId="163F0A62" w:rsidR="002F3602" w:rsidRDefault="002F3602">
      <w:pPr>
        <w:pStyle w:val="TOC2"/>
        <w:tabs>
          <w:tab w:val="left" w:pos="960"/>
          <w:tab w:val="right" w:leader="dot" w:pos="9019"/>
        </w:tabs>
        <w:rPr>
          <w:ins w:id="338" w:author="Maureen Barry" w:date="2025-05-07T09:20:00Z"/>
          <w:rFonts w:eastAsiaTheme="minorEastAsia" w:cstheme="minorBidi"/>
          <w:smallCaps w:val="0"/>
          <w:noProof/>
          <w:kern w:val="2"/>
          <w:sz w:val="22"/>
          <w:szCs w:val="22"/>
          <w:lang w:val="en-US" w:eastAsia="en-US"/>
          <w14:ligatures w14:val="standardContextual"/>
        </w:rPr>
      </w:pPr>
      <w:ins w:id="33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A.1</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Identification and authentication (FIA)</w:t>
        </w:r>
        <w:r>
          <w:rPr>
            <w:noProof/>
            <w:webHidden/>
          </w:rPr>
          <w:tab/>
        </w:r>
        <w:r>
          <w:rPr>
            <w:noProof/>
            <w:webHidden/>
          </w:rPr>
          <w:fldChar w:fldCharType="begin"/>
        </w:r>
        <w:r>
          <w:rPr>
            <w:noProof/>
            <w:webHidden/>
          </w:rPr>
          <w:instrText xml:space="preserve"> PAGEREF _Toc197502148 \h </w:instrText>
        </w:r>
        <w:r>
          <w:rPr>
            <w:noProof/>
            <w:webHidden/>
          </w:rPr>
        </w:r>
      </w:ins>
      <w:r>
        <w:rPr>
          <w:noProof/>
          <w:webHidden/>
        </w:rPr>
        <w:fldChar w:fldCharType="separate"/>
      </w:r>
      <w:ins w:id="340" w:author="Maureen Barry" w:date="2025-05-07T09:20:00Z">
        <w:r>
          <w:rPr>
            <w:noProof/>
            <w:webHidden/>
          </w:rPr>
          <w:t>33</w:t>
        </w:r>
        <w:r>
          <w:rPr>
            <w:noProof/>
            <w:webHidden/>
          </w:rPr>
          <w:fldChar w:fldCharType="end"/>
        </w:r>
        <w:r w:rsidRPr="00C20BF8">
          <w:rPr>
            <w:rStyle w:val="Hyperlink"/>
            <w:noProof/>
          </w:rPr>
          <w:fldChar w:fldCharType="end"/>
        </w:r>
      </w:ins>
    </w:p>
    <w:p w14:paraId="50C80120" w14:textId="1EBC88DB" w:rsidR="002F3602" w:rsidRDefault="002F3602">
      <w:pPr>
        <w:pStyle w:val="TOC3"/>
        <w:tabs>
          <w:tab w:val="left" w:pos="1200"/>
          <w:tab w:val="right" w:leader="dot" w:pos="9019"/>
        </w:tabs>
        <w:rPr>
          <w:ins w:id="341" w:author="Maureen Barry" w:date="2025-05-07T09:20:00Z"/>
          <w:rFonts w:eastAsiaTheme="minorEastAsia" w:cstheme="minorBidi"/>
          <w:i w:val="0"/>
          <w:iCs w:val="0"/>
          <w:noProof/>
          <w:kern w:val="2"/>
          <w:sz w:val="22"/>
          <w:szCs w:val="22"/>
          <w:lang w:val="en-US" w:eastAsia="en-US"/>
          <w14:ligatures w14:val="standardContextual"/>
        </w:rPr>
      </w:pPr>
      <w:ins w:id="34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"_Toc197502149"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A.1.1</w:t>
        </w:r>
        <w:r>
          <w:rPr>
            <w:rFonts w:eastAsiaTheme="minorEastAsia" w:cstheme="minorBidi"/>
            <w:i w:val="0"/>
            <w:iCs w:val="0"/>
            <w:noProof/>
            <w:kern w:val="2"/>
            <w:sz w:val="22"/>
            <w:szCs w:val="22"/>
            <w:lang w:val="en-US" w:eastAsia="en-US"/>
            <w14:ligatures w14:val="standardContextual"/>
          </w:rPr>
          <w:tab/>
        </w:r>
        <w:r w:rsidRPr="00C20BF8">
          <w:rPr>
            <w:rStyle w:val="Hyperlink"/>
            <w:noProof/>
          </w:rPr>
          <w:t>Enhanced user-subject binding (FIA_USB_EXT)</w:t>
        </w:r>
        <w:r>
          <w:rPr>
            <w:noProof/>
            <w:webHidden/>
          </w:rPr>
          <w:tab/>
        </w:r>
        <w:r>
          <w:rPr>
            <w:noProof/>
            <w:webHidden/>
          </w:rPr>
          <w:fldChar w:fldCharType="begin"/>
        </w:r>
        <w:r>
          <w:rPr>
            <w:noProof/>
            <w:webHidden/>
          </w:rPr>
          <w:instrText xml:space="preserve"> PAGEREF _Toc197502149 \h </w:instrText>
        </w:r>
        <w:r>
          <w:rPr>
            <w:noProof/>
            <w:webHidden/>
          </w:rPr>
        </w:r>
      </w:ins>
      <w:r>
        <w:rPr>
          <w:noProof/>
          <w:webHidden/>
        </w:rPr>
        <w:fldChar w:fldCharType="separate"/>
      </w:r>
      <w:ins w:id="343" w:author="Maureen Barry" w:date="2025-05-07T09:20:00Z">
        <w:r>
          <w:rPr>
            <w:noProof/>
            <w:webHidden/>
          </w:rPr>
          <w:t>33</w:t>
        </w:r>
        <w:r>
          <w:rPr>
            <w:noProof/>
            <w:webHidden/>
          </w:rPr>
          <w:fldChar w:fldCharType="end"/>
        </w:r>
        <w:r w:rsidRPr="00C20BF8">
          <w:rPr>
            <w:rStyle w:val="Hyperlink"/>
            <w:noProof/>
          </w:rPr>
          <w:fldChar w:fldCharType="end"/>
        </w:r>
      </w:ins>
    </w:p>
    <w:p w14:paraId="23E017AC" w14:textId="69259D02" w:rsidR="002F3602" w:rsidRDefault="002F3602">
      <w:pPr>
        <w:pStyle w:val="TOC4"/>
        <w:tabs>
          <w:tab w:val="right" w:leader="dot" w:pos="9019"/>
        </w:tabs>
        <w:rPr>
          <w:ins w:id="344" w:author="Maureen Barry" w:date="2025-05-07T09:20:00Z"/>
          <w:rFonts w:eastAsiaTheme="minorEastAsia" w:cstheme="minorBidi"/>
          <w:noProof/>
          <w:kern w:val="2"/>
          <w:sz w:val="22"/>
          <w:szCs w:val="22"/>
          <w:lang w:val="en-US" w:eastAsia="en-US"/>
          <w14:ligatures w14:val="standardContextual"/>
        </w:rPr>
      </w:pPr>
      <w:ins w:id="34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FIA_USB_EXT.2  Enhanced user-subject binding</w:t>
        </w:r>
        <w:r>
          <w:rPr>
            <w:noProof/>
            <w:webHidden/>
          </w:rPr>
          <w:tab/>
        </w:r>
        <w:r>
          <w:rPr>
            <w:noProof/>
            <w:webHidden/>
          </w:rPr>
          <w:fldChar w:fldCharType="begin"/>
        </w:r>
        <w:r>
          <w:rPr>
            <w:noProof/>
            <w:webHidden/>
          </w:rPr>
          <w:instrText xml:space="preserve"> PAGEREF _Toc197502150 \h </w:instrText>
        </w:r>
        <w:r>
          <w:rPr>
            <w:noProof/>
            <w:webHidden/>
          </w:rPr>
        </w:r>
      </w:ins>
      <w:r>
        <w:rPr>
          <w:noProof/>
          <w:webHidden/>
        </w:rPr>
        <w:fldChar w:fldCharType="separate"/>
      </w:r>
      <w:ins w:id="346" w:author="Maureen Barry" w:date="2025-05-07T09:20:00Z">
        <w:r>
          <w:rPr>
            <w:noProof/>
            <w:webHidden/>
          </w:rPr>
          <w:t>33</w:t>
        </w:r>
        <w:r>
          <w:rPr>
            <w:noProof/>
            <w:webHidden/>
          </w:rPr>
          <w:fldChar w:fldCharType="end"/>
        </w:r>
        <w:r w:rsidRPr="00C20BF8">
          <w:rPr>
            <w:rStyle w:val="Hyperlink"/>
            <w:noProof/>
          </w:rPr>
          <w:fldChar w:fldCharType="end"/>
        </w:r>
      </w:ins>
    </w:p>
    <w:p w14:paraId="66F8DC4D" w14:textId="7B4D9900" w:rsidR="002F3602" w:rsidRDefault="002F3602">
      <w:pPr>
        <w:pStyle w:val="TOC2"/>
        <w:tabs>
          <w:tab w:val="left" w:pos="960"/>
          <w:tab w:val="right" w:leader="dot" w:pos="9019"/>
        </w:tabs>
        <w:rPr>
          <w:ins w:id="347" w:author="Maureen Barry" w:date="2025-05-07T09:20:00Z"/>
          <w:rFonts w:eastAsiaTheme="minorEastAsia" w:cstheme="minorBidi"/>
          <w:smallCaps w:val="0"/>
          <w:noProof/>
          <w:kern w:val="2"/>
          <w:sz w:val="22"/>
          <w:szCs w:val="22"/>
          <w:lang w:val="en-US" w:eastAsia="en-US"/>
          <w14:ligatures w14:val="standardContextual"/>
        </w:rPr>
      </w:pPr>
      <w:ins w:id="34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A.2</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Protection of the TSF (FPT)</w:t>
        </w:r>
        <w:r>
          <w:rPr>
            <w:noProof/>
            <w:webHidden/>
          </w:rPr>
          <w:tab/>
        </w:r>
        <w:r>
          <w:rPr>
            <w:noProof/>
            <w:webHidden/>
          </w:rPr>
          <w:fldChar w:fldCharType="begin"/>
        </w:r>
        <w:r>
          <w:rPr>
            <w:noProof/>
            <w:webHidden/>
          </w:rPr>
          <w:instrText xml:space="preserve"> PAGEREF _Toc197502151 \h </w:instrText>
        </w:r>
        <w:r>
          <w:rPr>
            <w:noProof/>
            <w:webHidden/>
          </w:rPr>
        </w:r>
      </w:ins>
      <w:r>
        <w:rPr>
          <w:noProof/>
          <w:webHidden/>
        </w:rPr>
        <w:fldChar w:fldCharType="separate"/>
      </w:r>
      <w:ins w:id="349" w:author="Maureen Barry" w:date="2025-05-07T09:20:00Z">
        <w:r>
          <w:rPr>
            <w:noProof/>
            <w:webHidden/>
          </w:rPr>
          <w:t>34</w:t>
        </w:r>
        <w:r>
          <w:rPr>
            <w:noProof/>
            <w:webHidden/>
          </w:rPr>
          <w:fldChar w:fldCharType="end"/>
        </w:r>
        <w:r w:rsidRPr="00C20BF8">
          <w:rPr>
            <w:rStyle w:val="Hyperlink"/>
            <w:noProof/>
          </w:rPr>
          <w:fldChar w:fldCharType="end"/>
        </w:r>
      </w:ins>
    </w:p>
    <w:p w14:paraId="7428665D" w14:textId="4299F8EF" w:rsidR="002F3602" w:rsidRDefault="002F3602">
      <w:pPr>
        <w:pStyle w:val="TOC3"/>
        <w:tabs>
          <w:tab w:val="left" w:pos="1200"/>
          <w:tab w:val="right" w:leader="dot" w:pos="9019"/>
        </w:tabs>
        <w:rPr>
          <w:ins w:id="350" w:author="Maureen Barry" w:date="2025-05-07T09:20:00Z"/>
          <w:rFonts w:eastAsiaTheme="minorEastAsia" w:cstheme="minorBidi"/>
          <w:i w:val="0"/>
          <w:iCs w:val="0"/>
          <w:noProof/>
          <w:kern w:val="2"/>
          <w:sz w:val="22"/>
          <w:szCs w:val="22"/>
          <w:lang w:val="en-US" w:eastAsia="en-US"/>
          <w14:ligatures w14:val="standardContextual"/>
        </w:rPr>
      </w:pPr>
      <w:ins w:id="35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A.2.1</w:t>
        </w:r>
        <w:r>
          <w:rPr>
            <w:rFonts w:eastAsiaTheme="minorEastAsia" w:cstheme="minorBidi"/>
            <w:i w:val="0"/>
            <w:iCs w:val="0"/>
            <w:noProof/>
            <w:kern w:val="2"/>
            <w:sz w:val="22"/>
            <w:szCs w:val="22"/>
            <w:lang w:val="en-US" w:eastAsia="en-US"/>
            <w14:ligatures w14:val="standardContextual"/>
          </w:rPr>
          <w:tab/>
        </w:r>
        <w:r w:rsidRPr="00C20BF8">
          <w:rPr>
            <w:rStyle w:val="Hyperlink"/>
            <w:noProof/>
          </w:rPr>
          <w:t>Internal TOE TSF data replication consistency (FPT_TRC)</w:t>
        </w:r>
        <w:r>
          <w:rPr>
            <w:noProof/>
            <w:webHidden/>
          </w:rPr>
          <w:tab/>
        </w:r>
        <w:r>
          <w:rPr>
            <w:noProof/>
            <w:webHidden/>
          </w:rPr>
          <w:fldChar w:fldCharType="begin"/>
        </w:r>
        <w:r>
          <w:rPr>
            <w:noProof/>
            <w:webHidden/>
          </w:rPr>
          <w:instrText xml:space="preserve"> PAGEREF _Toc197502152 \h </w:instrText>
        </w:r>
        <w:r>
          <w:rPr>
            <w:noProof/>
            <w:webHidden/>
          </w:rPr>
        </w:r>
      </w:ins>
      <w:r>
        <w:rPr>
          <w:noProof/>
          <w:webHidden/>
        </w:rPr>
        <w:fldChar w:fldCharType="separate"/>
      </w:r>
      <w:ins w:id="352" w:author="Maureen Barry" w:date="2025-05-07T09:20:00Z">
        <w:r>
          <w:rPr>
            <w:noProof/>
            <w:webHidden/>
          </w:rPr>
          <w:t>34</w:t>
        </w:r>
        <w:r>
          <w:rPr>
            <w:noProof/>
            <w:webHidden/>
          </w:rPr>
          <w:fldChar w:fldCharType="end"/>
        </w:r>
        <w:r w:rsidRPr="00C20BF8">
          <w:rPr>
            <w:rStyle w:val="Hyperlink"/>
            <w:noProof/>
          </w:rPr>
          <w:fldChar w:fldCharType="end"/>
        </w:r>
      </w:ins>
    </w:p>
    <w:p w14:paraId="4CEBE94F" w14:textId="3A6AC490" w:rsidR="002F3602" w:rsidRDefault="002F3602">
      <w:pPr>
        <w:pStyle w:val="TOC4"/>
        <w:tabs>
          <w:tab w:val="right" w:leader="dot" w:pos="9019"/>
        </w:tabs>
        <w:rPr>
          <w:ins w:id="353" w:author="Maureen Barry" w:date="2025-05-07T09:20:00Z"/>
          <w:rFonts w:eastAsiaTheme="minorEastAsia" w:cstheme="minorBidi"/>
          <w:noProof/>
          <w:kern w:val="2"/>
          <w:sz w:val="22"/>
          <w:szCs w:val="22"/>
          <w:lang w:val="en-US" w:eastAsia="en-US"/>
          <w14:ligatures w14:val="standardContextual"/>
        </w:rPr>
      </w:pPr>
      <w:ins w:id="35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FPT_TRC.1 Internal TSF consistency</w:t>
        </w:r>
        <w:r>
          <w:rPr>
            <w:noProof/>
            <w:webHidden/>
          </w:rPr>
          <w:tab/>
        </w:r>
        <w:r>
          <w:rPr>
            <w:noProof/>
            <w:webHidden/>
          </w:rPr>
          <w:fldChar w:fldCharType="begin"/>
        </w:r>
        <w:r>
          <w:rPr>
            <w:noProof/>
            <w:webHidden/>
          </w:rPr>
          <w:instrText xml:space="preserve"> PAGEREF _Toc197502153 \h </w:instrText>
        </w:r>
        <w:r>
          <w:rPr>
            <w:noProof/>
            <w:webHidden/>
          </w:rPr>
        </w:r>
      </w:ins>
      <w:r>
        <w:rPr>
          <w:noProof/>
          <w:webHidden/>
        </w:rPr>
        <w:fldChar w:fldCharType="separate"/>
      </w:r>
      <w:ins w:id="355" w:author="Maureen Barry" w:date="2025-05-07T09:20:00Z">
        <w:r>
          <w:rPr>
            <w:noProof/>
            <w:webHidden/>
          </w:rPr>
          <w:t>34</w:t>
        </w:r>
        <w:r>
          <w:rPr>
            <w:noProof/>
            <w:webHidden/>
          </w:rPr>
          <w:fldChar w:fldCharType="end"/>
        </w:r>
        <w:r w:rsidRPr="00C20BF8">
          <w:rPr>
            <w:rStyle w:val="Hyperlink"/>
            <w:noProof/>
          </w:rPr>
          <w:fldChar w:fldCharType="end"/>
        </w:r>
      </w:ins>
    </w:p>
    <w:p w14:paraId="1162485B" w14:textId="13215275" w:rsidR="002F3602" w:rsidRDefault="002F3602">
      <w:pPr>
        <w:pStyle w:val="TOC2"/>
        <w:tabs>
          <w:tab w:val="left" w:pos="960"/>
          <w:tab w:val="right" w:leader="dot" w:pos="9019"/>
        </w:tabs>
        <w:rPr>
          <w:ins w:id="356" w:author="Maureen Barry" w:date="2025-05-07T09:20:00Z"/>
          <w:rFonts w:eastAsiaTheme="minorEastAsia" w:cstheme="minorBidi"/>
          <w:smallCaps w:val="0"/>
          <w:noProof/>
          <w:kern w:val="2"/>
          <w:sz w:val="22"/>
          <w:szCs w:val="22"/>
          <w:lang w:val="en-US" w:eastAsia="en-US"/>
          <w14:ligatures w14:val="standardContextual"/>
        </w:rPr>
      </w:pPr>
      <w:ins w:id="35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A.3</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TOE access (FTA)</w:t>
        </w:r>
        <w:r>
          <w:rPr>
            <w:noProof/>
            <w:webHidden/>
          </w:rPr>
          <w:tab/>
        </w:r>
        <w:r>
          <w:rPr>
            <w:noProof/>
            <w:webHidden/>
          </w:rPr>
          <w:fldChar w:fldCharType="begin"/>
        </w:r>
        <w:r>
          <w:rPr>
            <w:noProof/>
            <w:webHidden/>
          </w:rPr>
          <w:instrText xml:space="preserve"> PAGEREF _Toc197502154 \h </w:instrText>
        </w:r>
        <w:r>
          <w:rPr>
            <w:noProof/>
            <w:webHidden/>
          </w:rPr>
        </w:r>
      </w:ins>
      <w:r>
        <w:rPr>
          <w:noProof/>
          <w:webHidden/>
        </w:rPr>
        <w:fldChar w:fldCharType="separate"/>
      </w:r>
      <w:ins w:id="358" w:author="Maureen Barry" w:date="2025-05-07T09:20:00Z">
        <w:r>
          <w:rPr>
            <w:noProof/>
            <w:webHidden/>
          </w:rPr>
          <w:t>35</w:t>
        </w:r>
        <w:r>
          <w:rPr>
            <w:noProof/>
            <w:webHidden/>
          </w:rPr>
          <w:fldChar w:fldCharType="end"/>
        </w:r>
        <w:r w:rsidRPr="00C20BF8">
          <w:rPr>
            <w:rStyle w:val="Hyperlink"/>
            <w:noProof/>
          </w:rPr>
          <w:fldChar w:fldCharType="end"/>
        </w:r>
      </w:ins>
    </w:p>
    <w:p w14:paraId="027E7792" w14:textId="432284A3" w:rsidR="002F3602" w:rsidRDefault="002F3602">
      <w:pPr>
        <w:pStyle w:val="TOC3"/>
        <w:tabs>
          <w:tab w:val="left" w:pos="1200"/>
          <w:tab w:val="right" w:leader="dot" w:pos="9019"/>
        </w:tabs>
        <w:rPr>
          <w:ins w:id="359" w:author="Maureen Barry" w:date="2025-05-07T09:20:00Z"/>
          <w:rFonts w:eastAsiaTheme="minorEastAsia" w:cstheme="minorBidi"/>
          <w:i w:val="0"/>
          <w:iCs w:val="0"/>
          <w:noProof/>
          <w:kern w:val="2"/>
          <w:sz w:val="22"/>
          <w:szCs w:val="22"/>
          <w:lang w:val="en-US" w:eastAsia="en-US"/>
          <w14:ligatures w14:val="standardContextual"/>
        </w:rPr>
      </w:pPr>
      <w:ins w:id="36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A.3.1</w:t>
        </w:r>
        <w:r>
          <w:rPr>
            <w:rFonts w:eastAsiaTheme="minorEastAsia" w:cstheme="minorBidi"/>
            <w:i w:val="0"/>
            <w:iCs w:val="0"/>
            <w:noProof/>
            <w:kern w:val="2"/>
            <w:sz w:val="22"/>
            <w:szCs w:val="22"/>
            <w:lang w:val="en-US" w:eastAsia="en-US"/>
            <w14:ligatures w14:val="standardContextual"/>
          </w:rPr>
          <w:tab/>
        </w:r>
        <w:r w:rsidRPr="00C20BF8">
          <w:rPr>
            <w:rStyle w:val="Hyperlink"/>
            <w:noProof/>
          </w:rPr>
          <w:t>TOE access information (FTA_TAH_EXT)</w:t>
        </w:r>
        <w:r>
          <w:rPr>
            <w:noProof/>
            <w:webHidden/>
          </w:rPr>
          <w:tab/>
        </w:r>
        <w:r>
          <w:rPr>
            <w:noProof/>
            <w:webHidden/>
          </w:rPr>
          <w:fldChar w:fldCharType="begin"/>
        </w:r>
        <w:r>
          <w:rPr>
            <w:noProof/>
            <w:webHidden/>
          </w:rPr>
          <w:instrText xml:space="preserve"> PAGEREF _Toc197502155 \h </w:instrText>
        </w:r>
        <w:r>
          <w:rPr>
            <w:noProof/>
            <w:webHidden/>
          </w:rPr>
        </w:r>
      </w:ins>
      <w:r>
        <w:rPr>
          <w:noProof/>
          <w:webHidden/>
        </w:rPr>
        <w:fldChar w:fldCharType="separate"/>
      </w:r>
      <w:ins w:id="361" w:author="Maureen Barry" w:date="2025-05-07T09:20:00Z">
        <w:r>
          <w:rPr>
            <w:noProof/>
            <w:webHidden/>
          </w:rPr>
          <w:t>35</w:t>
        </w:r>
        <w:r>
          <w:rPr>
            <w:noProof/>
            <w:webHidden/>
          </w:rPr>
          <w:fldChar w:fldCharType="end"/>
        </w:r>
        <w:r w:rsidRPr="00C20BF8">
          <w:rPr>
            <w:rStyle w:val="Hyperlink"/>
            <w:noProof/>
          </w:rPr>
          <w:fldChar w:fldCharType="end"/>
        </w:r>
      </w:ins>
    </w:p>
    <w:p w14:paraId="48BDCB78" w14:textId="507B6042" w:rsidR="002F3602" w:rsidRDefault="002F3602">
      <w:pPr>
        <w:pStyle w:val="TOC4"/>
        <w:tabs>
          <w:tab w:val="right" w:leader="dot" w:pos="9019"/>
        </w:tabs>
        <w:rPr>
          <w:ins w:id="362" w:author="Maureen Barry" w:date="2025-05-07T09:20:00Z"/>
          <w:rFonts w:eastAsiaTheme="minorEastAsia" w:cstheme="minorBidi"/>
          <w:noProof/>
          <w:kern w:val="2"/>
          <w:sz w:val="22"/>
          <w:szCs w:val="22"/>
          <w:lang w:val="en-US" w:eastAsia="en-US"/>
          <w14:ligatures w14:val="standardContextual"/>
        </w:rPr>
      </w:pPr>
      <w:ins w:id="36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FTA_TAH_EXT.1 TOE access information</w:t>
        </w:r>
        <w:r>
          <w:rPr>
            <w:noProof/>
            <w:webHidden/>
          </w:rPr>
          <w:tab/>
        </w:r>
        <w:r>
          <w:rPr>
            <w:noProof/>
            <w:webHidden/>
          </w:rPr>
          <w:fldChar w:fldCharType="begin"/>
        </w:r>
        <w:r>
          <w:rPr>
            <w:noProof/>
            <w:webHidden/>
          </w:rPr>
          <w:instrText xml:space="preserve"> PAGEREF _Toc197502156 \h </w:instrText>
        </w:r>
        <w:r>
          <w:rPr>
            <w:noProof/>
            <w:webHidden/>
          </w:rPr>
        </w:r>
      </w:ins>
      <w:r>
        <w:rPr>
          <w:noProof/>
          <w:webHidden/>
        </w:rPr>
        <w:fldChar w:fldCharType="separate"/>
      </w:r>
      <w:ins w:id="364" w:author="Maureen Barry" w:date="2025-05-07T09:20:00Z">
        <w:r>
          <w:rPr>
            <w:noProof/>
            <w:webHidden/>
          </w:rPr>
          <w:t>35</w:t>
        </w:r>
        <w:r>
          <w:rPr>
            <w:noProof/>
            <w:webHidden/>
          </w:rPr>
          <w:fldChar w:fldCharType="end"/>
        </w:r>
        <w:r w:rsidRPr="00C20BF8">
          <w:rPr>
            <w:rStyle w:val="Hyperlink"/>
            <w:noProof/>
          </w:rPr>
          <w:fldChar w:fldCharType="end"/>
        </w:r>
      </w:ins>
    </w:p>
    <w:p w14:paraId="3433939D" w14:textId="54EF42E4" w:rsidR="002F3602" w:rsidRDefault="002F3602">
      <w:pPr>
        <w:pStyle w:val="TOC1"/>
        <w:tabs>
          <w:tab w:val="left" w:pos="480"/>
          <w:tab w:val="right" w:leader="dot" w:pos="9019"/>
        </w:tabs>
        <w:rPr>
          <w:ins w:id="365" w:author="Maureen Barry" w:date="2025-05-07T09:20:00Z"/>
          <w:rFonts w:eastAsiaTheme="minorEastAsia" w:cstheme="minorBidi"/>
          <w:b w:val="0"/>
          <w:bCs w:val="0"/>
          <w:caps w:val="0"/>
          <w:noProof/>
          <w:kern w:val="2"/>
          <w:sz w:val="22"/>
          <w:szCs w:val="22"/>
          <w:lang w:val="en-US" w:eastAsia="en-US"/>
          <w14:ligatures w14:val="standardContextual"/>
        </w:rPr>
      </w:pPr>
      <w:ins w:id="36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B.</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rPr>
          <w:t>Extended Component Definitions</w:t>
        </w:r>
        <w:r>
          <w:rPr>
            <w:noProof/>
            <w:webHidden/>
          </w:rPr>
          <w:tab/>
        </w:r>
        <w:r>
          <w:rPr>
            <w:noProof/>
            <w:webHidden/>
          </w:rPr>
          <w:fldChar w:fldCharType="begin"/>
        </w:r>
        <w:r>
          <w:rPr>
            <w:noProof/>
            <w:webHidden/>
          </w:rPr>
          <w:instrText xml:space="preserve"> PAGEREF _Toc197502157 \h </w:instrText>
        </w:r>
        <w:r>
          <w:rPr>
            <w:noProof/>
            <w:webHidden/>
          </w:rPr>
        </w:r>
      </w:ins>
      <w:r>
        <w:rPr>
          <w:noProof/>
          <w:webHidden/>
        </w:rPr>
        <w:fldChar w:fldCharType="separate"/>
      </w:r>
      <w:ins w:id="367" w:author="Maureen Barry" w:date="2025-05-07T09:20:00Z">
        <w:r>
          <w:rPr>
            <w:noProof/>
            <w:webHidden/>
          </w:rPr>
          <w:t>36</w:t>
        </w:r>
        <w:r>
          <w:rPr>
            <w:noProof/>
            <w:webHidden/>
          </w:rPr>
          <w:fldChar w:fldCharType="end"/>
        </w:r>
        <w:r w:rsidRPr="00C20BF8">
          <w:rPr>
            <w:rStyle w:val="Hyperlink"/>
            <w:noProof/>
          </w:rPr>
          <w:fldChar w:fldCharType="end"/>
        </w:r>
      </w:ins>
    </w:p>
    <w:p w14:paraId="39B2B06C" w14:textId="07BBCAB2" w:rsidR="002F3602" w:rsidRDefault="002F3602">
      <w:pPr>
        <w:pStyle w:val="TOC2"/>
        <w:tabs>
          <w:tab w:val="left" w:pos="960"/>
          <w:tab w:val="right" w:leader="dot" w:pos="9019"/>
        </w:tabs>
        <w:rPr>
          <w:ins w:id="368" w:author="Maureen Barry" w:date="2025-05-07T09:20:00Z"/>
          <w:rFonts w:eastAsiaTheme="minorEastAsia" w:cstheme="minorBidi"/>
          <w:smallCaps w:val="0"/>
          <w:noProof/>
          <w:kern w:val="2"/>
          <w:sz w:val="22"/>
          <w:szCs w:val="22"/>
          <w:lang w:val="en-US" w:eastAsia="en-US"/>
          <w14:ligatures w14:val="standardContextual"/>
        </w:rPr>
      </w:pPr>
      <w:ins w:id="36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B.1</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User Identification and Authentication (FIA)</w:t>
        </w:r>
        <w:r>
          <w:rPr>
            <w:noProof/>
            <w:webHidden/>
          </w:rPr>
          <w:tab/>
        </w:r>
        <w:r>
          <w:rPr>
            <w:noProof/>
            <w:webHidden/>
          </w:rPr>
          <w:fldChar w:fldCharType="begin"/>
        </w:r>
        <w:r>
          <w:rPr>
            <w:noProof/>
            <w:webHidden/>
          </w:rPr>
          <w:instrText xml:space="preserve"> PAGEREF _Toc197502158 \h </w:instrText>
        </w:r>
        <w:r>
          <w:rPr>
            <w:noProof/>
            <w:webHidden/>
          </w:rPr>
        </w:r>
      </w:ins>
      <w:r>
        <w:rPr>
          <w:noProof/>
          <w:webHidden/>
        </w:rPr>
        <w:fldChar w:fldCharType="separate"/>
      </w:r>
      <w:ins w:id="370" w:author="Maureen Barry" w:date="2025-05-07T09:20:00Z">
        <w:r>
          <w:rPr>
            <w:noProof/>
            <w:webHidden/>
          </w:rPr>
          <w:t>36</w:t>
        </w:r>
        <w:r>
          <w:rPr>
            <w:noProof/>
            <w:webHidden/>
          </w:rPr>
          <w:fldChar w:fldCharType="end"/>
        </w:r>
        <w:r w:rsidRPr="00C20BF8">
          <w:rPr>
            <w:rStyle w:val="Hyperlink"/>
            <w:noProof/>
          </w:rPr>
          <w:fldChar w:fldCharType="end"/>
        </w:r>
      </w:ins>
    </w:p>
    <w:p w14:paraId="1726F687" w14:textId="0C73E65B" w:rsidR="002F3602" w:rsidRDefault="002F3602">
      <w:pPr>
        <w:pStyle w:val="TOC3"/>
        <w:tabs>
          <w:tab w:val="left" w:pos="1200"/>
          <w:tab w:val="right" w:leader="dot" w:pos="9019"/>
        </w:tabs>
        <w:rPr>
          <w:ins w:id="371" w:author="Maureen Barry" w:date="2025-05-07T09:20:00Z"/>
          <w:rFonts w:eastAsiaTheme="minorEastAsia" w:cstheme="minorBidi"/>
          <w:i w:val="0"/>
          <w:iCs w:val="0"/>
          <w:noProof/>
          <w:kern w:val="2"/>
          <w:sz w:val="22"/>
          <w:szCs w:val="22"/>
          <w:lang w:val="en-US" w:eastAsia="en-US"/>
          <w14:ligatures w14:val="standardContextual"/>
        </w:rPr>
      </w:pPr>
      <w:ins w:id="37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"_Toc197502159"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B.1.1</w:t>
        </w:r>
        <w:r>
          <w:rPr>
            <w:rFonts w:eastAsiaTheme="minorEastAsia" w:cstheme="minorBidi"/>
            <w:i w:val="0"/>
            <w:iCs w:val="0"/>
            <w:noProof/>
            <w:kern w:val="2"/>
            <w:sz w:val="22"/>
            <w:szCs w:val="22"/>
            <w:lang w:val="en-US" w:eastAsia="en-US"/>
            <w14:ligatures w14:val="standardContextual"/>
          </w:rPr>
          <w:tab/>
        </w:r>
        <w:r w:rsidRPr="00C20BF8">
          <w:rPr>
            <w:rStyle w:val="Hyperlink"/>
            <w:noProof/>
          </w:rPr>
          <w:t>Enhanced user-subject binding (FIA_USB_EXT)</w:t>
        </w:r>
        <w:r>
          <w:rPr>
            <w:noProof/>
            <w:webHidden/>
          </w:rPr>
          <w:tab/>
        </w:r>
        <w:r>
          <w:rPr>
            <w:noProof/>
            <w:webHidden/>
          </w:rPr>
          <w:fldChar w:fldCharType="begin"/>
        </w:r>
        <w:r>
          <w:rPr>
            <w:noProof/>
            <w:webHidden/>
          </w:rPr>
          <w:instrText xml:space="preserve"> PAGEREF _Toc197502159 \h </w:instrText>
        </w:r>
        <w:r>
          <w:rPr>
            <w:noProof/>
            <w:webHidden/>
          </w:rPr>
        </w:r>
      </w:ins>
      <w:r>
        <w:rPr>
          <w:noProof/>
          <w:webHidden/>
        </w:rPr>
        <w:fldChar w:fldCharType="separate"/>
      </w:r>
      <w:ins w:id="373" w:author="Maureen Barry" w:date="2025-05-07T09:20:00Z">
        <w:r>
          <w:rPr>
            <w:noProof/>
            <w:webHidden/>
          </w:rPr>
          <w:t>36</w:t>
        </w:r>
        <w:r>
          <w:rPr>
            <w:noProof/>
            <w:webHidden/>
          </w:rPr>
          <w:fldChar w:fldCharType="end"/>
        </w:r>
        <w:r w:rsidRPr="00C20BF8">
          <w:rPr>
            <w:rStyle w:val="Hyperlink"/>
            <w:noProof/>
          </w:rPr>
          <w:fldChar w:fldCharType="end"/>
        </w:r>
      </w:ins>
    </w:p>
    <w:p w14:paraId="4CCC63F9" w14:textId="79372868" w:rsidR="002F3602" w:rsidRDefault="002F3602">
      <w:pPr>
        <w:pStyle w:val="TOC4"/>
        <w:tabs>
          <w:tab w:val="left" w:pos="2094"/>
          <w:tab w:val="right" w:leader="dot" w:pos="9019"/>
        </w:tabs>
        <w:rPr>
          <w:ins w:id="374" w:author="Maureen Barry" w:date="2025-05-07T09:20:00Z"/>
          <w:rFonts w:eastAsiaTheme="minorEastAsia" w:cstheme="minorBidi"/>
          <w:noProof/>
          <w:kern w:val="2"/>
          <w:sz w:val="22"/>
          <w:szCs w:val="22"/>
          <w:lang w:val="en-US" w:eastAsia="en-US"/>
          <w14:ligatures w14:val="standardContextual"/>
        </w:rPr>
      </w:pPr>
      <w:ins w:id="37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 xml:space="preserve">FIA_USB_EXT.2 </w:t>
        </w:r>
        <w:r>
          <w:rPr>
            <w:rFonts w:eastAsiaTheme="minorEastAsia" w:cstheme="minorBidi"/>
            <w:noProof/>
            <w:kern w:val="2"/>
            <w:sz w:val="22"/>
            <w:szCs w:val="22"/>
            <w:lang w:val="en-US" w:eastAsia="en-US"/>
            <w14:ligatures w14:val="standardContextual"/>
          </w:rPr>
          <w:tab/>
        </w:r>
        <w:r w:rsidRPr="00C20BF8">
          <w:rPr>
            <w:rStyle w:val="Hyperlink"/>
            <w:noProof/>
          </w:rPr>
          <w:t>Enhanced user-subject binding</w:t>
        </w:r>
        <w:r>
          <w:rPr>
            <w:noProof/>
            <w:webHidden/>
          </w:rPr>
          <w:tab/>
        </w:r>
        <w:r>
          <w:rPr>
            <w:noProof/>
            <w:webHidden/>
          </w:rPr>
          <w:fldChar w:fldCharType="begin"/>
        </w:r>
        <w:r>
          <w:rPr>
            <w:noProof/>
            <w:webHidden/>
          </w:rPr>
          <w:instrText xml:space="preserve"> PAGEREF _Toc197502160 \h </w:instrText>
        </w:r>
        <w:r>
          <w:rPr>
            <w:noProof/>
            <w:webHidden/>
          </w:rPr>
        </w:r>
      </w:ins>
      <w:r>
        <w:rPr>
          <w:noProof/>
          <w:webHidden/>
        </w:rPr>
        <w:fldChar w:fldCharType="separate"/>
      </w:r>
      <w:ins w:id="376" w:author="Maureen Barry" w:date="2025-05-07T09:20:00Z">
        <w:r>
          <w:rPr>
            <w:noProof/>
            <w:webHidden/>
          </w:rPr>
          <w:t>36</w:t>
        </w:r>
        <w:r>
          <w:rPr>
            <w:noProof/>
            <w:webHidden/>
          </w:rPr>
          <w:fldChar w:fldCharType="end"/>
        </w:r>
        <w:r w:rsidRPr="00C20BF8">
          <w:rPr>
            <w:rStyle w:val="Hyperlink"/>
            <w:noProof/>
          </w:rPr>
          <w:fldChar w:fldCharType="end"/>
        </w:r>
      </w:ins>
    </w:p>
    <w:p w14:paraId="58241382" w14:textId="48FFE946" w:rsidR="002F3602" w:rsidRDefault="002F3602">
      <w:pPr>
        <w:pStyle w:val="TOC2"/>
        <w:tabs>
          <w:tab w:val="left" w:pos="960"/>
          <w:tab w:val="right" w:leader="dot" w:pos="9019"/>
        </w:tabs>
        <w:rPr>
          <w:ins w:id="377" w:author="Maureen Barry" w:date="2025-05-07T09:20:00Z"/>
          <w:rFonts w:eastAsiaTheme="minorEastAsia" w:cstheme="minorBidi"/>
          <w:smallCaps w:val="0"/>
          <w:noProof/>
          <w:kern w:val="2"/>
          <w:sz w:val="22"/>
          <w:szCs w:val="22"/>
          <w:lang w:val="en-US" w:eastAsia="en-US"/>
          <w14:ligatures w14:val="standardContextual"/>
        </w:rPr>
      </w:pPr>
      <w:ins w:id="37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lang w:val="en-US"/>
          </w:rPr>
          <w:t>B.2</w:t>
        </w:r>
        <w:r>
          <w:rPr>
            <w:rFonts w:eastAsiaTheme="minorEastAsia" w:cstheme="minorBidi"/>
            <w:smallCaps w:val="0"/>
            <w:noProof/>
            <w:kern w:val="2"/>
            <w:sz w:val="22"/>
            <w:szCs w:val="22"/>
            <w:lang w:val="en-US" w:eastAsia="en-US"/>
            <w14:ligatures w14:val="standardContextual"/>
          </w:rPr>
          <w:tab/>
        </w:r>
        <w:r w:rsidRPr="00C20BF8">
          <w:rPr>
            <w:rStyle w:val="Hyperlink"/>
            <w:noProof/>
            <w:lang w:val="en-US"/>
          </w:rPr>
          <w:t>Class: TOE access (FTA)</w:t>
        </w:r>
        <w:r>
          <w:rPr>
            <w:noProof/>
            <w:webHidden/>
          </w:rPr>
          <w:tab/>
        </w:r>
        <w:r>
          <w:rPr>
            <w:noProof/>
            <w:webHidden/>
          </w:rPr>
          <w:fldChar w:fldCharType="begin"/>
        </w:r>
        <w:r>
          <w:rPr>
            <w:noProof/>
            <w:webHidden/>
          </w:rPr>
          <w:instrText xml:space="preserve"> PAGEREF _Toc197502161 \h </w:instrText>
        </w:r>
        <w:r>
          <w:rPr>
            <w:noProof/>
            <w:webHidden/>
          </w:rPr>
        </w:r>
      </w:ins>
      <w:r>
        <w:rPr>
          <w:noProof/>
          <w:webHidden/>
        </w:rPr>
        <w:fldChar w:fldCharType="separate"/>
      </w:r>
      <w:ins w:id="379" w:author="Maureen Barry" w:date="2025-05-07T09:20:00Z">
        <w:r>
          <w:rPr>
            <w:noProof/>
            <w:webHidden/>
          </w:rPr>
          <w:t>37</w:t>
        </w:r>
        <w:r>
          <w:rPr>
            <w:noProof/>
            <w:webHidden/>
          </w:rPr>
          <w:fldChar w:fldCharType="end"/>
        </w:r>
        <w:r w:rsidRPr="00C20BF8">
          <w:rPr>
            <w:rStyle w:val="Hyperlink"/>
            <w:noProof/>
          </w:rPr>
          <w:fldChar w:fldCharType="end"/>
        </w:r>
      </w:ins>
    </w:p>
    <w:p w14:paraId="7B0D4A13" w14:textId="70E6E3CD" w:rsidR="002F3602" w:rsidRDefault="002F3602">
      <w:pPr>
        <w:pStyle w:val="TOC3"/>
        <w:tabs>
          <w:tab w:val="left" w:pos="1200"/>
          <w:tab w:val="right" w:leader="dot" w:pos="9019"/>
        </w:tabs>
        <w:rPr>
          <w:ins w:id="380" w:author="Maureen Barry" w:date="2025-05-07T09:20:00Z"/>
          <w:rFonts w:eastAsiaTheme="minorEastAsia" w:cstheme="minorBidi"/>
          <w:i w:val="0"/>
          <w:iCs w:val="0"/>
          <w:noProof/>
          <w:kern w:val="2"/>
          <w:sz w:val="22"/>
          <w:szCs w:val="22"/>
          <w:lang w:val="en-US" w:eastAsia="en-US"/>
          <w14:ligatures w14:val="standardContextual"/>
        </w:rPr>
      </w:pPr>
      <w:ins w:id="38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B.2.1</w:t>
        </w:r>
        <w:r>
          <w:rPr>
            <w:rFonts w:eastAsiaTheme="minorEastAsia" w:cstheme="minorBidi"/>
            <w:i w:val="0"/>
            <w:iCs w:val="0"/>
            <w:noProof/>
            <w:kern w:val="2"/>
            <w:sz w:val="22"/>
            <w:szCs w:val="22"/>
            <w:lang w:val="en-US" w:eastAsia="en-US"/>
            <w14:ligatures w14:val="standardContextual"/>
          </w:rPr>
          <w:tab/>
        </w:r>
        <w:r w:rsidRPr="00C20BF8">
          <w:rPr>
            <w:rStyle w:val="Hyperlink"/>
            <w:noProof/>
          </w:rPr>
          <w:t>TOE access information (FTA_TAH_EXT)</w:t>
        </w:r>
        <w:r>
          <w:rPr>
            <w:noProof/>
            <w:webHidden/>
          </w:rPr>
          <w:tab/>
        </w:r>
        <w:r>
          <w:rPr>
            <w:noProof/>
            <w:webHidden/>
          </w:rPr>
          <w:fldChar w:fldCharType="begin"/>
        </w:r>
        <w:r>
          <w:rPr>
            <w:noProof/>
            <w:webHidden/>
          </w:rPr>
          <w:instrText xml:space="preserve"> PAGEREF _Toc197502162 \h </w:instrText>
        </w:r>
        <w:r>
          <w:rPr>
            <w:noProof/>
            <w:webHidden/>
          </w:rPr>
        </w:r>
      </w:ins>
      <w:r>
        <w:rPr>
          <w:noProof/>
          <w:webHidden/>
        </w:rPr>
        <w:fldChar w:fldCharType="separate"/>
      </w:r>
      <w:ins w:id="382" w:author="Maureen Barry" w:date="2025-05-07T09:20:00Z">
        <w:r>
          <w:rPr>
            <w:noProof/>
            <w:webHidden/>
          </w:rPr>
          <w:t>37</w:t>
        </w:r>
        <w:r>
          <w:rPr>
            <w:noProof/>
            <w:webHidden/>
          </w:rPr>
          <w:fldChar w:fldCharType="end"/>
        </w:r>
        <w:r w:rsidRPr="00C20BF8">
          <w:rPr>
            <w:rStyle w:val="Hyperlink"/>
            <w:noProof/>
          </w:rPr>
          <w:fldChar w:fldCharType="end"/>
        </w:r>
      </w:ins>
    </w:p>
    <w:p w14:paraId="47DFB1AA" w14:textId="3774CA93" w:rsidR="002F3602" w:rsidRDefault="002F3602">
      <w:pPr>
        <w:pStyle w:val="TOC4"/>
        <w:tabs>
          <w:tab w:val="right" w:leader="dot" w:pos="9019"/>
        </w:tabs>
        <w:rPr>
          <w:ins w:id="383" w:author="Maureen Barry" w:date="2025-05-07T09:20:00Z"/>
          <w:rFonts w:eastAsiaTheme="minorEastAsia" w:cstheme="minorBidi"/>
          <w:noProof/>
          <w:kern w:val="2"/>
          <w:sz w:val="22"/>
          <w:szCs w:val="22"/>
          <w:lang w:val="en-US" w:eastAsia="en-US"/>
          <w14:ligatures w14:val="standardContextual"/>
        </w:rPr>
      </w:pPr>
      <w:ins w:id="38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FTA_TAH_EXT.1 TOE access information</w:t>
        </w:r>
        <w:r>
          <w:rPr>
            <w:noProof/>
            <w:webHidden/>
          </w:rPr>
          <w:tab/>
        </w:r>
        <w:r>
          <w:rPr>
            <w:noProof/>
            <w:webHidden/>
          </w:rPr>
          <w:fldChar w:fldCharType="begin"/>
        </w:r>
        <w:r>
          <w:rPr>
            <w:noProof/>
            <w:webHidden/>
          </w:rPr>
          <w:instrText xml:space="preserve"> PAGEREF _Toc197502163 \h </w:instrText>
        </w:r>
        <w:r>
          <w:rPr>
            <w:noProof/>
            <w:webHidden/>
          </w:rPr>
        </w:r>
      </w:ins>
      <w:r>
        <w:rPr>
          <w:noProof/>
          <w:webHidden/>
        </w:rPr>
        <w:fldChar w:fldCharType="separate"/>
      </w:r>
      <w:ins w:id="385" w:author="Maureen Barry" w:date="2025-05-07T09:20:00Z">
        <w:r>
          <w:rPr>
            <w:noProof/>
            <w:webHidden/>
          </w:rPr>
          <w:t>37</w:t>
        </w:r>
        <w:r>
          <w:rPr>
            <w:noProof/>
            <w:webHidden/>
          </w:rPr>
          <w:fldChar w:fldCharType="end"/>
        </w:r>
        <w:r w:rsidRPr="00C20BF8">
          <w:rPr>
            <w:rStyle w:val="Hyperlink"/>
            <w:noProof/>
          </w:rPr>
          <w:fldChar w:fldCharType="end"/>
        </w:r>
      </w:ins>
    </w:p>
    <w:p w14:paraId="6BAF9CD9" w14:textId="34591E9C" w:rsidR="002F3602" w:rsidRDefault="002F3602">
      <w:pPr>
        <w:pStyle w:val="TOC1"/>
        <w:tabs>
          <w:tab w:val="left" w:pos="480"/>
          <w:tab w:val="right" w:leader="dot" w:pos="9019"/>
        </w:tabs>
        <w:rPr>
          <w:ins w:id="386" w:author="Maureen Barry" w:date="2025-05-07T09:20:00Z"/>
          <w:rFonts w:eastAsiaTheme="minorEastAsia" w:cstheme="minorBidi"/>
          <w:b w:val="0"/>
          <w:bCs w:val="0"/>
          <w:caps w:val="0"/>
          <w:noProof/>
          <w:kern w:val="2"/>
          <w:sz w:val="22"/>
          <w:szCs w:val="22"/>
          <w:lang w:val="en-US" w:eastAsia="en-US"/>
          <w14:ligatures w14:val="standardContextual"/>
        </w:rPr>
      </w:pPr>
      <w:ins w:id="38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w:t>
        </w:r>
        <w:r>
          <w:rPr>
            <w:rFonts w:eastAsiaTheme="minorEastAsia" w:cstheme="minorBidi"/>
            <w:b w:val="0"/>
            <w:bCs w:val="0"/>
            <w:caps w:val="0"/>
            <w:noProof/>
            <w:kern w:val="2"/>
            <w:sz w:val="22"/>
            <w:szCs w:val="22"/>
            <w:lang w:val="en-US" w:eastAsia="en-US"/>
            <w14:ligatures w14:val="standardContextual"/>
          </w:rPr>
          <w:tab/>
        </w:r>
        <w:r w:rsidRPr="00C20BF8">
          <w:rPr>
            <w:rStyle w:val="Hyperlink"/>
            <w:noProof/>
          </w:rPr>
          <w:t>Rationales</w:t>
        </w:r>
        <w:r>
          <w:rPr>
            <w:noProof/>
            <w:webHidden/>
          </w:rPr>
          <w:tab/>
        </w:r>
        <w:r>
          <w:rPr>
            <w:noProof/>
            <w:webHidden/>
          </w:rPr>
          <w:fldChar w:fldCharType="begin"/>
        </w:r>
        <w:r>
          <w:rPr>
            <w:noProof/>
            <w:webHidden/>
          </w:rPr>
          <w:instrText xml:space="preserve"> PAGEREF _Toc197502164 \h </w:instrText>
        </w:r>
        <w:r>
          <w:rPr>
            <w:noProof/>
            <w:webHidden/>
          </w:rPr>
        </w:r>
      </w:ins>
      <w:r>
        <w:rPr>
          <w:noProof/>
          <w:webHidden/>
        </w:rPr>
        <w:fldChar w:fldCharType="separate"/>
      </w:r>
      <w:ins w:id="388" w:author="Maureen Barry" w:date="2025-05-07T09:20:00Z">
        <w:r>
          <w:rPr>
            <w:noProof/>
            <w:webHidden/>
          </w:rPr>
          <w:t>39</w:t>
        </w:r>
        <w:r>
          <w:rPr>
            <w:noProof/>
            <w:webHidden/>
          </w:rPr>
          <w:fldChar w:fldCharType="end"/>
        </w:r>
        <w:r w:rsidRPr="00C20BF8">
          <w:rPr>
            <w:rStyle w:val="Hyperlink"/>
            <w:noProof/>
          </w:rPr>
          <w:fldChar w:fldCharType="end"/>
        </w:r>
      </w:ins>
    </w:p>
    <w:p w14:paraId="4B2125B8" w14:textId="78DA3DFC" w:rsidR="002F3602" w:rsidRDefault="002F3602">
      <w:pPr>
        <w:pStyle w:val="TOC2"/>
        <w:tabs>
          <w:tab w:val="left" w:pos="720"/>
          <w:tab w:val="right" w:leader="dot" w:pos="9019"/>
        </w:tabs>
        <w:rPr>
          <w:ins w:id="389" w:author="Maureen Barry" w:date="2025-05-07T09:20:00Z"/>
          <w:rFonts w:eastAsiaTheme="minorEastAsia" w:cstheme="minorBidi"/>
          <w:smallCaps w:val="0"/>
          <w:noProof/>
          <w:kern w:val="2"/>
          <w:sz w:val="22"/>
          <w:szCs w:val="22"/>
          <w:lang w:val="en-US" w:eastAsia="en-US"/>
          <w14:ligatures w14:val="standardContextual"/>
        </w:rPr>
      </w:pPr>
      <w:ins w:id="39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C.1</w:t>
        </w:r>
        <w:r>
          <w:rPr>
            <w:rFonts w:eastAsiaTheme="minorEastAsia" w:cstheme="minorBidi"/>
            <w:smallCaps w:val="0"/>
            <w:noProof/>
            <w:kern w:val="2"/>
            <w:sz w:val="22"/>
            <w:szCs w:val="22"/>
            <w:lang w:val="en-US" w:eastAsia="en-US"/>
            <w14:ligatures w14:val="standardContextual"/>
          </w:rPr>
          <w:tab/>
        </w:r>
        <w:r w:rsidRPr="00C20BF8">
          <w:rPr>
            <w:rStyle w:val="Hyperlink"/>
            <w:noProof/>
          </w:rPr>
          <w:t>TOE Security Objectives Coverage</w:t>
        </w:r>
        <w:r>
          <w:rPr>
            <w:noProof/>
            <w:webHidden/>
          </w:rPr>
          <w:tab/>
        </w:r>
        <w:r>
          <w:rPr>
            <w:noProof/>
            <w:webHidden/>
          </w:rPr>
          <w:fldChar w:fldCharType="begin"/>
        </w:r>
        <w:r>
          <w:rPr>
            <w:noProof/>
            <w:webHidden/>
          </w:rPr>
          <w:instrText xml:space="preserve"> PAGEREF _Toc197502165 \h </w:instrText>
        </w:r>
        <w:r>
          <w:rPr>
            <w:noProof/>
            <w:webHidden/>
          </w:rPr>
        </w:r>
      </w:ins>
      <w:r>
        <w:rPr>
          <w:noProof/>
          <w:webHidden/>
        </w:rPr>
        <w:fldChar w:fldCharType="separate"/>
      </w:r>
      <w:ins w:id="391" w:author="Maureen Barry" w:date="2025-05-07T09:20:00Z">
        <w:r>
          <w:rPr>
            <w:noProof/>
            <w:webHidden/>
          </w:rPr>
          <w:t>39</w:t>
        </w:r>
        <w:r>
          <w:rPr>
            <w:noProof/>
            <w:webHidden/>
          </w:rPr>
          <w:fldChar w:fldCharType="end"/>
        </w:r>
        <w:r w:rsidRPr="00C20BF8">
          <w:rPr>
            <w:rStyle w:val="Hyperlink"/>
            <w:noProof/>
          </w:rPr>
          <w:fldChar w:fldCharType="end"/>
        </w:r>
      </w:ins>
    </w:p>
    <w:p w14:paraId="51B0EB78" w14:textId="67B8C2C3" w:rsidR="002F3602" w:rsidRDefault="002F3602">
      <w:pPr>
        <w:pStyle w:val="TOC2"/>
        <w:tabs>
          <w:tab w:val="left" w:pos="720"/>
          <w:tab w:val="right" w:leader="dot" w:pos="9019"/>
        </w:tabs>
        <w:rPr>
          <w:ins w:id="392" w:author="Maureen Barry" w:date="2025-05-07T09:20:00Z"/>
          <w:rFonts w:eastAsiaTheme="minorEastAsia" w:cstheme="minorBidi"/>
          <w:smallCaps w:val="0"/>
          <w:noProof/>
          <w:kern w:val="2"/>
          <w:sz w:val="22"/>
          <w:szCs w:val="22"/>
          <w:lang w:val="en-US" w:eastAsia="en-US"/>
          <w14:ligatures w14:val="standardContextual"/>
        </w:rPr>
      </w:pPr>
      <w:ins w:id="393"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"_Toc197502166"</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C.2</w:t>
        </w:r>
        <w:r>
          <w:rPr>
            <w:rFonts w:eastAsiaTheme="minorEastAsia" w:cstheme="minorBidi"/>
            <w:smallCaps w:val="0"/>
            <w:noProof/>
            <w:kern w:val="2"/>
            <w:sz w:val="22"/>
            <w:szCs w:val="22"/>
            <w:lang w:val="en-US" w:eastAsia="en-US"/>
            <w14:ligatures w14:val="standardContextual"/>
          </w:rPr>
          <w:tab/>
        </w:r>
        <w:r w:rsidRPr="00C20BF8">
          <w:rPr>
            <w:rStyle w:val="Hyperlink"/>
            <w:noProof/>
          </w:rPr>
          <w:t>Rationale for TOE Security Objectives</w:t>
        </w:r>
        <w:r>
          <w:rPr>
            <w:noProof/>
            <w:webHidden/>
          </w:rPr>
          <w:tab/>
        </w:r>
        <w:r>
          <w:rPr>
            <w:noProof/>
            <w:webHidden/>
          </w:rPr>
          <w:fldChar w:fldCharType="begin"/>
        </w:r>
        <w:r>
          <w:rPr>
            <w:noProof/>
            <w:webHidden/>
          </w:rPr>
          <w:instrText xml:space="preserve"> PAGEREF _Toc197502166 \h </w:instrText>
        </w:r>
        <w:r>
          <w:rPr>
            <w:noProof/>
            <w:webHidden/>
          </w:rPr>
        </w:r>
      </w:ins>
      <w:r>
        <w:rPr>
          <w:noProof/>
          <w:webHidden/>
        </w:rPr>
        <w:fldChar w:fldCharType="separate"/>
      </w:r>
      <w:ins w:id="394" w:author="Maureen Barry" w:date="2025-05-07T09:20:00Z">
        <w:r>
          <w:rPr>
            <w:noProof/>
            <w:webHidden/>
          </w:rPr>
          <w:t>40</w:t>
        </w:r>
        <w:r>
          <w:rPr>
            <w:noProof/>
            <w:webHidden/>
          </w:rPr>
          <w:fldChar w:fldCharType="end"/>
        </w:r>
        <w:r w:rsidRPr="00C20BF8">
          <w:rPr>
            <w:rStyle w:val="Hyperlink"/>
            <w:noProof/>
          </w:rPr>
          <w:fldChar w:fldCharType="end"/>
        </w:r>
      </w:ins>
    </w:p>
    <w:p w14:paraId="0B463C74" w14:textId="13DE3AE2" w:rsidR="002F3602" w:rsidRDefault="002F3602">
      <w:pPr>
        <w:pStyle w:val="TOC2"/>
        <w:tabs>
          <w:tab w:val="left" w:pos="720"/>
          <w:tab w:val="right" w:leader="dot" w:pos="9019"/>
        </w:tabs>
        <w:rPr>
          <w:ins w:id="395" w:author="Maureen Barry" w:date="2025-05-07T09:20:00Z"/>
          <w:rFonts w:eastAsiaTheme="minorEastAsia" w:cstheme="minorBidi"/>
          <w:smallCaps w:val="0"/>
          <w:noProof/>
          <w:kern w:val="2"/>
          <w:sz w:val="22"/>
          <w:szCs w:val="22"/>
          <w:lang w:val="en-US" w:eastAsia="en-US"/>
          <w14:ligatures w14:val="standardContextual"/>
        </w:rPr>
      </w:pPr>
      <w:ins w:id="396"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"_Toc197502167"</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C.3</w:t>
        </w:r>
        <w:r>
          <w:rPr>
            <w:rFonts w:eastAsiaTheme="minorEastAsia" w:cstheme="minorBidi"/>
            <w:smallCaps w:val="0"/>
            <w:noProof/>
            <w:kern w:val="2"/>
            <w:sz w:val="22"/>
            <w:szCs w:val="22"/>
            <w:lang w:val="en-US" w:eastAsia="en-US"/>
            <w14:ligatures w14:val="standardContextual"/>
          </w:rPr>
          <w:tab/>
        </w:r>
        <w:r w:rsidRPr="00C20BF8">
          <w:rPr>
            <w:rStyle w:val="Hyperlink"/>
            <w:noProof/>
          </w:rPr>
          <w:t>Rationale for the Environmental Security Objectives</w:t>
        </w:r>
        <w:r>
          <w:rPr>
            <w:noProof/>
            <w:webHidden/>
          </w:rPr>
          <w:tab/>
        </w:r>
        <w:r>
          <w:rPr>
            <w:noProof/>
            <w:webHidden/>
          </w:rPr>
          <w:fldChar w:fldCharType="begin"/>
        </w:r>
        <w:r>
          <w:rPr>
            <w:noProof/>
            <w:webHidden/>
          </w:rPr>
          <w:instrText xml:space="preserve"> PAGEREF _Toc197502167 \h </w:instrText>
        </w:r>
        <w:r>
          <w:rPr>
            <w:noProof/>
            <w:webHidden/>
          </w:rPr>
        </w:r>
      </w:ins>
      <w:r>
        <w:rPr>
          <w:noProof/>
          <w:webHidden/>
        </w:rPr>
        <w:fldChar w:fldCharType="separate"/>
      </w:r>
      <w:ins w:id="397" w:author="Maureen Barry" w:date="2025-05-07T09:20:00Z">
        <w:r>
          <w:rPr>
            <w:noProof/>
            <w:webHidden/>
          </w:rPr>
          <w:t>44</w:t>
        </w:r>
        <w:r>
          <w:rPr>
            <w:noProof/>
            <w:webHidden/>
          </w:rPr>
          <w:fldChar w:fldCharType="end"/>
        </w:r>
        <w:r w:rsidRPr="00C20BF8">
          <w:rPr>
            <w:rStyle w:val="Hyperlink"/>
            <w:noProof/>
          </w:rPr>
          <w:fldChar w:fldCharType="end"/>
        </w:r>
      </w:ins>
    </w:p>
    <w:p w14:paraId="2089EA29" w14:textId="34F09BEB" w:rsidR="002F3602" w:rsidRDefault="002F3602">
      <w:pPr>
        <w:pStyle w:val="TOC2"/>
        <w:tabs>
          <w:tab w:val="left" w:pos="720"/>
          <w:tab w:val="right" w:leader="dot" w:pos="9019"/>
        </w:tabs>
        <w:rPr>
          <w:ins w:id="398" w:author="Maureen Barry" w:date="2025-05-07T09:20:00Z"/>
          <w:rFonts w:eastAsiaTheme="minorEastAsia" w:cstheme="minorBidi"/>
          <w:smallCaps w:val="0"/>
          <w:noProof/>
          <w:kern w:val="2"/>
          <w:sz w:val="22"/>
          <w:szCs w:val="22"/>
          <w:lang w:val="en-US" w:eastAsia="en-US"/>
          <w14:ligatures w14:val="standardContextual"/>
        </w:rPr>
      </w:pPr>
      <w:ins w:id="399"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"_Toc197502168"</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C.4</w:t>
        </w:r>
        <w:r>
          <w:rPr>
            <w:rFonts w:eastAsiaTheme="minorEastAsia" w:cstheme="minorBidi"/>
            <w:smallCaps w:val="0"/>
            <w:noProof/>
            <w:kern w:val="2"/>
            <w:sz w:val="22"/>
            <w:szCs w:val="22"/>
            <w:lang w:val="en-US" w:eastAsia="en-US"/>
            <w14:ligatures w14:val="standardContextual"/>
          </w:rPr>
          <w:tab/>
        </w:r>
        <w:r w:rsidRPr="00C20BF8">
          <w:rPr>
            <w:rStyle w:val="Hyperlink"/>
            <w:noProof/>
          </w:rPr>
          <w:t>Rationale for TOE Security Functional Requirements</w:t>
        </w:r>
        <w:r>
          <w:rPr>
            <w:noProof/>
            <w:webHidden/>
          </w:rPr>
          <w:tab/>
        </w:r>
        <w:r>
          <w:rPr>
            <w:noProof/>
            <w:webHidden/>
          </w:rPr>
          <w:fldChar w:fldCharType="begin"/>
        </w:r>
        <w:r>
          <w:rPr>
            <w:noProof/>
            <w:webHidden/>
          </w:rPr>
          <w:instrText xml:space="preserve"> PAGEREF _Toc197502168 \h </w:instrText>
        </w:r>
        <w:r>
          <w:rPr>
            <w:noProof/>
            <w:webHidden/>
          </w:rPr>
        </w:r>
      </w:ins>
      <w:r>
        <w:rPr>
          <w:noProof/>
          <w:webHidden/>
        </w:rPr>
        <w:fldChar w:fldCharType="separate"/>
      </w:r>
      <w:ins w:id="400" w:author="Maureen Barry" w:date="2025-05-07T09:20:00Z">
        <w:r>
          <w:rPr>
            <w:noProof/>
            <w:webHidden/>
          </w:rPr>
          <w:t>52</w:t>
        </w:r>
        <w:r>
          <w:rPr>
            <w:noProof/>
            <w:webHidden/>
          </w:rPr>
          <w:fldChar w:fldCharType="end"/>
        </w:r>
        <w:r w:rsidRPr="00C20BF8">
          <w:rPr>
            <w:rStyle w:val="Hyperlink"/>
            <w:noProof/>
          </w:rPr>
          <w:fldChar w:fldCharType="end"/>
        </w:r>
      </w:ins>
    </w:p>
    <w:p w14:paraId="65E8ED53" w14:textId="16364B5F" w:rsidR="002F3602" w:rsidRDefault="002F3602">
      <w:pPr>
        <w:pStyle w:val="TOC2"/>
        <w:tabs>
          <w:tab w:val="left" w:pos="720"/>
          <w:tab w:val="right" w:leader="dot" w:pos="9019"/>
        </w:tabs>
        <w:rPr>
          <w:ins w:id="401" w:author="Maureen Barry" w:date="2025-05-07T09:20:00Z"/>
          <w:rFonts w:eastAsiaTheme="minorEastAsia" w:cstheme="minorBidi"/>
          <w:smallCaps w:val="0"/>
          <w:noProof/>
          <w:kern w:val="2"/>
          <w:sz w:val="22"/>
          <w:szCs w:val="22"/>
          <w:lang w:val="en-US" w:eastAsia="en-US"/>
          <w14:ligatures w14:val="standardContextual"/>
        </w:rPr>
      </w:pPr>
      <w:ins w:id="402"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"_Toc197502169"</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C.5</w:t>
        </w:r>
        <w:r>
          <w:rPr>
            <w:rFonts w:eastAsiaTheme="minorEastAsia" w:cstheme="minorBidi"/>
            <w:smallCaps w:val="0"/>
            <w:noProof/>
            <w:kern w:val="2"/>
            <w:sz w:val="22"/>
            <w:szCs w:val="22"/>
            <w:lang w:val="en-US" w:eastAsia="en-US"/>
            <w14:ligatures w14:val="standardContextual"/>
          </w:rPr>
          <w:tab/>
        </w:r>
        <w:r w:rsidRPr="00C20BF8">
          <w:rPr>
            <w:rStyle w:val="Hyperlink"/>
            <w:noProof/>
          </w:rPr>
          <w:t>SFR Dependencies Analysis</w:t>
        </w:r>
        <w:r>
          <w:rPr>
            <w:noProof/>
            <w:webHidden/>
          </w:rPr>
          <w:tab/>
        </w:r>
        <w:r>
          <w:rPr>
            <w:noProof/>
            <w:webHidden/>
          </w:rPr>
          <w:fldChar w:fldCharType="begin"/>
        </w:r>
        <w:r>
          <w:rPr>
            <w:noProof/>
            <w:webHidden/>
          </w:rPr>
          <w:instrText xml:space="preserve"> PAGEREF _Toc197502169 \h </w:instrText>
        </w:r>
        <w:r>
          <w:rPr>
            <w:noProof/>
            <w:webHidden/>
          </w:rPr>
        </w:r>
      </w:ins>
      <w:r>
        <w:rPr>
          <w:noProof/>
          <w:webHidden/>
        </w:rPr>
        <w:fldChar w:fldCharType="separate"/>
      </w:r>
      <w:ins w:id="403" w:author="Maureen Barry" w:date="2025-05-07T09:20:00Z">
        <w:r>
          <w:rPr>
            <w:noProof/>
            <w:webHidden/>
          </w:rPr>
          <w:t>56</w:t>
        </w:r>
        <w:r>
          <w:rPr>
            <w:noProof/>
            <w:webHidden/>
          </w:rPr>
          <w:fldChar w:fldCharType="end"/>
        </w:r>
        <w:r w:rsidRPr="00C20BF8">
          <w:rPr>
            <w:rStyle w:val="Hyperlink"/>
            <w:noProof/>
          </w:rPr>
          <w:fldChar w:fldCharType="end"/>
        </w:r>
      </w:ins>
    </w:p>
    <w:p w14:paraId="33E57F77" w14:textId="227B35D6" w:rsidR="002F3602" w:rsidRDefault="002F3602">
      <w:pPr>
        <w:pStyle w:val="TOC2"/>
        <w:tabs>
          <w:tab w:val="left" w:pos="720"/>
          <w:tab w:val="right" w:leader="dot" w:pos="9019"/>
        </w:tabs>
        <w:rPr>
          <w:ins w:id="404" w:author="Maureen Barry" w:date="2025-05-07T09:20:00Z"/>
          <w:rFonts w:eastAsiaTheme="minorEastAsia" w:cstheme="minorBidi"/>
          <w:smallCaps w:val="0"/>
          <w:noProof/>
          <w:kern w:val="2"/>
          <w:sz w:val="22"/>
          <w:szCs w:val="22"/>
          <w:lang w:val="en-US" w:eastAsia="en-US"/>
          <w14:ligatures w14:val="standardContextual"/>
        </w:rPr>
      </w:pPr>
      <w:ins w:id="405"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"_Toc197502170"</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C.6</w:t>
        </w:r>
        <w:r>
          <w:rPr>
            <w:rFonts w:eastAsiaTheme="minorEastAsia" w:cstheme="minorBidi"/>
            <w:smallCaps w:val="0"/>
            <w:noProof/>
            <w:kern w:val="2"/>
            <w:sz w:val="22"/>
            <w:szCs w:val="22"/>
            <w:lang w:val="en-US" w:eastAsia="en-US"/>
            <w14:ligatures w14:val="standardContextual"/>
          </w:rPr>
          <w:tab/>
        </w:r>
        <w:r w:rsidRPr="00C20BF8">
          <w:rPr>
            <w:rStyle w:val="Hyperlink"/>
            <w:noProof/>
          </w:rPr>
          <w:t>SAR Dependencies Analysis</w:t>
        </w:r>
        <w:r>
          <w:rPr>
            <w:noProof/>
            <w:webHidden/>
          </w:rPr>
          <w:tab/>
        </w:r>
        <w:r>
          <w:rPr>
            <w:noProof/>
            <w:webHidden/>
          </w:rPr>
          <w:fldChar w:fldCharType="begin"/>
        </w:r>
        <w:r>
          <w:rPr>
            <w:noProof/>
            <w:webHidden/>
          </w:rPr>
          <w:instrText xml:space="preserve"> PAGEREF _Toc197502170 \h </w:instrText>
        </w:r>
        <w:r>
          <w:rPr>
            <w:noProof/>
            <w:webHidden/>
          </w:rPr>
        </w:r>
      </w:ins>
      <w:r>
        <w:rPr>
          <w:noProof/>
          <w:webHidden/>
        </w:rPr>
        <w:fldChar w:fldCharType="separate"/>
      </w:r>
      <w:ins w:id="406" w:author="Maureen Barry" w:date="2025-05-07T09:20:00Z">
        <w:r>
          <w:rPr>
            <w:noProof/>
            <w:webHidden/>
          </w:rPr>
          <w:t>57</w:t>
        </w:r>
        <w:r>
          <w:rPr>
            <w:noProof/>
            <w:webHidden/>
          </w:rPr>
          <w:fldChar w:fldCharType="end"/>
        </w:r>
        <w:r w:rsidRPr="00C20BF8">
          <w:rPr>
            <w:rStyle w:val="Hyperlink"/>
            <w:noProof/>
          </w:rPr>
          <w:fldChar w:fldCharType="end"/>
        </w:r>
      </w:ins>
    </w:p>
    <w:p w14:paraId="0657CACE" w14:textId="1459FC45" w:rsidR="002F3602" w:rsidRDefault="002F3602">
      <w:pPr>
        <w:pStyle w:val="TOC2"/>
        <w:tabs>
          <w:tab w:val="left" w:pos="720"/>
          <w:tab w:val="right" w:leader="dot" w:pos="9019"/>
        </w:tabs>
        <w:rPr>
          <w:ins w:id="407" w:author="Maureen Barry" w:date="2025-05-07T09:20:00Z"/>
          <w:rFonts w:eastAsiaTheme="minorEastAsia" w:cstheme="minorBidi"/>
          <w:smallCaps w:val="0"/>
          <w:noProof/>
          <w:kern w:val="2"/>
          <w:sz w:val="22"/>
          <w:szCs w:val="22"/>
          <w:lang w:val="en-US" w:eastAsia="en-US"/>
          <w14:ligatures w14:val="standardContextual"/>
        </w:rPr>
      </w:pPr>
      <w:ins w:id="408"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"_Toc197502171"</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C.7</w:t>
        </w:r>
        <w:r>
          <w:rPr>
            <w:rFonts w:eastAsiaTheme="minorEastAsia" w:cstheme="minorBidi"/>
            <w:smallCaps w:val="0"/>
            <w:noProof/>
            <w:kern w:val="2"/>
            <w:sz w:val="22"/>
            <w:szCs w:val="22"/>
            <w:lang w:val="en-US" w:eastAsia="en-US"/>
            <w14:ligatures w14:val="standardContextual"/>
          </w:rPr>
          <w:tab/>
        </w:r>
        <w:r w:rsidRPr="00C20BF8">
          <w:rPr>
            <w:rStyle w:val="Hyperlink"/>
            <w:noProof/>
          </w:rPr>
          <w:t>Rationale for Satisfying all Security Assurance Requirements</w:t>
        </w:r>
        <w:r>
          <w:rPr>
            <w:noProof/>
            <w:webHidden/>
          </w:rPr>
          <w:tab/>
        </w:r>
        <w:r>
          <w:rPr>
            <w:noProof/>
            <w:webHidden/>
          </w:rPr>
          <w:fldChar w:fldCharType="begin"/>
        </w:r>
        <w:r>
          <w:rPr>
            <w:noProof/>
            <w:webHidden/>
          </w:rPr>
          <w:instrText xml:space="preserve"> PAGEREF _Toc197502171 \h </w:instrText>
        </w:r>
        <w:r>
          <w:rPr>
            <w:noProof/>
            <w:webHidden/>
          </w:rPr>
        </w:r>
      </w:ins>
      <w:r>
        <w:rPr>
          <w:noProof/>
          <w:webHidden/>
        </w:rPr>
        <w:fldChar w:fldCharType="separate"/>
      </w:r>
      <w:ins w:id="409" w:author="Maureen Barry" w:date="2025-05-07T09:20:00Z">
        <w:r>
          <w:rPr>
            <w:noProof/>
            <w:webHidden/>
          </w:rPr>
          <w:t>57</w:t>
        </w:r>
        <w:r>
          <w:rPr>
            <w:noProof/>
            <w:webHidden/>
          </w:rPr>
          <w:fldChar w:fldCharType="end"/>
        </w:r>
        <w:r w:rsidRPr="00C20BF8">
          <w:rPr>
            <w:rStyle w:val="Hyperlink"/>
            <w:noProof/>
          </w:rPr>
          <w:fldChar w:fldCharType="end"/>
        </w:r>
      </w:ins>
    </w:p>
    <w:p w14:paraId="710BFAC1" w14:textId="26F72CFE" w:rsidR="002F3602" w:rsidRDefault="002F3602">
      <w:pPr>
        <w:pStyle w:val="TOC2"/>
        <w:tabs>
          <w:tab w:val="left" w:pos="720"/>
          <w:tab w:val="right" w:leader="dot" w:pos="9019"/>
        </w:tabs>
        <w:rPr>
          <w:ins w:id="410" w:author="Maureen Barry" w:date="2025-05-07T09:20:00Z"/>
          <w:rFonts w:eastAsiaTheme="minorEastAsia" w:cstheme="minorBidi"/>
          <w:smallCaps w:val="0"/>
          <w:noProof/>
          <w:kern w:val="2"/>
          <w:sz w:val="22"/>
          <w:szCs w:val="22"/>
          <w:lang w:val="en-US" w:eastAsia="en-US"/>
          <w14:ligatures w14:val="standardContextual"/>
        </w:rPr>
      </w:pPr>
      <w:ins w:id="411"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"_Toc197502172"</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C.8</w:t>
        </w:r>
        <w:r>
          <w:rPr>
            <w:rFonts w:eastAsiaTheme="minorEastAsia" w:cstheme="minorBidi"/>
            <w:smallCaps w:val="0"/>
            <w:noProof/>
            <w:kern w:val="2"/>
            <w:sz w:val="22"/>
            <w:szCs w:val="22"/>
            <w:lang w:val="en-US" w:eastAsia="en-US"/>
            <w14:ligatures w14:val="standardContextual"/>
          </w:rPr>
          <w:tab/>
        </w:r>
        <w:r w:rsidRPr="00C20BF8">
          <w:rPr>
            <w:rStyle w:val="Hyperlink"/>
            <w:noProof/>
          </w:rPr>
          <w:t>Rationale for Extended Security Functional Requirements</w:t>
        </w:r>
        <w:r>
          <w:rPr>
            <w:noProof/>
            <w:webHidden/>
          </w:rPr>
          <w:tab/>
        </w:r>
        <w:r>
          <w:rPr>
            <w:noProof/>
            <w:webHidden/>
          </w:rPr>
          <w:fldChar w:fldCharType="begin"/>
        </w:r>
        <w:r>
          <w:rPr>
            <w:noProof/>
            <w:webHidden/>
          </w:rPr>
          <w:instrText xml:space="preserve"> PAGEREF _Toc197502172 \h </w:instrText>
        </w:r>
        <w:r>
          <w:rPr>
            <w:noProof/>
            <w:webHidden/>
          </w:rPr>
        </w:r>
      </w:ins>
      <w:r>
        <w:rPr>
          <w:noProof/>
          <w:webHidden/>
        </w:rPr>
        <w:fldChar w:fldCharType="separate"/>
      </w:r>
      <w:ins w:id="412" w:author="Maureen Barry" w:date="2025-05-07T09:20:00Z">
        <w:r>
          <w:rPr>
            <w:noProof/>
            <w:webHidden/>
          </w:rPr>
          <w:t>58</w:t>
        </w:r>
        <w:r>
          <w:rPr>
            <w:noProof/>
            <w:webHidden/>
          </w:rPr>
          <w:fldChar w:fldCharType="end"/>
        </w:r>
        <w:r w:rsidRPr="00C20BF8">
          <w:rPr>
            <w:rStyle w:val="Hyperlink"/>
            <w:noProof/>
          </w:rPr>
          <w:fldChar w:fldCharType="end"/>
        </w:r>
      </w:ins>
    </w:p>
    <w:p w14:paraId="739FA79C" w14:textId="334953AB" w:rsidR="002F3602" w:rsidRDefault="002F3602">
      <w:pPr>
        <w:pStyle w:val="TOC1"/>
        <w:tabs>
          <w:tab w:val="right" w:leader="dot" w:pos="9019"/>
        </w:tabs>
        <w:rPr>
          <w:ins w:id="413" w:author="Maureen Barry" w:date="2025-05-07T09:20:00Z"/>
          <w:rFonts w:eastAsiaTheme="minorEastAsia" w:cstheme="minorBidi"/>
          <w:b w:val="0"/>
          <w:bCs w:val="0"/>
          <w:caps w:val="0"/>
          <w:noProof/>
          <w:kern w:val="2"/>
          <w:sz w:val="22"/>
          <w:szCs w:val="22"/>
          <w:lang w:val="en-US" w:eastAsia="en-US"/>
          <w14:ligatures w14:val="standardContextual"/>
        </w:rPr>
      </w:pPr>
      <w:ins w:id="414"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"_Toc197502173"</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Glossary</w:t>
        </w:r>
        <w:r>
          <w:rPr>
            <w:noProof/>
            <w:webHidden/>
          </w:rPr>
          <w:tab/>
        </w:r>
        <w:r>
          <w:rPr>
            <w:noProof/>
            <w:webHidden/>
          </w:rPr>
          <w:fldChar w:fldCharType="begin"/>
        </w:r>
        <w:r>
          <w:rPr>
            <w:noProof/>
            <w:webHidden/>
          </w:rPr>
          <w:instrText xml:space="preserve"> PAGEREF _Toc197502173 \h </w:instrText>
        </w:r>
        <w:r>
          <w:rPr>
            <w:noProof/>
            <w:webHidden/>
          </w:rPr>
        </w:r>
      </w:ins>
      <w:r>
        <w:rPr>
          <w:noProof/>
          <w:webHidden/>
        </w:rPr>
        <w:fldChar w:fldCharType="separate"/>
      </w:r>
      <w:ins w:id="415" w:author="Maureen Barry" w:date="2025-05-07T09:20:00Z">
        <w:r>
          <w:rPr>
            <w:noProof/>
            <w:webHidden/>
          </w:rPr>
          <w:t>59</w:t>
        </w:r>
        <w:r>
          <w:rPr>
            <w:noProof/>
            <w:webHidden/>
          </w:rPr>
          <w:fldChar w:fldCharType="end"/>
        </w:r>
        <w:r w:rsidRPr="00C20BF8">
          <w:rPr>
            <w:rStyle w:val="Hyperlink"/>
            <w:noProof/>
          </w:rPr>
          <w:fldChar w:fldCharType="end"/>
        </w:r>
      </w:ins>
    </w:p>
    <w:p w14:paraId="4EEE0248" w14:textId="1BB23CE6" w:rsidR="002F3602" w:rsidRDefault="002F3602">
      <w:pPr>
        <w:pStyle w:val="TOC2"/>
        <w:tabs>
          <w:tab w:val="right" w:leader="dot" w:pos="9019"/>
        </w:tabs>
        <w:rPr>
          <w:ins w:id="416" w:author="Maureen Barry" w:date="2025-05-07T09:20:00Z"/>
          <w:rFonts w:eastAsiaTheme="minorEastAsia" w:cstheme="minorBidi"/>
          <w:smallCaps w:val="0"/>
          <w:noProof/>
          <w:kern w:val="2"/>
          <w:sz w:val="22"/>
          <w:szCs w:val="22"/>
          <w:lang w:val="en-US" w:eastAsia="en-US"/>
          <w14:ligatures w14:val="standardContextual"/>
        </w:rPr>
      </w:pPr>
      <w:ins w:id="417"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"_Toc197502174"</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Terms and Definitions</w:t>
        </w:r>
        <w:r>
          <w:rPr>
            <w:noProof/>
            <w:webHidden/>
          </w:rPr>
          <w:tab/>
        </w:r>
        <w:r>
          <w:rPr>
            <w:noProof/>
            <w:webHidden/>
          </w:rPr>
          <w:fldChar w:fldCharType="begin"/>
        </w:r>
        <w:r>
          <w:rPr>
            <w:noProof/>
            <w:webHidden/>
          </w:rPr>
          <w:instrText xml:space="preserve"> PAGEREF _Toc197502174 \h </w:instrText>
        </w:r>
        <w:r>
          <w:rPr>
            <w:noProof/>
            <w:webHidden/>
          </w:rPr>
        </w:r>
      </w:ins>
      <w:r>
        <w:rPr>
          <w:noProof/>
          <w:webHidden/>
        </w:rPr>
        <w:fldChar w:fldCharType="separate"/>
      </w:r>
      <w:ins w:id="418" w:author="Maureen Barry" w:date="2025-05-07T09:20:00Z">
        <w:r>
          <w:rPr>
            <w:noProof/>
            <w:webHidden/>
          </w:rPr>
          <w:t>59</w:t>
        </w:r>
        <w:r>
          <w:rPr>
            <w:noProof/>
            <w:webHidden/>
          </w:rPr>
          <w:fldChar w:fldCharType="end"/>
        </w:r>
        <w:r w:rsidRPr="00C20BF8">
          <w:rPr>
            <w:rStyle w:val="Hyperlink"/>
            <w:noProof/>
          </w:rPr>
          <w:fldChar w:fldCharType="end"/>
        </w:r>
      </w:ins>
    </w:p>
    <w:p w14:paraId="1BDA72AE" w14:textId="119901CC" w:rsidR="002F3602" w:rsidRDefault="002F3602">
      <w:pPr>
        <w:pStyle w:val="TOC2"/>
        <w:tabs>
          <w:tab w:val="right" w:leader="dot" w:pos="9019"/>
        </w:tabs>
        <w:rPr>
          <w:ins w:id="419" w:author="Maureen Barry" w:date="2025-05-07T09:20:00Z"/>
          <w:rFonts w:eastAsiaTheme="minorEastAsia" w:cstheme="minorBidi"/>
          <w:smallCaps w:val="0"/>
          <w:noProof/>
          <w:kern w:val="2"/>
          <w:sz w:val="22"/>
          <w:szCs w:val="22"/>
          <w:lang w:val="en-US" w:eastAsia="en-US"/>
          <w14:ligatures w14:val="standardContextual"/>
        </w:rPr>
      </w:pPr>
      <w:ins w:id="420" w:author="Maureen Barry" w:date="2025-05-07T09:20:00Z">
        <w:r w:rsidRPr="00C20BF8">
          <w:rPr>
            <w:rStyle w:val="Hyperlink"/>
            <w:noProof/>
          </w:rPr>
          <w:fldChar w:fldCharType="begin"/>
        </w:r>
        <w:r w:rsidRPr="00C20BF8">
          <w:rPr>
            <w:rStyle w:val="Hyperlink"/>
            <w:noProof/>
          </w:rPr>
          <w:instrText xml:space="preserve"> </w:instrText>
        </w:r>
        <w:r>
          <w:rPr>
            <w:noProof/>
          </w:rPr>
          <w:instrText>HYPERLINK \l "_Toc197502175"</w:instrText>
        </w:r>
        <w:r w:rsidRPr="00C20BF8">
          <w:rPr>
            <w:rStyle w:val="Hyperlink"/>
            <w:noProof/>
          </w:rPr>
          <w:instrText xml:space="preserve"> </w:instrText>
        </w:r>
        <w:r w:rsidRPr="00C20BF8">
          <w:rPr>
            <w:rStyle w:val="Hyperlink"/>
            <w:noProof/>
          </w:rPr>
        </w:r>
        <w:r w:rsidRPr="00C20BF8">
          <w:rPr>
            <w:rStyle w:val="Hyperlink"/>
            <w:noProof/>
          </w:rPr>
          <w:fldChar w:fldCharType="separate"/>
        </w:r>
        <w:r w:rsidRPr="00C20BF8">
          <w:rPr>
            <w:rStyle w:val="Hyperlink"/>
            <w:noProof/>
          </w:rPr>
          <w:t>Acronyms used in this cPP</w:t>
        </w:r>
        <w:r>
          <w:rPr>
            <w:noProof/>
            <w:webHidden/>
          </w:rPr>
          <w:tab/>
        </w:r>
        <w:r>
          <w:rPr>
            <w:noProof/>
            <w:webHidden/>
          </w:rPr>
          <w:fldChar w:fldCharType="begin"/>
        </w:r>
        <w:r>
          <w:rPr>
            <w:noProof/>
            <w:webHidden/>
          </w:rPr>
          <w:instrText xml:space="preserve"> PAGEREF _Toc197502175 \h </w:instrText>
        </w:r>
        <w:r>
          <w:rPr>
            <w:noProof/>
            <w:webHidden/>
          </w:rPr>
        </w:r>
      </w:ins>
      <w:r>
        <w:rPr>
          <w:noProof/>
          <w:webHidden/>
        </w:rPr>
        <w:fldChar w:fldCharType="separate"/>
      </w:r>
      <w:ins w:id="421" w:author="Maureen Barry" w:date="2025-05-07T09:20:00Z">
        <w:r>
          <w:rPr>
            <w:noProof/>
            <w:webHidden/>
          </w:rPr>
          <w:t>61</w:t>
        </w:r>
        <w:r>
          <w:rPr>
            <w:noProof/>
            <w:webHidden/>
          </w:rPr>
          <w:fldChar w:fldCharType="end"/>
        </w:r>
        <w:r w:rsidRPr="00C20BF8">
          <w:rPr>
            <w:rStyle w:val="Hyperlink"/>
            <w:noProof/>
          </w:rPr>
          <w:fldChar w:fldCharType="end"/>
        </w:r>
      </w:ins>
    </w:p>
    <w:p w14:paraId="7A8FACD3" w14:textId="266E2D9E" w:rsidR="00743B95" w:rsidDel="002F3602" w:rsidRDefault="00890E0E">
      <w:pPr>
        <w:pStyle w:val="TOC1"/>
        <w:tabs>
          <w:tab w:val="right" w:leader="dot" w:pos="9019"/>
        </w:tabs>
        <w:rPr>
          <w:del w:id="422" w:author="Maureen Barry" w:date="2025-05-07T09:20:00Z"/>
          <w:rFonts w:eastAsiaTheme="minorEastAsia" w:cstheme="minorBidi"/>
          <w:b w:val="0"/>
          <w:bCs w:val="0"/>
          <w:caps w:val="0"/>
          <w:noProof/>
          <w:sz w:val="22"/>
          <w:szCs w:val="22"/>
          <w:lang w:val="sv-SE" w:eastAsia="sv-SE"/>
        </w:rPr>
      </w:pPr>
      <w:del w:id="423" w:author="Maureen Barry" w:date="2025-05-07T09:20:00Z">
        <w:r w:rsidRPr="002F3602" w:rsidDel="002F3602">
          <w:rPr>
            <w:noProof/>
            <w:rPrChange w:id="424" w:author="Maureen Barry" w:date="2025-05-07T09:20:00Z">
              <w:rPr>
                <w:rStyle w:val="Hyperlink"/>
                <w:noProof/>
              </w:rPr>
            </w:rPrChange>
          </w:rPr>
          <w:delText>Acknowledgements</w:delText>
        </w:r>
        <w:r w:rsidDel="002F3602">
          <w:rPr>
            <w:noProof/>
          </w:rPr>
          <w:tab/>
        </w:r>
        <w:r w:rsidR="00736483" w:rsidDel="002F3602">
          <w:rPr>
            <w:noProof/>
          </w:rPr>
          <w:delText>2</w:delText>
        </w:r>
      </w:del>
    </w:p>
    <w:p w14:paraId="74E61442" w14:textId="16AF9C1E" w:rsidR="00743B95" w:rsidDel="002F3602" w:rsidRDefault="00890E0E">
      <w:pPr>
        <w:pStyle w:val="TOC1"/>
        <w:tabs>
          <w:tab w:val="left" w:pos="480"/>
          <w:tab w:val="right" w:leader="dot" w:pos="9019"/>
        </w:tabs>
        <w:rPr>
          <w:del w:id="425" w:author="Maureen Barry" w:date="2025-05-07T09:20:00Z"/>
          <w:rFonts w:eastAsiaTheme="minorEastAsia" w:cstheme="minorBidi"/>
          <w:b w:val="0"/>
          <w:bCs w:val="0"/>
          <w:caps w:val="0"/>
          <w:noProof/>
          <w:sz w:val="22"/>
          <w:szCs w:val="22"/>
          <w:lang w:val="sv-SE" w:eastAsia="sv-SE"/>
        </w:rPr>
      </w:pPr>
      <w:del w:id="426" w:author="Maureen Barry" w:date="2025-05-07T09:20:00Z">
        <w:r w:rsidRPr="002F3602" w:rsidDel="002F3602">
          <w:rPr>
            <w:noProof/>
            <w:rPrChange w:id="427" w:author="Maureen Barry" w:date="2025-05-07T09:20:00Z">
              <w:rPr>
                <w:rStyle w:val="Hyperlink"/>
                <w:noProof/>
              </w:rPr>
            </w:rPrChange>
          </w:rPr>
          <w:delText>1.</w:delText>
        </w:r>
        <w:r w:rsidDel="002F3602">
          <w:rPr>
            <w:rFonts w:eastAsiaTheme="minorEastAsia" w:cstheme="minorBidi"/>
            <w:b w:val="0"/>
            <w:bCs w:val="0"/>
            <w:caps w:val="0"/>
            <w:noProof/>
            <w:sz w:val="22"/>
            <w:szCs w:val="22"/>
            <w:lang w:val="sv-SE" w:eastAsia="sv-SE"/>
          </w:rPr>
          <w:tab/>
        </w:r>
        <w:r w:rsidRPr="002F3602" w:rsidDel="002F3602">
          <w:rPr>
            <w:noProof/>
            <w:rPrChange w:id="428" w:author="Maureen Barry" w:date="2025-05-07T09:20:00Z">
              <w:rPr>
                <w:rStyle w:val="Hyperlink"/>
                <w:noProof/>
              </w:rPr>
            </w:rPrChange>
          </w:rPr>
          <w:delText>Preface</w:delText>
        </w:r>
        <w:r w:rsidDel="002F3602">
          <w:rPr>
            <w:noProof/>
          </w:rPr>
          <w:tab/>
        </w:r>
        <w:r w:rsidR="00736483" w:rsidDel="002F3602">
          <w:rPr>
            <w:noProof/>
          </w:rPr>
          <w:delText>3</w:delText>
        </w:r>
      </w:del>
    </w:p>
    <w:p w14:paraId="39A420B0" w14:textId="192C24C4" w:rsidR="00743B95" w:rsidDel="002F3602" w:rsidRDefault="00890E0E">
      <w:pPr>
        <w:pStyle w:val="TOC2"/>
        <w:tabs>
          <w:tab w:val="left" w:pos="720"/>
          <w:tab w:val="right" w:leader="dot" w:pos="9019"/>
        </w:tabs>
        <w:rPr>
          <w:del w:id="429" w:author="Maureen Barry" w:date="2025-05-07T09:20:00Z"/>
          <w:rFonts w:eastAsiaTheme="minorEastAsia" w:cstheme="minorBidi"/>
          <w:smallCaps w:val="0"/>
          <w:noProof/>
          <w:sz w:val="22"/>
          <w:szCs w:val="22"/>
          <w:lang w:val="sv-SE" w:eastAsia="sv-SE"/>
        </w:rPr>
      </w:pPr>
      <w:del w:id="430" w:author="Maureen Barry" w:date="2025-05-07T09:20:00Z">
        <w:r w:rsidRPr="002F3602" w:rsidDel="002F3602">
          <w:rPr>
            <w:noProof/>
            <w:lang w:val="en-US"/>
            <w:rPrChange w:id="431" w:author="Maureen Barry" w:date="2025-05-07T09:20:00Z">
              <w:rPr>
                <w:rStyle w:val="Hyperlink"/>
                <w:noProof/>
                <w:lang w:val="en-US"/>
              </w:rPr>
            </w:rPrChange>
          </w:rPr>
          <w:delText>1.1</w:delText>
        </w:r>
        <w:r w:rsidDel="002F3602">
          <w:rPr>
            <w:rFonts w:eastAsiaTheme="minorEastAsia" w:cstheme="minorBidi"/>
            <w:smallCaps w:val="0"/>
            <w:noProof/>
            <w:sz w:val="22"/>
            <w:szCs w:val="22"/>
            <w:lang w:val="sv-SE" w:eastAsia="sv-SE"/>
          </w:rPr>
          <w:tab/>
        </w:r>
        <w:r w:rsidRPr="002F3602" w:rsidDel="002F3602">
          <w:rPr>
            <w:noProof/>
            <w:lang w:val="en-US"/>
            <w:rPrChange w:id="432" w:author="Maureen Barry" w:date="2025-05-07T09:20:00Z">
              <w:rPr>
                <w:rStyle w:val="Hyperlink"/>
                <w:noProof/>
                <w:lang w:val="en-US"/>
              </w:rPr>
            </w:rPrChange>
          </w:rPr>
          <w:delText>Objectives of Document</w:delText>
        </w:r>
        <w:r w:rsidDel="002F3602">
          <w:rPr>
            <w:noProof/>
          </w:rPr>
          <w:tab/>
        </w:r>
        <w:r w:rsidR="00736483" w:rsidDel="002F3602">
          <w:rPr>
            <w:noProof/>
          </w:rPr>
          <w:delText>3</w:delText>
        </w:r>
      </w:del>
    </w:p>
    <w:p w14:paraId="6886CB63" w14:textId="3B8E3CB0" w:rsidR="00743B95" w:rsidDel="002F3602" w:rsidRDefault="00890E0E">
      <w:pPr>
        <w:pStyle w:val="TOC2"/>
        <w:tabs>
          <w:tab w:val="left" w:pos="720"/>
          <w:tab w:val="right" w:leader="dot" w:pos="9019"/>
        </w:tabs>
        <w:rPr>
          <w:del w:id="433" w:author="Maureen Barry" w:date="2025-05-07T09:20:00Z"/>
          <w:rFonts w:eastAsiaTheme="minorEastAsia" w:cstheme="minorBidi"/>
          <w:smallCaps w:val="0"/>
          <w:noProof/>
          <w:sz w:val="22"/>
          <w:szCs w:val="22"/>
          <w:lang w:val="sv-SE" w:eastAsia="sv-SE"/>
        </w:rPr>
      </w:pPr>
      <w:del w:id="434" w:author="Maureen Barry" w:date="2025-05-07T09:20:00Z">
        <w:r w:rsidRPr="002F3602" w:rsidDel="002F3602">
          <w:rPr>
            <w:noProof/>
            <w:lang w:val="en-US"/>
            <w:rPrChange w:id="435" w:author="Maureen Barry" w:date="2025-05-07T09:20:00Z">
              <w:rPr>
                <w:rStyle w:val="Hyperlink"/>
                <w:noProof/>
                <w:lang w:val="en-US"/>
              </w:rPr>
            </w:rPrChange>
          </w:rPr>
          <w:delText>1.2</w:delText>
        </w:r>
        <w:r w:rsidDel="002F3602">
          <w:rPr>
            <w:rFonts w:eastAsiaTheme="minorEastAsia" w:cstheme="minorBidi"/>
            <w:smallCaps w:val="0"/>
            <w:noProof/>
            <w:sz w:val="22"/>
            <w:szCs w:val="22"/>
            <w:lang w:val="sv-SE" w:eastAsia="sv-SE"/>
          </w:rPr>
          <w:tab/>
        </w:r>
        <w:r w:rsidRPr="002F3602" w:rsidDel="002F3602">
          <w:rPr>
            <w:noProof/>
            <w:lang w:val="en-US"/>
            <w:rPrChange w:id="436" w:author="Maureen Barry" w:date="2025-05-07T09:20:00Z">
              <w:rPr>
                <w:rStyle w:val="Hyperlink"/>
                <w:noProof/>
                <w:lang w:val="en-US"/>
              </w:rPr>
            </w:rPrChange>
          </w:rPr>
          <w:delText>Scope of Document</w:delText>
        </w:r>
        <w:r w:rsidDel="002F3602">
          <w:rPr>
            <w:noProof/>
          </w:rPr>
          <w:tab/>
        </w:r>
        <w:r w:rsidR="00736483" w:rsidDel="002F3602">
          <w:rPr>
            <w:noProof/>
          </w:rPr>
          <w:delText>3</w:delText>
        </w:r>
      </w:del>
    </w:p>
    <w:p w14:paraId="163591CC" w14:textId="4369EFCD" w:rsidR="00743B95" w:rsidDel="002F3602" w:rsidRDefault="00890E0E">
      <w:pPr>
        <w:pStyle w:val="TOC2"/>
        <w:tabs>
          <w:tab w:val="left" w:pos="720"/>
          <w:tab w:val="right" w:leader="dot" w:pos="9019"/>
        </w:tabs>
        <w:rPr>
          <w:del w:id="437" w:author="Maureen Barry" w:date="2025-05-07T09:20:00Z"/>
          <w:rFonts w:eastAsiaTheme="minorEastAsia" w:cstheme="minorBidi"/>
          <w:smallCaps w:val="0"/>
          <w:noProof/>
          <w:sz w:val="22"/>
          <w:szCs w:val="22"/>
          <w:lang w:val="sv-SE" w:eastAsia="sv-SE"/>
        </w:rPr>
      </w:pPr>
      <w:del w:id="438" w:author="Maureen Barry" w:date="2025-05-07T09:20:00Z">
        <w:r w:rsidRPr="002F3602" w:rsidDel="002F3602">
          <w:rPr>
            <w:noProof/>
            <w:lang w:val="en-US"/>
            <w:rPrChange w:id="439" w:author="Maureen Barry" w:date="2025-05-07T09:20:00Z">
              <w:rPr>
                <w:rStyle w:val="Hyperlink"/>
                <w:noProof/>
                <w:lang w:val="en-US"/>
              </w:rPr>
            </w:rPrChange>
          </w:rPr>
          <w:delText>1.3</w:delText>
        </w:r>
        <w:r w:rsidDel="002F3602">
          <w:rPr>
            <w:rFonts w:eastAsiaTheme="minorEastAsia" w:cstheme="minorBidi"/>
            <w:smallCaps w:val="0"/>
            <w:noProof/>
            <w:sz w:val="22"/>
            <w:szCs w:val="22"/>
            <w:lang w:val="sv-SE" w:eastAsia="sv-SE"/>
          </w:rPr>
          <w:tab/>
        </w:r>
        <w:r w:rsidRPr="002F3602" w:rsidDel="002F3602">
          <w:rPr>
            <w:noProof/>
            <w:lang w:val="en-US"/>
            <w:rPrChange w:id="440" w:author="Maureen Barry" w:date="2025-05-07T09:20:00Z">
              <w:rPr>
                <w:rStyle w:val="Hyperlink"/>
                <w:noProof/>
                <w:lang w:val="en-US"/>
              </w:rPr>
            </w:rPrChange>
          </w:rPr>
          <w:delText>Intended Readership</w:delText>
        </w:r>
        <w:r w:rsidDel="002F3602">
          <w:rPr>
            <w:noProof/>
          </w:rPr>
          <w:tab/>
        </w:r>
        <w:r w:rsidR="00736483" w:rsidDel="002F3602">
          <w:rPr>
            <w:noProof/>
          </w:rPr>
          <w:delText>3</w:delText>
        </w:r>
      </w:del>
    </w:p>
    <w:p w14:paraId="20270A1D" w14:textId="123A5B67" w:rsidR="00743B95" w:rsidDel="002F3602" w:rsidRDefault="00890E0E">
      <w:pPr>
        <w:pStyle w:val="TOC2"/>
        <w:tabs>
          <w:tab w:val="left" w:pos="720"/>
          <w:tab w:val="right" w:leader="dot" w:pos="9019"/>
        </w:tabs>
        <w:rPr>
          <w:del w:id="441" w:author="Maureen Barry" w:date="2025-05-07T09:20:00Z"/>
          <w:rFonts w:eastAsiaTheme="minorEastAsia" w:cstheme="minorBidi"/>
          <w:smallCaps w:val="0"/>
          <w:noProof/>
          <w:sz w:val="22"/>
          <w:szCs w:val="22"/>
          <w:lang w:val="sv-SE" w:eastAsia="sv-SE"/>
        </w:rPr>
      </w:pPr>
      <w:del w:id="442" w:author="Maureen Barry" w:date="2025-05-07T09:20:00Z">
        <w:r w:rsidRPr="002F3602" w:rsidDel="002F3602">
          <w:rPr>
            <w:noProof/>
            <w:lang w:val="en-US"/>
            <w:rPrChange w:id="443" w:author="Maureen Barry" w:date="2025-05-07T09:20:00Z">
              <w:rPr>
                <w:rStyle w:val="Hyperlink"/>
                <w:noProof/>
                <w:lang w:val="en-US"/>
              </w:rPr>
            </w:rPrChange>
          </w:rPr>
          <w:delText>1.4</w:delText>
        </w:r>
        <w:r w:rsidDel="002F3602">
          <w:rPr>
            <w:rFonts w:eastAsiaTheme="minorEastAsia" w:cstheme="minorBidi"/>
            <w:smallCaps w:val="0"/>
            <w:noProof/>
            <w:sz w:val="22"/>
            <w:szCs w:val="22"/>
            <w:lang w:val="sv-SE" w:eastAsia="sv-SE"/>
          </w:rPr>
          <w:tab/>
        </w:r>
        <w:r w:rsidRPr="002F3602" w:rsidDel="002F3602">
          <w:rPr>
            <w:noProof/>
            <w:lang w:val="en-US"/>
            <w:rPrChange w:id="444" w:author="Maureen Barry" w:date="2025-05-07T09:20:00Z">
              <w:rPr>
                <w:rStyle w:val="Hyperlink"/>
                <w:noProof/>
                <w:lang w:val="en-US"/>
              </w:rPr>
            </w:rPrChange>
          </w:rPr>
          <w:delText>Related Documents</w:delText>
        </w:r>
        <w:r w:rsidDel="002F3602">
          <w:rPr>
            <w:noProof/>
          </w:rPr>
          <w:tab/>
        </w:r>
        <w:r w:rsidR="00736483" w:rsidDel="002F3602">
          <w:rPr>
            <w:noProof/>
          </w:rPr>
          <w:delText>3</w:delText>
        </w:r>
      </w:del>
    </w:p>
    <w:p w14:paraId="14BBCD8F" w14:textId="57325CB0" w:rsidR="00743B95" w:rsidDel="002F3602" w:rsidRDefault="00890E0E">
      <w:pPr>
        <w:pStyle w:val="TOC2"/>
        <w:tabs>
          <w:tab w:val="left" w:pos="720"/>
          <w:tab w:val="right" w:leader="dot" w:pos="9019"/>
        </w:tabs>
        <w:rPr>
          <w:del w:id="445" w:author="Maureen Barry" w:date="2025-05-07T09:20:00Z"/>
          <w:rFonts w:eastAsiaTheme="minorEastAsia" w:cstheme="minorBidi"/>
          <w:smallCaps w:val="0"/>
          <w:noProof/>
          <w:sz w:val="22"/>
          <w:szCs w:val="22"/>
          <w:lang w:val="sv-SE" w:eastAsia="sv-SE"/>
        </w:rPr>
      </w:pPr>
      <w:del w:id="446" w:author="Maureen Barry" w:date="2025-05-07T09:20:00Z">
        <w:r w:rsidRPr="002F3602" w:rsidDel="002F3602">
          <w:rPr>
            <w:noProof/>
            <w:rPrChange w:id="447" w:author="Maureen Barry" w:date="2025-05-07T09:20:00Z">
              <w:rPr>
                <w:rStyle w:val="Hyperlink"/>
                <w:noProof/>
              </w:rPr>
            </w:rPrChange>
          </w:rPr>
          <w:delText>1.5</w:delText>
        </w:r>
        <w:r w:rsidDel="002F3602">
          <w:rPr>
            <w:rFonts w:eastAsiaTheme="minorEastAsia" w:cstheme="minorBidi"/>
            <w:smallCaps w:val="0"/>
            <w:noProof/>
            <w:sz w:val="22"/>
            <w:szCs w:val="22"/>
            <w:lang w:val="sv-SE" w:eastAsia="sv-SE"/>
          </w:rPr>
          <w:tab/>
        </w:r>
        <w:r w:rsidRPr="002F3602" w:rsidDel="002F3602">
          <w:rPr>
            <w:noProof/>
            <w:rPrChange w:id="448" w:author="Maureen Barry" w:date="2025-05-07T09:20:00Z">
              <w:rPr>
                <w:rStyle w:val="Hyperlink"/>
                <w:noProof/>
              </w:rPr>
            </w:rPrChange>
          </w:rPr>
          <w:delText>Conventions</w:delText>
        </w:r>
        <w:r w:rsidDel="002F3602">
          <w:rPr>
            <w:noProof/>
          </w:rPr>
          <w:tab/>
        </w:r>
        <w:r w:rsidR="00736483" w:rsidDel="002F3602">
          <w:rPr>
            <w:noProof/>
          </w:rPr>
          <w:delText>4</w:delText>
        </w:r>
      </w:del>
    </w:p>
    <w:p w14:paraId="03C9A452" w14:textId="3E8DC0C5" w:rsidR="00743B95" w:rsidDel="002F3602" w:rsidRDefault="00890E0E">
      <w:pPr>
        <w:pStyle w:val="TOC2"/>
        <w:tabs>
          <w:tab w:val="left" w:pos="720"/>
          <w:tab w:val="right" w:leader="dot" w:pos="9019"/>
        </w:tabs>
        <w:rPr>
          <w:del w:id="449" w:author="Maureen Barry" w:date="2025-05-07T09:20:00Z"/>
          <w:rFonts w:eastAsiaTheme="minorEastAsia" w:cstheme="minorBidi"/>
          <w:smallCaps w:val="0"/>
          <w:noProof/>
          <w:sz w:val="22"/>
          <w:szCs w:val="22"/>
          <w:lang w:val="sv-SE" w:eastAsia="sv-SE"/>
        </w:rPr>
      </w:pPr>
      <w:del w:id="450" w:author="Maureen Barry" w:date="2025-05-07T09:20:00Z">
        <w:r w:rsidRPr="002F3602" w:rsidDel="002F3602">
          <w:rPr>
            <w:noProof/>
            <w:lang w:val="en-US"/>
            <w:rPrChange w:id="451" w:author="Maureen Barry" w:date="2025-05-07T09:20:00Z">
              <w:rPr>
                <w:rStyle w:val="Hyperlink"/>
                <w:noProof/>
                <w:lang w:val="en-US"/>
              </w:rPr>
            </w:rPrChange>
          </w:rPr>
          <w:delText>1.6</w:delText>
        </w:r>
        <w:r w:rsidDel="002F3602">
          <w:rPr>
            <w:rFonts w:eastAsiaTheme="minorEastAsia" w:cstheme="minorBidi"/>
            <w:smallCaps w:val="0"/>
            <w:noProof/>
            <w:sz w:val="22"/>
            <w:szCs w:val="22"/>
            <w:lang w:val="sv-SE" w:eastAsia="sv-SE"/>
          </w:rPr>
          <w:tab/>
        </w:r>
        <w:r w:rsidRPr="002F3602" w:rsidDel="002F3602">
          <w:rPr>
            <w:noProof/>
            <w:lang w:val="en-US"/>
            <w:rPrChange w:id="452" w:author="Maureen Barry" w:date="2025-05-07T09:20:00Z">
              <w:rPr>
                <w:rStyle w:val="Hyperlink"/>
                <w:noProof/>
                <w:lang w:val="en-US"/>
              </w:rPr>
            </w:rPrChange>
          </w:rPr>
          <w:delText>Revision History</w:delText>
        </w:r>
        <w:r w:rsidDel="002F3602">
          <w:rPr>
            <w:noProof/>
          </w:rPr>
          <w:tab/>
        </w:r>
        <w:r w:rsidR="00736483" w:rsidDel="002F3602">
          <w:rPr>
            <w:noProof/>
          </w:rPr>
          <w:delText>6</w:delText>
        </w:r>
      </w:del>
    </w:p>
    <w:p w14:paraId="69B18832" w14:textId="28D0CDFE" w:rsidR="00743B95" w:rsidDel="002F3602" w:rsidRDefault="00890E0E">
      <w:pPr>
        <w:pStyle w:val="TOC1"/>
        <w:tabs>
          <w:tab w:val="left" w:pos="480"/>
          <w:tab w:val="right" w:leader="dot" w:pos="9019"/>
        </w:tabs>
        <w:rPr>
          <w:del w:id="453" w:author="Maureen Barry" w:date="2025-05-07T09:20:00Z"/>
          <w:rFonts w:eastAsiaTheme="minorEastAsia" w:cstheme="minorBidi"/>
          <w:b w:val="0"/>
          <w:bCs w:val="0"/>
          <w:caps w:val="0"/>
          <w:noProof/>
          <w:sz w:val="22"/>
          <w:szCs w:val="22"/>
          <w:lang w:val="sv-SE" w:eastAsia="sv-SE"/>
        </w:rPr>
      </w:pPr>
      <w:del w:id="454" w:author="Maureen Barry" w:date="2025-05-07T09:20:00Z">
        <w:r w:rsidRPr="002F3602" w:rsidDel="002F3602">
          <w:rPr>
            <w:noProof/>
            <w:lang w:val="en-US"/>
            <w:rPrChange w:id="455" w:author="Maureen Barry" w:date="2025-05-07T09:20:00Z">
              <w:rPr>
                <w:rStyle w:val="Hyperlink"/>
                <w:noProof/>
                <w:lang w:val="en-US"/>
              </w:rPr>
            </w:rPrChange>
          </w:rPr>
          <w:delText>2.</w:delText>
        </w:r>
        <w:r w:rsidDel="002F3602">
          <w:rPr>
            <w:rFonts w:eastAsiaTheme="minorEastAsia" w:cstheme="minorBidi"/>
            <w:b w:val="0"/>
            <w:bCs w:val="0"/>
            <w:caps w:val="0"/>
            <w:noProof/>
            <w:sz w:val="22"/>
            <w:szCs w:val="22"/>
            <w:lang w:val="sv-SE" w:eastAsia="sv-SE"/>
          </w:rPr>
          <w:tab/>
        </w:r>
        <w:r w:rsidRPr="002F3602" w:rsidDel="002F3602">
          <w:rPr>
            <w:noProof/>
            <w:lang w:val="en-US"/>
            <w:rPrChange w:id="456" w:author="Maureen Barry" w:date="2025-05-07T09:20:00Z">
              <w:rPr>
                <w:rStyle w:val="Hyperlink"/>
                <w:noProof/>
                <w:lang w:val="en-US"/>
              </w:rPr>
            </w:rPrChange>
          </w:rPr>
          <w:delText>cPP Introduction</w:delText>
        </w:r>
        <w:r w:rsidDel="002F3602">
          <w:rPr>
            <w:noProof/>
          </w:rPr>
          <w:tab/>
        </w:r>
        <w:r w:rsidR="00736483" w:rsidDel="002F3602">
          <w:rPr>
            <w:noProof/>
          </w:rPr>
          <w:delText>10</w:delText>
        </w:r>
      </w:del>
    </w:p>
    <w:p w14:paraId="5AC2DF06" w14:textId="0184A73B" w:rsidR="00743B95" w:rsidDel="002F3602" w:rsidRDefault="00890E0E">
      <w:pPr>
        <w:pStyle w:val="TOC2"/>
        <w:tabs>
          <w:tab w:val="left" w:pos="720"/>
          <w:tab w:val="right" w:leader="dot" w:pos="9019"/>
        </w:tabs>
        <w:rPr>
          <w:del w:id="457" w:author="Maureen Barry" w:date="2025-05-07T09:20:00Z"/>
          <w:rFonts w:eastAsiaTheme="minorEastAsia" w:cstheme="minorBidi"/>
          <w:smallCaps w:val="0"/>
          <w:noProof/>
          <w:sz w:val="22"/>
          <w:szCs w:val="22"/>
          <w:lang w:val="sv-SE" w:eastAsia="sv-SE"/>
        </w:rPr>
      </w:pPr>
      <w:del w:id="458" w:author="Maureen Barry" w:date="2025-05-07T09:20:00Z">
        <w:r w:rsidRPr="002F3602" w:rsidDel="002F3602">
          <w:rPr>
            <w:noProof/>
            <w:lang w:val="en-US"/>
            <w:rPrChange w:id="459" w:author="Maureen Barry" w:date="2025-05-07T09:20:00Z">
              <w:rPr>
                <w:rStyle w:val="Hyperlink"/>
                <w:noProof/>
                <w:lang w:val="en-US"/>
              </w:rPr>
            </w:rPrChange>
          </w:rPr>
          <w:delText>2.1</w:delText>
        </w:r>
        <w:r w:rsidDel="002F3602">
          <w:rPr>
            <w:rFonts w:eastAsiaTheme="minorEastAsia" w:cstheme="minorBidi"/>
            <w:smallCaps w:val="0"/>
            <w:noProof/>
            <w:sz w:val="22"/>
            <w:szCs w:val="22"/>
            <w:lang w:val="sv-SE" w:eastAsia="sv-SE"/>
          </w:rPr>
          <w:tab/>
        </w:r>
        <w:r w:rsidRPr="002F3602" w:rsidDel="002F3602">
          <w:rPr>
            <w:noProof/>
            <w:lang w:val="en-US"/>
            <w:rPrChange w:id="460" w:author="Maureen Barry" w:date="2025-05-07T09:20:00Z">
              <w:rPr>
                <w:rStyle w:val="Hyperlink"/>
                <w:noProof/>
                <w:lang w:val="en-US"/>
              </w:rPr>
            </w:rPrChange>
          </w:rPr>
          <w:delText>cPP Reference Identification</w:delText>
        </w:r>
        <w:r w:rsidDel="002F3602">
          <w:rPr>
            <w:noProof/>
          </w:rPr>
          <w:tab/>
        </w:r>
        <w:r w:rsidR="00736483" w:rsidDel="002F3602">
          <w:rPr>
            <w:noProof/>
          </w:rPr>
          <w:delText>10</w:delText>
        </w:r>
      </w:del>
    </w:p>
    <w:p w14:paraId="00F2C280" w14:textId="20DFE3AE" w:rsidR="00743B95" w:rsidDel="002F3602" w:rsidRDefault="00890E0E">
      <w:pPr>
        <w:pStyle w:val="TOC2"/>
        <w:tabs>
          <w:tab w:val="left" w:pos="720"/>
          <w:tab w:val="right" w:leader="dot" w:pos="9019"/>
        </w:tabs>
        <w:rPr>
          <w:del w:id="461" w:author="Maureen Barry" w:date="2025-05-07T09:20:00Z"/>
          <w:rFonts w:eastAsiaTheme="minorEastAsia" w:cstheme="minorBidi"/>
          <w:smallCaps w:val="0"/>
          <w:noProof/>
          <w:sz w:val="22"/>
          <w:szCs w:val="22"/>
          <w:lang w:val="sv-SE" w:eastAsia="sv-SE"/>
        </w:rPr>
      </w:pPr>
      <w:del w:id="462" w:author="Maureen Barry" w:date="2025-05-07T09:20:00Z">
        <w:r w:rsidRPr="002F3602" w:rsidDel="002F3602">
          <w:rPr>
            <w:noProof/>
            <w:lang w:val="en-US"/>
            <w:rPrChange w:id="463" w:author="Maureen Barry" w:date="2025-05-07T09:20:00Z">
              <w:rPr>
                <w:rStyle w:val="Hyperlink"/>
                <w:noProof/>
                <w:lang w:val="en-US"/>
              </w:rPr>
            </w:rPrChange>
          </w:rPr>
          <w:delText>2.2</w:delText>
        </w:r>
        <w:r w:rsidDel="002F3602">
          <w:rPr>
            <w:rFonts w:eastAsiaTheme="minorEastAsia" w:cstheme="minorBidi"/>
            <w:smallCaps w:val="0"/>
            <w:noProof/>
            <w:sz w:val="22"/>
            <w:szCs w:val="22"/>
            <w:lang w:val="sv-SE" w:eastAsia="sv-SE"/>
          </w:rPr>
          <w:tab/>
        </w:r>
        <w:r w:rsidRPr="002F3602" w:rsidDel="002F3602">
          <w:rPr>
            <w:noProof/>
            <w:lang w:val="en-US"/>
            <w:rPrChange w:id="464" w:author="Maureen Barry" w:date="2025-05-07T09:20:00Z">
              <w:rPr>
                <w:rStyle w:val="Hyperlink"/>
                <w:noProof/>
                <w:lang w:val="en-US"/>
              </w:rPr>
            </w:rPrChange>
          </w:rPr>
          <w:delText>cPP Overview</w:delText>
        </w:r>
        <w:r w:rsidDel="002F3602">
          <w:rPr>
            <w:noProof/>
          </w:rPr>
          <w:tab/>
        </w:r>
        <w:r w:rsidR="00736483" w:rsidDel="002F3602">
          <w:rPr>
            <w:noProof/>
          </w:rPr>
          <w:delText>10</w:delText>
        </w:r>
      </w:del>
    </w:p>
    <w:p w14:paraId="7C1C4964" w14:textId="268019E1" w:rsidR="00743B95" w:rsidDel="002F3602" w:rsidRDefault="00890E0E">
      <w:pPr>
        <w:pStyle w:val="TOC2"/>
        <w:tabs>
          <w:tab w:val="left" w:pos="720"/>
          <w:tab w:val="right" w:leader="dot" w:pos="9019"/>
        </w:tabs>
        <w:rPr>
          <w:del w:id="465" w:author="Maureen Barry" w:date="2025-05-07T09:20:00Z"/>
          <w:rFonts w:eastAsiaTheme="minorEastAsia" w:cstheme="minorBidi"/>
          <w:smallCaps w:val="0"/>
          <w:noProof/>
          <w:sz w:val="22"/>
          <w:szCs w:val="22"/>
          <w:lang w:val="sv-SE" w:eastAsia="sv-SE"/>
        </w:rPr>
      </w:pPr>
      <w:del w:id="466" w:author="Maureen Barry" w:date="2025-05-07T09:20:00Z">
        <w:r w:rsidRPr="002F3602" w:rsidDel="002F3602">
          <w:rPr>
            <w:noProof/>
            <w:lang w:val="en-US"/>
            <w:rPrChange w:id="467" w:author="Maureen Barry" w:date="2025-05-07T09:20:00Z">
              <w:rPr>
                <w:rStyle w:val="Hyperlink"/>
                <w:noProof/>
                <w:lang w:val="en-US"/>
              </w:rPr>
            </w:rPrChange>
          </w:rPr>
          <w:delText>2.3</w:delText>
        </w:r>
        <w:r w:rsidDel="002F3602">
          <w:rPr>
            <w:rFonts w:eastAsiaTheme="minorEastAsia" w:cstheme="minorBidi"/>
            <w:smallCaps w:val="0"/>
            <w:noProof/>
            <w:sz w:val="22"/>
            <w:szCs w:val="22"/>
            <w:lang w:val="sv-SE" w:eastAsia="sv-SE"/>
          </w:rPr>
          <w:tab/>
        </w:r>
        <w:r w:rsidRPr="002F3602" w:rsidDel="002F3602">
          <w:rPr>
            <w:noProof/>
            <w:lang w:val="en-US"/>
            <w:rPrChange w:id="468" w:author="Maureen Barry" w:date="2025-05-07T09:20:00Z">
              <w:rPr>
                <w:rStyle w:val="Hyperlink"/>
                <w:noProof/>
                <w:lang w:val="en-US"/>
              </w:rPr>
            </w:rPrChange>
          </w:rPr>
          <w:delText>TOE Overview</w:delText>
        </w:r>
        <w:r w:rsidDel="002F3602">
          <w:rPr>
            <w:noProof/>
          </w:rPr>
          <w:tab/>
        </w:r>
        <w:r w:rsidR="00736483" w:rsidDel="002F3602">
          <w:rPr>
            <w:noProof/>
          </w:rPr>
          <w:delText>10</w:delText>
        </w:r>
      </w:del>
    </w:p>
    <w:p w14:paraId="64387790" w14:textId="5E354E2F" w:rsidR="00743B95" w:rsidDel="002F3602" w:rsidRDefault="00890E0E">
      <w:pPr>
        <w:pStyle w:val="TOC3"/>
        <w:tabs>
          <w:tab w:val="left" w:pos="1200"/>
          <w:tab w:val="right" w:leader="dot" w:pos="9019"/>
        </w:tabs>
        <w:rPr>
          <w:del w:id="469" w:author="Maureen Barry" w:date="2025-05-07T09:20:00Z"/>
          <w:rFonts w:eastAsiaTheme="minorEastAsia" w:cstheme="minorBidi"/>
          <w:i w:val="0"/>
          <w:iCs w:val="0"/>
          <w:noProof/>
          <w:sz w:val="22"/>
          <w:szCs w:val="22"/>
          <w:lang w:val="sv-SE" w:eastAsia="sv-SE"/>
        </w:rPr>
      </w:pPr>
      <w:del w:id="470" w:author="Maureen Barry" w:date="2025-05-07T09:20:00Z">
        <w:r w:rsidRPr="002F3602" w:rsidDel="002F3602">
          <w:rPr>
            <w:noProof/>
            <w:rPrChange w:id="471" w:author="Maureen Barry" w:date="2025-05-07T09:20:00Z">
              <w:rPr>
                <w:rStyle w:val="Hyperlink"/>
                <w:noProof/>
              </w:rPr>
            </w:rPrChange>
          </w:rPr>
          <w:delText>2.3.1</w:delText>
        </w:r>
        <w:r w:rsidDel="002F3602">
          <w:rPr>
            <w:rFonts w:eastAsiaTheme="minorEastAsia" w:cstheme="minorBidi"/>
            <w:i w:val="0"/>
            <w:iCs w:val="0"/>
            <w:noProof/>
            <w:sz w:val="22"/>
            <w:szCs w:val="22"/>
            <w:lang w:val="sv-SE" w:eastAsia="sv-SE"/>
          </w:rPr>
          <w:tab/>
        </w:r>
        <w:r w:rsidRPr="002F3602" w:rsidDel="002F3602">
          <w:rPr>
            <w:noProof/>
            <w:rPrChange w:id="472" w:author="Maureen Barry" w:date="2025-05-07T09:20:00Z">
              <w:rPr>
                <w:rStyle w:val="Hyperlink"/>
                <w:noProof/>
              </w:rPr>
            </w:rPrChange>
          </w:rPr>
          <w:delText>Database Management Systems overview</w:delText>
        </w:r>
        <w:r w:rsidDel="002F3602">
          <w:rPr>
            <w:noProof/>
          </w:rPr>
          <w:tab/>
        </w:r>
        <w:r w:rsidR="00736483" w:rsidDel="002F3602">
          <w:rPr>
            <w:noProof/>
          </w:rPr>
          <w:delText>11</w:delText>
        </w:r>
      </w:del>
    </w:p>
    <w:p w14:paraId="654FCCD1" w14:textId="074C149A" w:rsidR="00743B95" w:rsidDel="002F3602" w:rsidRDefault="00890E0E">
      <w:pPr>
        <w:pStyle w:val="TOC3"/>
        <w:tabs>
          <w:tab w:val="left" w:pos="1200"/>
          <w:tab w:val="right" w:leader="dot" w:pos="9019"/>
        </w:tabs>
        <w:rPr>
          <w:del w:id="473" w:author="Maureen Barry" w:date="2025-05-07T09:20:00Z"/>
          <w:rFonts w:eastAsiaTheme="minorEastAsia" w:cstheme="minorBidi"/>
          <w:i w:val="0"/>
          <w:iCs w:val="0"/>
          <w:noProof/>
          <w:sz w:val="22"/>
          <w:szCs w:val="22"/>
          <w:lang w:val="sv-SE" w:eastAsia="sv-SE"/>
        </w:rPr>
      </w:pPr>
      <w:del w:id="474" w:author="Maureen Barry" w:date="2025-05-07T09:20:00Z">
        <w:r w:rsidRPr="002F3602" w:rsidDel="002F3602">
          <w:rPr>
            <w:noProof/>
            <w:lang w:val="en-US"/>
            <w:rPrChange w:id="475" w:author="Maureen Barry" w:date="2025-05-07T09:20:00Z">
              <w:rPr>
                <w:rStyle w:val="Hyperlink"/>
                <w:noProof/>
                <w:lang w:val="en-US"/>
              </w:rPr>
            </w:rPrChange>
          </w:rPr>
          <w:delText>2.3.2</w:delText>
        </w:r>
        <w:r w:rsidDel="002F3602">
          <w:rPr>
            <w:rFonts w:eastAsiaTheme="minorEastAsia" w:cstheme="minorBidi"/>
            <w:i w:val="0"/>
            <w:iCs w:val="0"/>
            <w:noProof/>
            <w:sz w:val="22"/>
            <w:szCs w:val="22"/>
            <w:lang w:val="sv-SE" w:eastAsia="sv-SE"/>
          </w:rPr>
          <w:tab/>
        </w:r>
        <w:r w:rsidRPr="002F3602" w:rsidDel="002F3602">
          <w:rPr>
            <w:noProof/>
            <w:lang w:val="en-US"/>
            <w:rPrChange w:id="476" w:author="Maureen Barry" w:date="2025-05-07T09:20:00Z">
              <w:rPr>
                <w:rStyle w:val="Hyperlink"/>
                <w:noProof/>
                <w:lang w:val="en-US"/>
              </w:rPr>
            </w:rPrChange>
          </w:rPr>
          <w:delText>Security Functionality Provided by the TOE</w:delText>
        </w:r>
        <w:r w:rsidDel="002F3602">
          <w:rPr>
            <w:noProof/>
          </w:rPr>
          <w:tab/>
        </w:r>
        <w:r w:rsidR="00736483" w:rsidDel="002F3602">
          <w:rPr>
            <w:noProof/>
          </w:rPr>
          <w:delText>12</w:delText>
        </w:r>
      </w:del>
    </w:p>
    <w:p w14:paraId="41715148" w14:textId="47B99D12" w:rsidR="00743B95" w:rsidDel="002F3602" w:rsidRDefault="00890E0E">
      <w:pPr>
        <w:pStyle w:val="TOC3"/>
        <w:tabs>
          <w:tab w:val="left" w:pos="1200"/>
          <w:tab w:val="right" w:leader="dot" w:pos="9019"/>
        </w:tabs>
        <w:rPr>
          <w:del w:id="477" w:author="Maureen Barry" w:date="2025-05-07T09:20:00Z"/>
          <w:rFonts w:eastAsiaTheme="minorEastAsia" w:cstheme="minorBidi"/>
          <w:i w:val="0"/>
          <w:iCs w:val="0"/>
          <w:noProof/>
          <w:sz w:val="22"/>
          <w:szCs w:val="22"/>
          <w:lang w:val="sv-SE" w:eastAsia="sv-SE"/>
        </w:rPr>
      </w:pPr>
      <w:del w:id="478" w:author="Maureen Barry" w:date="2025-05-07T09:20:00Z">
        <w:r w:rsidRPr="002F3602" w:rsidDel="002F3602">
          <w:rPr>
            <w:noProof/>
            <w:rPrChange w:id="479" w:author="Maureen Barry" w:date="2025-05-07T09:20:00Z">
              <w:rPr>
                <w:rStyle w:val="Hyperlink"/>
                <w:noProof/>
              </w:rPr>
            </w:rPrChange>
          </w:rPr>
          <w:delText>2.3.3</w:delText>
        </w:r>
        <w:r w:rsidDel="002F3602">
          <w:rPr>
            <w:rFonts w:eastAsiaTheme="minorEastAsia" w:cstheme="minorBidi"/>
            <w:i w:val="0"/>
            <w:iCs w:val="0"/>
            <w:noProof/>
            <w:sz w:val="22"/>
            <w:szCs w:val="22"/>
            <w:lang w:val="sv-SE" w:eastAsia="sv-SE"/>
          </w:rPr>
          <w:tab/>
        </w:r>
        <w:r w:rsidRPr="002F3602" w:rsidDel="002F3602">
          <w:rPr>
            <w:noProof/>
            <w:rPrChange w:id="480" w:author="Maureen Barry" w:date="2025-05-07T09:20:00Z">
              <w:rPr>
                <w:rStyle w:val="Hyperlink"/>
                <w:noProof/>
              </w:rPr>
            </w:rPrChange>
          </w:rPr>
          <w:delText>TOE definition</w:delText>
        </w:r>
        <w:r w:rsidDel="002F3602">
          <w:rPr>
            <w:noProof/>
          </w:rPr>
          <w:tab/>
        </w:r>
        <w:r w:rsidR="00736483" w:rsidDel="002F3602">
          <w:rPr>
            <w:noProof/>
          </w:rPr>
          <w:delText>12</w:delText>
        </w:r>
      </w:del>
    </w:p>
    <w:p w14:paraId="33480B74" w14:textId="7DE1F6CD" w:rsidR="00743B95" w:rsidDel="002F3602" w:rsidRDefault="00890E0E">
      <w:pPr>
        <w:pStyle w:val="TOC3"/>
        <w:tabs>
          <w:tab w:val="left" w:pos="1200"/>
          <w:tab w:val="right" w:leader="dot" w:pos="9019"/>
        </w:tabs>
        <w:rPr>
          <w:del w:id="481" w:author="Maureen Barry" w:date="2025-05-07T09:20:00Z"/>
          <w:rFonts w:eastAsiaTheme="minorEastAsia" w:cstheme="minorBidi"/>
          <w:i w:val="0"/>
          <w:iCs w:val="0"/>
          <w:noProof/>
          <w:sz w:val="22"/>
          <w:szCs w:val="22"/>
          <w:lang w:val="sv-SE" w:eastAsia="sv-SE"/>
        </w:rPr>
      </w:pPr>
      <w:del w:id="482" w:author="Maureen Barry" w:date="2025-05-07T09:20:00Z">
        <w:r w:rsidRPr="002F3602" w:rsidDel="002F3602">
          <w:rPr>
            <w:noProof/>
            <w:rPrChange w:id="483" w:author="Maureen Barry" w:date="2025-05-07T09:20:00Z">
              <w:rPr>
                <w:rStyle w:val="Hyperlink"/>
                <w:noProof/>
              </w:rPr>
            </w:rPrChange>
          </w:rPr>
          <w:delText>2.3.4</w:delText>
        </w:r>
        <w:r w:rsidDel="002F3602">
          <w:rPr>
            <w:rFonts w:eastAsiaTheme="minorEastAsia" w:cstheme="minorBidi"/>
            <w:i w:val="0"/>
            <w:iCs w:val="0"/>
            <w:noProof/>
            <w:sz w:val="22"/>
            <w:szCs w:val="22"/>
            <w:lang w:val="sv-SE" w:eastAsia="sv-SE"/>
          </w:rPr>
          <w:tab/>
        </w:r>
        <w:r w:rsidRPr="002F3602" w:rsidDel="002F3602">
          <w:rPr>
            <w:noProof/>
            <w:rPrChange w:id="484" w:author="Maureen Barry" w:date="2025-05-07T09:20:00Z">
              <w:rPr>
                <w:rStyle w:val="Hyperlink"/>
                <w:noProof/>
              </w:rPr>
            </w:rPrChange>
          </w:rPr>
          <w:delText>Limitations of Security Claims</w:delText>
        </w:r>
        <w:r w:rsidDel="002F3602">
          <w:rPr>
            <w:noProof/>
          </w:rPr>
          <w:tab/>
        </w:r>
        <w:r w:rsidR="00736483" w:rsidDel="002F3602">
          <w:rPr>
            <w:noProof/>
          </w:rPr>
          <w:delText>13</w:delText>
        </w:r>
      </w:del>
    </w:p>
    <w:p w14:paraId="6DEC21E0" w14:textId="30FA8970" w:rsidR="00743B95" w:rsidDel="002F3602" w:rsidRDefault="00890E0E">
      <w:pPr>
        <w:pStyle w:val="TOC2"/>
        <w:tabs>
          <w:tab w:val="left" w:pos="720"/>
          <w:tab w:val="right" w:leader="dot" w:pos="9019"/>
        </w:tabs>
        <w:rPr>
          <w:del w:id="485" w:author="Maureen Barry" w:date="2025-05-07T09:20:00Z"/>
          <w:rFonts w:eastAsiaTheme="minorEastAsia" w:cstheme="minorBidi"/>
          <w:smallCaps w:val="0"/>
          <w:noProof/>
          <w:sz w:val="22"/>
          <w:szCs w:val="22"/>
          <w:lang w:val="sv-SE" w:eastAsia="sv-SE"/>
        </w:rPr>
      </w:pPr>
      <w:del w:id="486" w:author="Maureen Barry" w:date="2025-05-07T09:20:00Z">
        <w:r w:rsidRPr="002F3602" w:rsidDel="002F3602">
          <w:rPr>
            <w:noProof/>
            <w:rPrChange w:id="487" w:author="Maureen Barry" w:date="2025-05-07T09:20:00Z">
              <w:rPr>
                <w:rStyle w:val="Hyperlink"/>
                <w:noProof/>
              </w:rPr>
            </w:rPrChange>
          </w:rPr>
          <w:delText>2.4</w:delText>
        </w:r>
        <w:r w:rsidDel="002F3602">
          <w:rPr>
            <w:rFonts w:eastAsiaTheme="minorEastAsia" w:cstheme="minorBidi"/>
            <w:smallCaps w:val="0"/>
            <w:noProof/>
            <w:sz w:val="22"/>
            <w:szCs w:val="22"/>
            <w:lang w:val="sv-SE" w:eastAsia="sv-SE"/>
          </w:rPr>
          <w:tab/>
        </w:r>
        <w:r w:rsidRPr="002F3602" w:rsidDel="002F3602">
          <w:rPr>
            <w:noProof/>
            <w:rPrChange w:id="488" w:author="Maureen Barry" w:date="2025-05-07T09:20:00Z">
              <w:rPr>
                <w:rStyle w:val="Hyperlink"/>
                <w:noProof/>
              </w:rPr>
            </w:rPrChange>
          </w:rPr>
          <w:delText>TOE Operational Environment</w:delText>
        </w:r>
        <w:r w:rsidDel="002F3602">
          <w:rPr>
            <w:noProof/>
          </w:rPr>
          <w:tab/>
        </w:r>
        <w:r w:rsidR="00736483" w:rsidDel="002F3602">
          <w:rPr>
            <w:noProof/>
          </w:rPr>
          <w:delText>13</w:delText>
        </w:r>
      </w:del>
    </w:p>
    <w:p w14:paraId="16DC8C2F" w14:textId="19D59E00" w:rsidR="00743B95" w:rsidDel="002F3602" w:rsidRDefault="00890E0E">
      <w:pPr>
        <w:pStyle w:val="TOC3"/>
        <w:tabs>
          <w:tab w:val="left" w:pos="1200"/>
          <w:tab w:val="right" w:leader="dot" w:pos="9019"/>
        </w:tabs>
        <w:rPr>
          <w:del w:id="489" w:author="Maureen Barry" w:date="2025-05-07T09:20:00Z"/>
          <w:rFonts w:eastAsiaTheme="minorEastAsia" w:cstheme="minorBidi"/>
          <w:i w:val="0"/>
          <w:iCs w:val="0"/>
          <w:noProof/>
          <w:sz w:val="22"/>
          <w:szCs w:val="22"/>
          <w:lang w:val="sv-SE" w:eastAsia="sv-SE"/>
        </w:rPr>
      </w:pPr>
      <w:del w:id="490" w:author="Maureen Barry" w:date="2025-05-07T09:20:00Z">
        <w:r w:rsidRPr="002F3602" w:rsidDel="002F3602">
          <w:rPr>
            <w:noProof/>
            <w:rPrChange w:id="491" w:author="Maureen Barry" w:date="2025-05-07T09:20:00Z">
              <w:rPr>
                <w:rStyle w:val="Hyperlink"/>
                <w:noProof/>
              </w:rPr>
            </w:rPrChange>
          </w:rPr>
          <w:delText>2.4.1</w:delText>
        </w:r>
        <w:r w:rsidDel="002F3602">
          <w:rPr>
            <w:rFonts w:eastAsiaTheme="minorEastAsia" w:cstheme="minorBidi"/>
            <w:i w:val="0"/>
            <w:iCs w:val="0"/>
            <w:noProof/>
            <w:sz w:val="22"/>
            <w:szCs w:val="22"/>
            <w:lang w:val="sv-SE" w:eastAsia="sv-SE"/>
          </w:rPr>
          <w:tab/>
        </w:r>
        <w:r w:rsidRPr="002F3602" w:rsidDel="002F3602">
          <w:rPr>
            <w:noProof/>
            <w:rPrChange w:id="492" w:author="Maureen Barry" w:date="2025-05-07T09:20:00Z">
              <w:rPr>
                <w:rStyle w:val="Hyperlink"/>
                <w:noProof/>
              </w:rPr>
            </w:rPrChange>
          </w:rPr>
          <w:delText>DBMS Architecture and Environmental Components</w:delText>
        </w:r>
        <w:r w:rsidDel="002F3602">
          <w:rPr>
            <w:noProof/>
          </w:rPr>
          <w:tab/>
        </w:r>
        <w:r w:rsidR="00736483" w:rsidDel="002F3602">
          <w:rPr>
            <w:noProof/>
          </w:rPr>
          <w:delText>13</w:delText>
        </w:r>
      </w:del>
    </w:p>
    <w:p w14:paraId="25FA99A7" w14:textId="5934EB39" w:rsidR="00743B95" w:rsidDel="002F3602" w:rsidRDefault="00890E0E">
      <w:pPr>
        <w:pStyle w:val="TOC3"/>
        <w:tabs>
          <w:tab w:val="left" w:pos="1200"/>
          <w:tab w:val="right" w:leader="dot" w:pos="9019"/>
        </w:tabs>
        <w:rPr>
          <w:del w:id="493" w:author="Maureen Barry" w:date="2025-05-07T09:20:00Z"/>
          <w:rFonts w:eastAsiaTheme="minorEastAsia" w:cstheme="minorBidi"/>
          <w:i w:val="0"/>
          <w:iCs w:val="0"/>
          <w:noProof/>
          <w:sz w:val="22"/>
          <w:szCs w:val="22"/>
          <w:lang w:val="sv-SE" w:eastAsia="sv-SE"/>
        </w:rPr>
      </w:pPr>
      <w:del w:id="494" w:author="Maureen Barry" w:date="2025-05-07T09:20:00Z">
        <w:r w:rsidRPr="002F3602" w:rsidDel="002F3602">
          <w:rPr>
            <w:noProof/>
            <w:rPrChange w:id="495" w:author="Maureen Barry" w:date="2025-05-07T09:20:00Z">
              <w:rPr>
                <w:rStyle w:val="Hyperlink"/>
                <w:noProof/>
              </w:rPr>
            </w:rPrChange>
          </w:rPr>
          <w:delText>2.4.2</w:delText>
        </w:r>
        <w:r w:rsidDel="002F3602">
          <w:rPr>
            <w:rFonts w:eastAsiaTheme="minorEastAsia" w:cstheme="minorBidi"/>
            <w:i w:val="0"/>
            <w:iCs w:val="0"/>
            <w:noProof/>
            <w:sz w:val="22"/>
            <w:szCs w:val="22"/>
            <w:lang w:val="sv-SE" w:eastAsia="sv-SE"/>
          </w:rPr>
          <w:tab/>
        </w:r>
        <w:r w:rsidRPr="002F3602" w:rsidDel="002F3602">
          <w:rPr>
            <w:noProof/>
            <w:rPrChange w:id="496" w:author="Maureen Barry" w:date="2025-05-07T09:20:00Z">
              <w:rPr>
                <w:rStyle w:val="Hyperlink"/>
                <w:noProof/>
              </w:rPr>
            </w:rPrChange>
          </w:rPr>
          <w:delText>TOE Administration</w:delText>
        </w:r>
        <w:r w:rsidDel="002F3602">
          <w:rPr>
            <w:noProof/>
          </w:rPr>
          <w:tab/>
        </w:r>
        <w:r w:rsidR="00736483" w:rsidDel="002F3602">
          <w:rPr>
            <w:noProof/>
          </w:rPr>
          <w:delText>14</w:delText>
        </w:r>
      </w:del>
    </w:p>
    <w:p w14:paraId="19E56673" w14:textId="04ED1AE3" w:rsidR="00743B95" w:rsidDel="002F3602" w:rsidRDefault="00890E0E">
      <w:pPr>
        <w:pStyle w:val="TOC1"/>
        <w:tabs>
          <w:tab w:val="left" w:pos="480"/>
          <w:tab w:val="right" w:leader="dot" w:pos="9019"/>
        </w:tabs>
        <w:rPr>
          <w:del w:id="497" w:author="Maureen Barry" w:date="2025-05-07T09:20:00Z"/>
          <w:rFonts w:eastAsiaTheme="minorEastAsia" w:cstheme="minorBidi"/>
          <w:b w:val="0"/>
          <w:bCs w:val="0"/>
          <w:caps w:val="0"/>
          <w:noProof/>
          <w:sz w:val="22"/>
          <w:szCs w:val="22"/>
          <w:lang w:val="sv-SE" w:eastAsia="sv-SE"/>
        </w:rPr>
      </w:pPr>
      <w:del w:id="498" w:author="Maureen Barry" w:date="2025-05-07T09:20:00Z">
        <w:r w:rsidRPr="002F3602" w:rsidDel="002F3602">
          <w:rPr>
            <w:noProof/>
            <w:rPrChange w:id="499" w:author="Maureen Barry" w:date="2025-05-07T09:20:00Z">
              <w:rPr>
                <w:rStyle w:val="Hyperlink"/>
                <w:noProof/>
              </w:rPr>
            </w:rPrChange>
          </w:rPr>
          <w:delText>3.</w:delText>
        </w:r>
        <w:r w:rsidDel="002F3602">
          <w:rPr>
            <w:rFonts w:eastAsiaTheme="minorEastAsia" w:cstheme="minorBidi"/>
            <w:b w:val="0"/>
            <w:bCs w:val="0"/>
            <w:caps w:val="0"/>
            <w:noProof/>
            <w:sz w:val="22"/>
            <w:szCs w:val="22"/>
            <w:lang w:val="sv-SE" w:eastAsia="sv-SE"/>
          </w:rPr>
          <w:tab/>
        </w:r>
        <w:r w:rsidRPr="002F3602" w:rsidDel="002F3602">
          <w:rPr>
            <w:noProof/>
            <w:lang w:val="en-US"/>
            <w:rPrChange w:id="500" w:author="Maureen Barry" w:date="2025-05-07T09:20:00Z">
              <w:rPr>
                <w:rStyle w:val="Hyperlink"/>
                <w:noProof/>
                <w:lang w:val="en-US"/>
              </w:rPr>
            </w:rPrChange>
          </w:rPr>
          <w:delText>Conformance Claims</w:delText>
        </w:r>
        <w:r w:rsidDel="002F3602">
          <w:rPr>
            <w:noProof/>
          </w:rPr>
          <w:tab/>
        </w:r>
        <w:r w:rsidR="00736483" w:rsidDel="002F3602">
          <w:rPr>
            <w:noProof/>
          </w:rPr>
          <w:delText>15</w:delText>
        </w:r>
      </w:del>
    </w:p>
    <w:p w14:paraId="109807E5" w14:textId="1F9A6468" w:rsidR="00743B95" w:rsidDel="002F3602" w:rsidRDefault="00890E0E">
      <w:pPr>
        <w:pStyle w:val="TOC2"/>
        <w:tabs>
          <w:tab w:val="left" w:pos="720"/>
          <w:tab w:val="right" w:leader="dot" w:pos="9019"/>
        </w:tabs>
        <w:rPr>
          <w:del w:id="501" w:author="Maureen Barry" w:date="2025-05-07T09:20:00Z"/>
          <w:rFonts w:eastAsiaTheme="minorEastAsia" w:cstheme="minorBidi"/>
          <w:smallCaps w:val="0"/>
          <w:noProof/>
          <w:sz w:val="22"/>
          <w:szCs w:val="22"/>
          <w:lang w:val="sv-SE" w:eastAsia="sv-SE"/>
        </w:rPr>
      </w:pPr>
      <w:del w:id="502" w:author="Maureen Barry" w:date="2025-05-07T09:20:00Z">
        <w:r w:rsidRPr="002F3602" w:rsidDel="002F3602">
          <w:rPr>
            <w:noProof/>
            <w:rPrChange w:id="503" w:author="Maureen Barry" w:date="2025-05-07T09:20:00Z">
              <w:rPr>
                <w:rStyle w:val="Hyperlink"/>
                <w:noProof/>
              </w:rPr>
            </w:rPrChange>
          </w:rPr>
          <w:delText>3.1</w:delText>
        </w:r>
        <w:r w:rsidDel="002F3602">
          <w:rPr>
            <w:rFonts w:eastAsiaTheme="minorEastAsia" w:cstheme="minorBidi"/>
            <w:smallCaps w:val="0"/>
            <w:noProof/>
            <w:sz w:val="22"/>
            <w:szCs w:val="22"/>
            <w:lang w:val="sv-SE" w:eastAsia="sv-SE"/>
          </w:rPr>
          <w:tab/>
        </w:r>
        <w:r w:rsidRPr="002F3602" w:rsidDel="002F3602">
          <w:rPr>
            <w:noProof/>
            <w:rPrChange w:id="504" w:author="Maureen Barry" w:date="2025-05-07T09:20:00Z">
              <w:rPr>
                <w:rStyle w:val="Hyperlink"/>
                <w:noProof/>
              </w:rPr>
            </w:rPrChange>
          </w:rPr>
          <w:delText>Conformance with CC</w:delText>
        </w:r>
        <w:r w:rsidDel="002F3602">
          <w:rPr>
            <w:noProof/>
          </w:rPr>
          <w:tab/>
        </w:r>
        <w:r w:rsidR="00736483" w:rsidDel="002F3602">
          <w:rPr>
            <w:noProof/>
          </w:rPr>
          <w:delText>15</w:delText>
        </w:r>
      </w:del>
    </w:p>
    <w:p w14:paraId="3373A5EC" w14:textId="4D656602" w:rsidR="00743B95" w:rsidDel="002F3602" w:rsidRDefault="00890E0E">
      <w:pPr>
        <w:pStyle w:val="TOC2"/>
        <w:tabs>
          <w:tab w:val="left" w:pos="720"/>
          <w:tab w:val="right" w:leader="dot" w:pos="9019"/>
        </w:tabs>
        <w:rPr>
          <w:del w:id="505" w:author="Maureen Barry" w:date="2025-05-07T09:20:00Z"/>
          <w:rFonts w:eastAsiaTheme="minorEastAsia" w:cstheme="minorBidi"/>
          <w:smallCaps w:val="0"/>
          <w:noProof/>
          <w:sz w:val="22"/>
          <w:szCs w:val="22"/>
          <w:lang w:val="sv-SE" w:eastAsia="sv-SE"/>
        </w:rPr>
      </w:pPr>
      <w:del w:id="506" w:author="Maureen Barry" w:date="2025-05-07T09:20:00Z">
        <w:r w:rsidRPr="002F3602" w:rsidDel="002F3602">
          <w:rPr>
            <w:noProof/>
            <w:rPrChange w:id="507" w:author="Maureen Barry" w:date="2025-05-07T09:20:00Z">
              <w:rPr>
                <w:rStyle w:val="Hyperlink"/>
                <w:noProof/>
              </w:rPr>
            </w:rPrChange>
          </w:rPr>
          <w:delText>3.2</w:delText>
        </w:r>
        <w:r w:rsidDel="002F3602">
          <w:rPr>
            <w:rFonts w:eastAsiaTheme="minorEastAsia" w:cstheme="minorBidi"/>
            <w:smallCaps w:val="0"/>
            <w:noProof/>
            <w:sz w:val="22"/>
            <w:szCs w:val="22"/>
            <w:lang w:val="sv-SE" w:eastAsia="sv-SE"/>
          </w:rPr>
          <w:tab/>
        </w:r>
        <w:r w:rsidRPr="002F3602" w:rsidDel="002F3602">
          <w:rPr>
            <w:noProof/>
            <w:rPrChange w:id="508" w:author="Maureen Barry" w:date="2025-05-07T09:20:00Z">
              <w:rPr>
                <w:rStyle w:val="Hyperlink"/>
                <w:noProof/>
              </w:rPr>
            </w:rPrChange>
          </w:rPr>
          <w:delText>Conformance with CC parts 2 and 3</w:delText>
        </w:r>
        <w:r w:rsidDel="002F3602">
          <w:rPr>
            <w:noProof/>
          </w:rPr>
          <w:tab/>
        </w:r>
        <w:r w:rsidR="00736483" w:rsidDel="002F3602">
          <w:rPr>
            <w:noProof/>
          </w:rPr>
          <w:delText>15</w:delText>
        </w:r>
      </w:del>
    </w:p>
    <w:p w14:paraId="76B11E61" w14:textId="02F65A7F" w:rsidR="00743B95" w:rsidDel="002F3602" w:rsidRDefault="00890E0E">
      <w:pPr>
        <w:pStyle w:val="TOC2"/>
        <w:tabs>
          <w:tab w:val="left" w:pos="720"/>
          <w:tab w:val="right" w:leader="dot" w:pos="9019"/>
        </w:tabs>
        <w:rPr>
          <w:del w:id="509" w:author="Maureen Barry" w:date="2025-05-07T09:20:00Z"/>
          <w:rFonts w:eastAsiaTheme="minorEastAsia" w:cstheme="minorBidi"/>
          <w:smallCaps w:val="0"/>
          <w:noProof/>
          <w:sz w:val="22"/>
          <w:szCs w:val="22"/>
          <w:lang w:val="sv-SE" w:eastAsia="sv-SE"/>
        </w:rPr>
      </w:pPr>
      <w:del w:id="510" w:author="Maureen Barry" w:date="2025-05-07T09:20:00Z">
        <w:r w:rsidRPr="002F3602" w:rsidDel="002F3602">
          <w:rPr>
            <w:noProof/>
            <w:rPrChange w:id="511" w:author="Maureen Barry" w:date="2025-05-07T09:20:00Z">
              <w:rPr>
                <w:rStyle w:val="Hyperlink"/>
                <w:noProof/>
              </w:rPr>
            </w:rPrChange>
          </w:rPr>
          <w:delText>3.3</w:delText>
        </w:r>
        <w:r w:rsidDel="002F3602">
          <w:rPr>
            <w:rFonts w:eastAsiaTheme="minorEastAsia" w:cstheme="minorBidi"/>
            <w:smallCaps w:val="0"/>
            <w:noProof/>
            <w:sz w:val="22"/>
            <w:szCs w:val="22"/>
            <w:lang w:val="sv-SE" w:eastAsia="sv-SE"/>
          </w:rPr>
          <w:tab/>
        </w:r>
        <w:r w:rsidRPr="002F3602" w:rsidDel="002F3602">
          <w:rPr>
            <w:noProof/>
            <w:rPrChange w:id="512" w:author="Maureen Barry" w:date="2025-05-07T09:20:00Z">
              <w:rPr>
                <w:rStyle w:val="Hyperlink"/>
                <w:noProof/>
              </w:rPr>
            </w:rPrChange>
          </w:rPr>
          <w:delText>Conformance with Packages</w:delText>
        </w:r>
        <w:r w:rsidDel="002F3602">
          <w:rPr>
            <w:noProof/>
          </w:rPr>
          <w:tab/>
        </w:r>
        <w:r w:rsidR="00736483" w:rsidDel="002F3602">
          <w:rPr>
            <w:noProof/>
          </w:rPr>
          <w:delText>15</w:delText>
        </w:r>
      </w:del>
    </w:p>
    <w:p w14:paraId="03E772AB" w14:textId="513CD9BC" w:rsidR="00743B95" w:rsidDel="002F3602" w:rsidRDefault="00890E0E">
      <w:pPr>
        <w:pStyle w:val="TOC2"/>
        <w:tabs>
          <w:tab w:val="left" w:pos="720"/>
          <w:tab w:val="right" w:leader="dot" w:pos="9019"/>
        </w:tabs>
        <w:rPr>
          <w:del w:id="513" w:author="Maureen Barry" w:date="2025-05-07T09:20:00Z"/>
          <w:rFonts w:eastAsiaTheme="minorEastAsia" w:cstheme="minorBidi"/>
          <w:smallCaps w:val="0"/>
          <w:noProof/>
          <w:sz w:val="22"/>
          <w:szCs w:val="22"/>
          <w:lang w:val="sv-SE" w:eastAsia="sv-SE"/>
        </w:rPr>
      </w:pPr>
      <w:del w:id="514" w:author="Maureen Barry" w:date="2025-05-07T09:20:00Z">
        <w:r w:rsidRPr="002F3602" w:rsidDel="002F3602">
          <w:rPr>
            <w:noProof/>
            <w:rPrChange w:id="515" w:author="Maureen Barry" w:date="2025-05-07T09:20:00Z">
              <w:rPr>
                <w:rStyle w:val="Hyperlink"/>
                <w:noProof/>
              </w:rPr>
            </w:rPrChange>
          </w:rPr>
          <w:delText>3.4</w:delText>
        </w:r>
        <w:r w:rsidDel="002F3602">
          <w:rPr>
            <w:rFonts w:eastAsiaTheme="minorEastAsia" w:cstheme="minorBidi"/>
            <w:smallCaps w:val="0"/>
            <w:noProof/>
            <w:sz w:val="22"/>
            <w:szCs w:val="22"/>
            <w:lang w:val="sv-SE" w:eastAsia="sv-SE"/>
          </w:rPr>
          <w:tab/>
        </w:r>
        <w:r w:rsidRPr="002F3602" w:rsidDel="002F3602">
          <w:rPr>
            <w:noProof/>
            <w:rPrChange w:id="516" w:author="Maureen Barry" w:date="2025-05-07T09:20:00Z">
              <w:rPr>
                <w:rStyle w:val="Hyperlink"/>
                <w:noProof/>
              </w:rPr>
            </w:rPrChange>
          </w:rPr>
          <w:delText>Conformance with other Protection Profiles</w:delText>
        </w:r>
        <w:r w:rsidDel="002F3602">
          <w:rPr>
            <w:noProof/>
          </w:rPr>
          <w:tab/>
        </w:r>
        <w:r w:rsidR="00736483" w:rsidDel="002F3602">
          <w:rPr>
            <w:noProof/>
          </w:rPr>
          <w:delText>15</w:delText>
        </w:r>
      </w:del>
    </w:p>
    <w:p w14:paraId="6126AE4F" w14:textId="4D1F24F4" w:rsidR="00743B95" w:rsidDel="002F3602" w:rsidRDefault="00890E0E">
      <w:pPr>
        <w:pStyle w:val="TOC2"/>
        <w:tabs>
          <w:tab w:val="left" w:pos="720"/>
          <w:tab w:val="right" w:leader="dot" w:pos="9019"/>
        </w:tabs>
        <w:rPr>
          <w:del w:id="517" w:author="Maureen Barry" w:date="2025-05-07T09:20:00Z"/>
          <w:rFonts w:eastAsiaTheme="minorEastAsia" w:cstheme="minorBidi"/>
          <w:smallCaps w:val="0"/>
          <w:noProof/>
          <w:sz w:val="22"/>
          <w:szCs w:val="22"/>
          <w:lang w:val="sv-SE" w:eastAsia="sv-SE"/>
        </w:rPr>
      </w:pPr>
      <w:del w:id="518" w:author="Maureen Barry" w:date="2025-05-07T09:20:00Z">
        <w:r w:rsidRPr="002F3602" w:rsidDel="002F3602">
          <w:rPr>
            <w:noProof/>
            <w:rPrChange w:id="519" w:author="Maureen Barry" w:date="2025-05-07T09:20:00Z">
              <w:rPr>
                <w:rStyle w:val="Hyperlink"/>
                <w:noProof/>
              </w:rPr>
            </w:rPrChange>
          </w:rPr>
          <w:delText>3.5</w:delText>
        </w:r>
        <w:r w:rsidDel="002F3602">
          <w:rPr>
            <w:rFonts w:eastAsiaTheme="minorEastAsia" w:cstheme="minorBidi"/>
            <w:smallCaps w:val="0"/>
            <w:noProof/>
            <w:sz w:val="22"/>
            <w:szCs w:val="22"/>
            <w:lang w:val="sv-SE" w:eastAsia="sv-SE"/>
          </w:rPr>
          <w:tab/>
        </w:r>
        <w:r w:rsidRPr="002F3602" w:rsidDel="002F3602">
          <w:rPr>
            <w:noProof/>
            <w:rPrChange w:id="520" w:author="Maureen Barry" w:date="2025-05-07T09:20:00Z">
              <w:rPr>
                <w:rStyle w:val="Hyperlink"/>
                <w:noProof/>
              </w:rPr>
            </w:rPrChange>
          </w:rPr>
          <w:delText>Conformance Statement</w:delText>
        </w:r>
        <w:r w:rsidDel="002F3602">
          <w:rPr>
            <w:noProof/>
          </w:rPr>
          <w:tab/>
        </w:r>
        <w:r w:rsidR="00736483" w:rsidDel="002F3602">
          <w:rPr>
            <w:noProof/>
          </w:rPr>
          <w:delText>15</w:delText>
        </w:r>
      </w:del>
    </w:p>
    <w:p w14:paraId="23FA02A3" w14:textId="4C68ADFA" w:rsidR="00743B95" w:rsidDel="002F3602" w:rsidRDefault="00890E0E">
      <w:pPr>
        <w:pStyle w:val="TOC2"/>
        <w:tabs>
          <w:tab w:val="left" w:pos="720"/>
          <w:tab w:val="right" w:leader="dot" w:pos="9019"/>
        </w:tabs>
        <w:rPr>
          <w:del w:id="521" w:author="Maureen Barry" w:date="2025-05-07T09:20:00Z"/>
          <w:rFonts w:eastAsiaTheme="minorEastAsia" w:cstheme="minorBidi"/>
          <w:smallCaps w:val="0"/>
          <w:noProof/>
          <w:sz w:val="22"/>
          <w:szCs w:val="22"/>
          <w:lang w:val="sv-SE" w:eastAsia="sv-SE"/>
        </w:rPr>
      </w:pPr>
      <w:del w:id="522" w:author="Maureen Barry" w:date="2025-05-07T09:20:00Z">
        <w:r w:rsidRPr="002F3602" w:rsidDel="002F3602">
          <w:rPr>
            <w:noProof/>
            <w:rPrChange w:id="523" w:author="Maureen Barry" w:date="2025-05-07T09:20:00Z">
              <w:rPr>
                <w:rStyle w:val="Hyperlink"/>
                <w:noProof/>
              </w:rPr>
            </w:rPrChange>
          </w:rPr>
          <w:delText>3.6</w:delText>
        </w:r>
        <w:r w:rsidDel="002F3602">
          <w:rPr>
            <w:rFonts w:eastAsiaTheme="minorEastAsia" w:cstheme="minorBidi"/>
            <w:smallCaps w:val="0"/>
            <w:noProof/>
            <w:sz w:val="22"/>
            <w:szCs w:val="22"/>
            <w:lang w:val="sv-SE" w:eastAsia="sv-SE"/>
          </w:rPr>
          <w:tab/>
        </w:r>
        <w:r w:rsidRPr="002F3602" w:rsidDel="002F3602">
          <w:rPr>
            <w:noProof/>
            <w:rPrChange w:id="524" w:author="Maureen Barry" w:date="2025-05-07T09:20:00Z">
              <w:rPr>
                <w:rStyle w:val="Hyperlink"/>
                <w:noProof/>
              </w:rPr>
            </w:rPrChange>
          </w:rPr>
          <w:delText>PP-Configuration</w:delText>
        </w:r>
        <w:r w:rsidDel="002F3602">
          <w:rPr>
            <w:noProof/>
          </w:rPr>
          <w:tab/>
        </w:r>
        <w:r w:rsidR="00736483" w:rsidDel="002F3602">
          <w:rPr>
            <w:noProof/>
          </w:rPr>
          <w:delText>15</w:delText>
        </w:r>
      </w:del>
    </w:p>
    <w:p w14:paraId="4943FD4F" w14:textId="4590F4C6" w:rsidR="00743B95" w:rsidDel="002F3602" w:rsidRDefault="00890E0E">
      <w:pPr>
        <w:pStyle w:val="TOC1"/>
        <w:tabs>
          <w:tab w:val="left" w:pos="480"/>
          <w:tab w:val="right" w:leader="dot" w:pos="9019"/>
        </w:tabs>
        <w:rPr>
          <w:del w:id="525" w:author="Maureen Barry" w:date="2025-05-07T09:20:00Z"/>
          <w:rFonts w:eastAsiaTheme="minorEastAsia" w:cstheme="minorBidi"/>
          <w:b w:val="0"/>
          <w:bCs w:val="0"/>
          <w:caps w:val="0"/>
          <w:noProof/>
          <w:sz w:val="22"/>
          <w:szCs w:val="22"/>
          <w:lang w:val="sv-SE" w:eastAsia="sv-SE"/>
        </w:rPr>
      </w:pPr>
      <w:del w:id="526" w:author="Maureen Barry" w:date="2025-05-07T09:20:00Z">
        <w:r w:rsidRPr="002F3602" w:rsidDel="002F3602">
          <w:rPr>
            <w:noProof/>
            <w:lang w:val="en-US"/>
            <w:rPrChange w:id="527" w:author="Maureen Barry" w:date="2025-05-07T09:20:00Z">
              <w:rPr>
                <w:rStyle w:val="Hyperlink"/>
                <w:noProof/>
                <w:lang w:val="en-US"/>
              </w:rPr>
            </w:rPrChange>
          </w:rPr>
          <w:delText>4.</w:delText>
        </w:r>
        <w:r w:rsidDel="002F3602">
          <w:rPr>
            <w:rFonts w:eastAsiaTheme="minorEastAsia" w:cstheme="minorBidi"/>
            <w:b w:val="0"/>
            <w:bCs w:val="0"/>
            <w:caps w:val="0"/>
            <w:noProof/>
            <w:sz w:val="22"/>
            <w:szCs w:val="22"/>
            <w:lang w:val="sv-SE" w:eastAsia="sv-SE"/>
          </w:rPr>
          <w:tab/>
        </w:r>
        <w:r w:rsidRPr="002F3602" w:rsidDel="002F3602">
          <w:rPr>
            <w:noProof/>
            <w:lang w:val="en-US"/>
            <w:rPrChange w:id="528" w:author="Maureen Barry" w:date="2025-05-07T09:20:00Z">
              <w:rPr>
                <w:rStyle w:val="Hyperlink"/>
                <w:noProof/>
                <w:lang w:val="en-US"/>
              </w:rPr>
            </w:rPrChange>
          </w:rPr>
          <w:delText>Security Problem Definition</w:delText>
        </w:r>
        <w:r w:rsidDel="002F3602">
          <w:rPr>
            <w:noProof/>
          </w:rPr>
          <w:tab/>
        </w:r>
        <w:r w:rsidR="00736483" w:rsidDel="002F3602">
          <w:rPr>
            <w:noProof/>
          </w:rPr>
          <w:delText>16</w:delText>
        </w:r>
      </w:del>
    </w:p>
    <w:p w14:paraId="50598E39" w14:textId="2CE82C8B" w:rsidR="00743B95" w:rsidDel="002F3602" w:rsidRDefault="00890E0E">
      <w:pPr>
        <w:pStyle w:val="TOC2"/>
        <w:tabs>
          <w:tab w:val="left" w:pos="720"/>
          <w:tab w:val="right" w:leader="dot" w:pos="9019"/>
        </w:tabs>
        <w:rPr>
          <w:del w:id="529" w:author="Maureen Barry" w:date="2025-05-07T09:20:00Z"/>
          <w:rFonts w:eastAsiaTheme="minorEastAsia" w:cstheme="minorBidi"/>
          <w:smallCaps w:val="0"/>
          <w:noProof/>
          <w:sz w:val="22"/>
          <w:szCs w:val="22"/>
          <w:lang w:val="sv-SE" w:eastAsia="sv-SE"/>
        </w:rPr>
      </w:pPr>
      <w:del w:id="530" w:author="Maureen Barry" w:date="2025-05-07T09:20:00Z">
        <w:r w:rsidRPr="002F3602" w:rsidDel="002F3602">
          <w:rPr>
            <w:noProof/>
            <w:lang w:val="en-US"/>
            <w:rPrChange w:id="531" w:author="Maureen Barry" w:date="2025-05-07T09:20:00Z">
              <w:rPr>
                <w:rStyle w:val="Hyperlink"/>
                <w:noProof/>
                <w:lang w:val="en-US"/>
              </w:rPr>
            </w:rPrChange>
          </w:rPr>
          <w:delText>4.1</w:delText>
        </w:r>
        <w:r w:rsidDel="002F3602">
          <w:rPr>
            <w:rFonts w:eastAsiaTheme="minorEastAsia" w:cstheme="minorBidi"/>
            <w:smallCaps w:val="0"/>
            <w:noProof/>
            <w:sz w:val="22"/>
            <w:szCs w:val="22"/>
            <w:lang w:val="sv-SE" w:eastAsia="sv-SE"/>
          </w:rPr>
          <w:tab/>
        </w:r>
        <w:r w:rsidRPr="002F3602" w:rsidDel="002F3602">
          <w:rPr>
            <w:noProof/>
            <w:lang w:val="en-US"/>
            <w:rPrChange w:id="532" w:author="Maureen Barry" w:date="2025-05-07T09:20:00Z">
              <w:rPr>
                <w:rStyle w:val="Hyperlink"/>
                <w:noProof/>
                <w:lang w:val="en-US"/>
              </w:rPr>
            </w:rPrChange>
          </w:rPr>
          <w:delText>Informal Discussion</w:delText>
        </w:r>
        <w:r w:rsidDel="002F3602">
          <w:rPr>
            <w:noProof/>
          </w:rPr>
          <w:tab/>
        </w:r>
        <w:r w:rsidR="00736483" w:rsidDel="002F3602">
          <w:rPr>
            <w:noProof/>
          </w:rPr>
          <w:delText>16</w:delText>
        </w:r>
      </w:del>
    </w:p>
    <w:p w14:paraId="16B20856" w14:textId="1DF9A339" w:rsidR="00743B95" w:rsidDel="002F3602" w:rsidRDefault="00890E0E">
      <w:pPr>
        <w:pStyle w:val="TOC2"/>
        <w:tabs>
          <w:tab w:val="left" w:pos="720"/>
          <w:tab w:val="right" w:leader="dot" w:pos="9019"/>
        </w:tabs>
        <w:rPr>
          <w:del w:id="533" w:author="Maureen Barry" w:date="2025-05-07T09:20:00Z"/>
          <w:rFonts w:eastAsiaTheme="minorEastAsia" w:cstheme="minorBidi"/>
          <w:smallCaps w:val="0"/>
          <w:noProof/>
          <w:sz w:val="22"/>
          <w:szCs w:val="22"/>
          <w:lang w:val="sv-SE" w:eastAsia="sv-SE"/>
        </w:rPr>
      </w:pPr>
      <w:del w:id="534" w:author="Maureen Barry" w:date="2025-05-07T09:20:00Z">
        <w:r w:rsidRPr="002F3602" w:rsidDel="002F3602">
          <w:rPr>
            <w:noProof/>
            <w:lang w:val="en-US"/>
            <w:rPrChange w:id="535" w:author="Maureen Barry" w:date="2025-05-07T09:20:00Z">
              <w:rPr>
                <w:rStyle w:val="Hyperlink"/>
                <w:noProof/>
                <w:lang w:val="en-US"/>
              </w:rPr>
            </w:rPrChange>
          </w:rPr>
          <w:delText>4.2</w:delText>
        </w:r>
        <w:r w:rsidDel="002F3602">
          <w:rPr>
            <w:rFonts w:eastAsiaTheme="minorEastAsia" w:cstheme="minorBidi"/>
            <w:smallCaps w:val="0"/>
            <w:noProof/>
            <w:sz w:val="22"/>
            <w:szCs w:val="22"/>
            <w:lang w:val="sv-SE" w:eastAsia="sv-SE"/>
          </w:rPr>
          <w:tab/>
        </w:r>
        <w:r w:rsidRPr="002F3602" w:rsidDel="002F3602">
          <w:rPr>
            <w:noProof/>
            <w:lang w:val="en-US"/>
            <w:rPrChange w:id="536" w:author="Maureen Barry" w:date="2025-05-07T09:20:00Z">
              <w:rPr>
                <w:rStyle w:val="Hyperlink"/>
                <w:noProof/>
                <w:lang w:val="en-US"/>
              </w:rPr>
            </w:rPrChange>
          </w:rPr>
          <w:delText>Assets and Threat Agents</w:delText>
        </w:r>
        <w:r w:rsidDel="002F3602">
          <w:rPr>
            <w:noProof/>
          </w:rPr>
          <w:tab/>
        </w:r>
        <w:r w:rsidR="00736483" w:rsidDel="002F3602">
          <w:rPr>
            <w:noProof/>
          </w:rPr>
          <w:delText>16</w:delText>
        </w:r>
      </w:del>
    </w:p>
    <w:p w14:paraId="46F686BC" w14:textId="209D730F" w:rsidR="00743B95" w:rsidDel="002F3602" w:rsidRDefault="00890E0E">
      <w:pPr>
        <w:pStyle w:val="TOC2"/>
        <w:tabs>
          <w:tab w:val="left" w:pos="720"/>
          <w:tab w:val="right" w:leader="dot" w:pos="9019"/>
        </w:tabs>
        <w:rPr>
          <w:del w:id="537" w:author="Maureen Barry" w:date="2025-05-07T09:20:00Z"/>
          <w:rFonts w:eastAsiaTheme="minorEastAsia" w:cstheme="minorBidi"/>
          <w:smallCaps w:val="0"/>
          <w:noProof/>
          <w:sz w:val="22"/>
          <w:szCs w:val="22"/>
          <w:lang w:val="sv-SE" w:eastAsia="sv-SE"/>
        </w:rPr>
      </w:pPr>
      <w:del w:id="538" w:author="Maureen Barry" w:date="2025-05-07T09:20:00Z">
        <w:r w:rsidRPr="002F3602" w:rsidDel="002F3602">
          <w:rPr>
            <w:noProof/>
            <w:lang w:val="en-US"/>
            <w:rPrChange w:id="539" w:author="Maureen Barry" w:date="2025-05-07T09:20:00Z">
              <w:rPr>
                <w:rStyle w:val="Hyperlink"/>
                <w:noProof/>
                <w:lang w:val="en-US"/>
              </w:rPr>
            </w:rPrChange>
          </w:rPr>
          <w:delText>4.3</w:delText>
        </w:r>
        <w:r w:rsidDel="002F3602">
          <w:rPr>
            <w:rFonts w:eastAsiaTheme="minorEastAsia" w:cstheme="minorBidi"/>
            <w:smallCaps w:val="0"/>
            <w:noProof/>
            <w:sz w:val="22"/>
            <w:szCs w:val="22"/>
            <w:lang w:val="sv-SE" w:eastAsia="sv-SE"/>
          </w:rPr>
          <w:tab/>
        </w:r>
        <w:r w:rsidRPr="002F3602" w:rsidDel="002F3602">
          <w:rPr>
            <w:noProof/>
            <w:lang w:val="en-US"/>
            <w:rPrChange w:id="540" w:author="Maureen Barry" w:date="2025-05-07T09:20:00Z">
              <w:rPr>
                <w:rStyle w:val="Hyperlink"/>
                <w:noProof/>
                <w:lang w:val="en-US"/>
              </w:rPr>
            </w:rPrChange>
          </w:rPr>
          <w:delText>Threats</w:delText>
        </w:r>
        <w:r w:rsidDel="002F3602">
          <w:rPr>
            <w:noProof/>
          </w:rPr>
          <w:tab/>
        </w:r>
        <w:r w:rsidR="00736483" w:rsidDel="002F3602">
          <w:rPr>
            <w:noProof/>
          </w:rPr>
          <w:delText>17</w:delText>
        </w:r>
      </w:del>
    </w:p>
    <w:p w14:paraId="7A9BBCAD" w14:textId="7EE874C2" w:rsidR="00743B95" w:rsidDel="002F3602" w:rsidRDefault="00890E0E">
      <w:pPr>
        <w:pStyle w:val="TOC2"/>
        <w:tabs>
          <w:tab w:val="left" w:pos="720"/>
          <w:tab w:val="right" w:leader="dot" w:pos="9019"/>
        </w:tabs>
        <w:rPr>
          <w:del w:id="541" w:author="Maureen Barry" w:date="2025-05-07T09:20:00Z"/>
          <w:rFonts w:eastAsiaTheme="minorEastAsia" w:cstheme="minorBidi"/>
          <w:smallCaps w:val="0"/>
          <w:noProof/>
          <w:sz w:val="22"/>
          <w:szCs w:val="22"/>
          <w:lang w:val="sv-SE" w:eastAsia="sv-SE"/>
        </w:rPr>
      </w:pPr>
      <w:del w:id="542" w:author="Maureen Barry" w:date="2025-05-07T09:20:00Z">
        <w:r w:rsidRPr="002F3602" w:rsidDel="002F3602">
          <w:rPr>
            <w:noProof/>
            <w:lang w:val="en-US"/>
            <w:rPrChange w:id="543" w:author="Maureen Barry" w:date="2025-05-07T09:20:00Z">
              <w:rPr>
                <w:rStyle w:val="Hyperlink"/>
                <w:noProof/>
                <w:lang w:val="en-US"/>
              </w:rPr>
            </w:rPrChange>
          </w:rPr>
          <w:delText>4.4</w:delText>
        </w:r>
        <w:r w:rsidDel="002F3602">
          <w:rPr>
            <w:rFonts w:eastAsiaTheme="minorEastAsia" w:cstheme="minorBidi"/>
            <w:smallCaps w:val="0"/>
            <w:noProof/>
            <w:sz w:val="22"/>
            <w:szCs w:val="22"/>
            <w:lang w:val="sv-SE" w:eastAsia="sv-SE"/>
          </w:rPr>
          <w:tab/>
        </w:r>
        <w:r w:rsidRPr="002F3602" w:rsidDel="002F3602">
          <w:rPr>
            <w:noProof/>
            <w:lang w:val="en-US"/>
            <w:rPrChange w:id="544" w:author="Maureen Barry" w:date="2025-05-07T09:20:00Z">
              <w:rPr>
                <w:rStyle w:val="Hyperlink"/>
                <w:noProof/>
                <w:lang w:val="en-US"/>
              </w:rPr>
            </w:rPrChange>
          </w:rPr>
          <w:delText>Organizational Security Policies</w:delText>
        </w:r>
        <w:r w:rsidDel="002F3602">
          <w:rPr>
            <w:noProof/>
          </w:rPr>
          <w:tab/>
        </w:r>
        <w:r w:rsidR="00736483" w:rsidDel="002F3602">
          <w:rPr>
            <w:noProof/>
          </w:rPr>
          <w:delText>17</w:delText>
        </w:r>
      </w:del>
    </w:p>
    <w:p w14:paraId="43A225A5" w14:textId="3576F23B" w:rsidR="00743B95" w:rsidDel="002F3602" w:rsidRDefault="00890E0E">
      <w:pPr>
        <w:pStyle w:val="TOC2"/>
        <w:tabs>
          <w:tab w:val="left" w:pos="720"/>
          <w:tab w:val="right" w:leader="dot" w:pos="9019"/>
        </w:tabs>
        <w:rPr>
          <w:del w:id="545" w:author="Maureen Barry" w:date="2025-05-07T09:20:00Z"/>
          <w:rFonts w:eastAsiaTheme="minorEastAsia" w:cstheme="minorBidi"/>
          <w:smallCaps w:val="0"/>
          <w:noProof/>
          <w:sz w:val="22"/>
          <w:szCs w:val="22"/>
          <w:lang w:val="sv-SE" w:eastAsia="sv-SE"/>
        </w:rPr>
      </w:pPr>
      <w:del w:id="546" w:author="Maureen Barry" w:date="2025-05-07T09:20:00Z">
        <w:r w:rsidRPr="002F3602" w:rsidDel="002F3602">
          <w:rPr>
            <w:noProof/>
            <w:lang w:val="en-US"/>
            <w:rPrChange w:id="547" w:author="Maureen Barry" w:date="2025-05-07T09:20:00Z">
              <w:rPr>
                <w:rStyle w:val="Hyperlink"/>
                <w:noProof/>
                <w:lang w:val="en-US"/>
              </w:rPr>
            </w:rPrChange>
          </w:rPr>
          <w:delText>4.5</w:delText>
        </w:r>
        <w:r w:rsidDel="002F3602">
          <w:rPr>
            <w:rFonts w:eastAsiaTheme="minorEastAsia" w:cstheme="minorBidi"/>
            <w:smallCaps w:val="0"/>
            <w:noProof/>
            <w:sz w:val="22"/>
            <w:szCs w:val="22"/>
            <w:lang w:val="sv-SE" w:eastAsia="sv-SE"/>
          </w:rPr>
          <w:tab/>
        </w:r>
        <w:r w:rsidRPr="002F3602" w:rsidDel="002F3602">
          <w:rPr>
            <w:noProof/>
            <w:lang w:val="en-US"/>
            <w:rPrChange w:id="548" w:author="Maureen Barry" w:date="2025-05-07T09:20:00Z">
              <w:rPr>
                <w:rStyle w:val="Hyperlink"/>
                <w:noProof/>
                <w:lang w:val="en-US"/>
              </w:rPr>
            </w:rPrChange>
          </w:rPr>
          <w:delText>Assumptions</w:delText>
        </w:r>
        <w:r w:rsidDel="002F3602">
          <w:rPr>
            <w:noProof/>
          </w:rPr>
          <w:tab/>
        </w:r>
        <w:r w:rsidR="00736483" w:rsidDel="002F3602">
          <w:rPr>
            <w:noProof/>
          </w:rPr>
          <w:delText>18</w:delText>
        </w:r>
      </w:del>
    </w:p>
    <w:p w14:paraId="3E8AFAE4" w14:textId="70051A8A" w:rsidR="00743B95" w:rsidDel="002F3602" w:rsidRDefault="00890E0E">
      <w:pPr>
        <w:pStyle w:val="TOC1"/>
        <w:tabs>
          <w:tab w:val="left" w:pos="480"/>
          <w:tab w:val="right" w:leader="dot" w:pos="9019"/>
        </w:tabs>
        <w:rPr>
          <w:del w:id="549" w:author="Maureen Barry" w:date="2025-05-07T09:20:00Z"/>
          <w:rFonts w:eastAsiaTheme="minorEastAsia" w:cstheme="minorBidi"/>
          <w:b w:val="0"/>
          <w:bCs w:val="0"/>
          <w:caps w:val="0"/>
          <w:noProof/>
          <w:sz w:val="22"/>
          <w:szCs w:val="22"/>
          <w:lang w:val="sv-SE" w:eastAsia="sv-SE"/>
        </w:rPr>
      </w:pPr>
      <w:del w:id="550" w:author="Maureen Barry" w:date="2025-05-07T09:20:00Z">
        <w:r w:rsidRPr="002F3602" w:rsidDel="002F3602">
          <w:rPr>
            <w:noProof/>
            <w:rPrChange w:id="551" w:author="Maureen Barry" w:date="2025-05-07T09:20:00Z">
              <w:rPr>
                <w:rStyle w:val="Hyperlink"/>
                <w:noProof/>
              </w:rPr>
            </w:rPrChange>
          </w:rPr>
          <w:delText>5.</w:delText>
        </w:r>
        <w:r w:rsidDel="002F3602">
          <w:rPr>
            <w:rFonts w:eastAsiaTheme="minorEastAsia" w:cstheme="minorBidi"/>
            <w:b w:val="0"/>
            <w:bCs w:val="0"/>
            <w:caps w:val="0"/>
            <w:noProof/>
            <w:sz w:val="22"/>
            <w:szCs w:val="22"/>
            <w:lang w:val="sv-SE" w:eastAsia="sv-SE"/>
          </w:rPr>
          <w:tab/>
        </w:r>
        <w:r w:rsidRPr="002F3602" w:rsidDel="002F3602">
          <w:rPr>
            <w:noProof/>
            <w:rPrChange w:id="552" w:author="Maureen Barry" w:date="2025-05-07T09:20:00Z">
              <w:rPr>
                <w:rStyle w:val="Hyperlink"/>
                <w:noProof/>
              </w:rPr>
            </w:rPrChange>
          </w:rPr>
          <w:delText>Security Objectives</w:delText>
        </w:r>
        <w:r w:rsidDel="002F3602">
          <w:rPr>
            <w:noProof/>
          </w:rPr>
          <w:tab/>
        </w:r>
        <w:r w:rsidR="00736483" w:rsidDel="002F3602">
          <w:rPr>
            <w:noProof/>
          </w:rPr>
          <w:delText>19</w:delText>
        </w:r>
      </w:del>
    </w:p>
    <w:p w14:paraId="74C7CF65" w14:textId="3B0FDB44" w:rsidR="00743B95" w:rsidDel="002F3602" w:rsidRDefault="00890E0E">
      <w:pPr>
        <w:pStyle w:val="TOC2"/>
        <w:tabs>
          <w:tab w:val="left" w:pos="720"/>
          <w:tab w:val="right" w:leader="dot" w:pos="9019"/>
        </w:tabs>
        <w:rPr>
          <w:del w:id="553" w:author="Maureen Barry" w:date="2025-05-07T09:20:00Z"/>
          <w:rFonts w:eastAsiaTheme="minorEastAsia" w:cstheme="minorBidi"/>
          <w:smallCaps w:val="0"/>
          <w:noProof/>
          <w:sz w:val="22"/>
          <w:szCs w:val="22"/>
          <w:lang w:val="sv-SE" w:eastAsia="sv-SE"/>
        </w:rPr>
      </w:pPr>
      <w:del w:id="554" w:author="Maureen Barry" w:date="2025-05-07T09:20:00Z">
        <w:r w:rsidRPr="002F3602" w:rsidDel="002F3602">
          <w:rPr>
            <w:noProof/>
            <w:rPrChange w:id="555" w:author="Maureen Barry" w:date="2025-05-07T09:20:00Z">
              <w:rPr>
                <w:rStyle w:val="Hyperlink"/>
                <w:noProof/>
              </w:rPr>
            </w:rPrChange>
          </w:rPr>
          <w:delText>5.1</w:delText>
        </w:r>
        <w:r w:rsidDel="002F3602">
          <w:rPr>
            <w:rFonts w:eastAsiaTheme="minorEastAsia" w:cstheme="minorBidi"/>
            <w:smallCaps w:val="0"/>
            <w:noProof/>
            <w:sz w:val="22"/>
            <w:szCs w:val="22"/>
            <w:lang w:val="sv-SE" w:eastAsia="sv-SE"/>
          </w:rPr>
          <w:tab/>
        </w:r>
        <w:r w:rsidRPr="002F3602" w:rsidDel="002F3602">
          <w:rPr>
            <w:noProof/>
            <w:rPrChange w:id="556" w:author="Maureen Barry" w:date="2025-05-07T09:20:00Z">
              <w:rPr>
                <w:rStyle w:val="Hyperlink"/>
                <w:noProof/>
              </w:rPr>
            </w:rPrChange>
          </w:rPr>
          <w:delText>TOE security objectives</w:delText>
        </w:r>
        <w:r w:rsidDel="002F3602">
          <w:rPr>
            <w:noProof/>
          </w:rPr>
          <w:tab/>
        </w:r>
        <w:r w:rsidR="00736483" w:rsidDel="002F3602">
          <w:rPr>
            <w:noProof/>
          </w:rPr>
          <w:delText>19</w:delText>
        </w:r>
      </w:del>
    </w:p>
    <w:p w14:paraId="306C5C57" w14:textId="6862AB30" w:rsidR="00743B95" w:rsidDel="002F3602" w:rsidRDefault="00890E0E">
      <w:pPr>
        <w:pStyle w:val="TOC3"/>
        <w:tabs>
          <w:tab w:val="left" w:pos="1200"/>
          <w:tab w:val="right" w:leader="dot" w:pos="9019"/>
        </w:tabs>
        <w:rPr>
          <w:del w:id="557" w:author="Maureen Barry" w:date="2025-05-07T09:20:00Z"/>
          <w:rFonts w:eastAsiaTheme="minorEastAsia" w:cstheme="minorBidi"/>
          <w:i w:val="0"/>
          <w:iCs w:val="0"/>
          <w:noProof/>
          <w:sz w:val="22"/>
          <w:szCs w:val="22"/>
          <w:lang w:val="sv-SE" w:eastAsia="sv-SE"/>
        </w:rPr>
      </w:pPr>
      <w:del w:id="558" w:author="Maureen Barry" w:date="2025-05-07T09:20:00Z">
        <w:r w:rsidRPr="002F3602" w:rsidDel="002F3602">
          <w:rPr>
            <w:noProof/>
            <w:rPrChange w:id="559" w:author="Maureen Barry" w:date="2025-05-07T09:20:00Z">
              <w:rPr>
                <w:rStyle w:val="Hyperlink"/>
                <w:noProof/>
              </w:rPr>
            </w:rPrChange>
          </w:rPr>
          <w:delText>5.1.1</w:delText>
        </w:r>
        <w:r w:rsidDel="002F3602">
          <w:rPr>
            <w:rFonts w:eastAsiaTheme="minorEastAsia" w:cstheme="minorBidi"/>
            <w:i w:val="0"/>
            <w:iCs w:val="0"/>
            <w:noProof/>
            <w:sz w:val="22"/>
            <w:szCs w:val="22"/>
            <w:lang w:val="sv-SE" w:eastAsia="sv-SE"/>
          </w:rPr>
          <w:tab/>
        </w:r>
        <w:r w:rsidRPr="002F3602" w:rsidDel="002F3602">
          <w:rPr>
            <w:noProof/>
            <w:rPrChange w:id="560" w:author="Maureen Barry" w:date="2025-05-07T09:20:00Z">
              <w:rPr>
                <w:rStyle w:val="Hyperlink"/>
                <w:noProof/>
              </w:rPr>
            </w:rPrChange>
          </w:rPr>
          <w:delText>O.ADMIN_ROLE</w:delText>
        </w:r>
        <w:r w:rsidDel="002F3602">
          <w:rPr>
            <w:noProof/>
          </w:rPr>
          <w:tab/>
        </w:r>
        <w:r w:rsidR="00736483" w:rsidDel="002F3602">
          <w:rPr>
            <w:noProof/>
          </w:rPr>
          <w:delText>19</w:delText>
        </w:r>
      </w:del>
    </w:p>
    <w:p w14:paraId="481F38D1" w14:textId="338A999F" w:rsidR="00743B95" w:rsidDel="002F3602" w:rsidRDefault="00890E0E">
      <w:pPr>
        <w:pStyle w:val="TOC3"/>
        <w:tabs>
          <w:tab w:val="left" w:pos="1200"/>
          <w:tab w:val="right" w:leader="dot" w:pos="9019"/>
        </w:tabs>
        <w:rPr>
          <w:del w:id="561" w:author="Maureen Barry" w:date="2025-05-07T09:20:00Z"/>
          <w:rFonts w:eastAsiaTheme="minorEastAsia" w:cstheme="minorBidi"/>
          <w:i w:val="0"/>
          <w:iCs w:val="0"/>
          <w:noProof/>
          <w:sz w:val="22"/>
          <w:szCs w:val="22"/>
          <w:lang w:val="sv-SE" w:eastAsia="sv-SE"/>
        </w:rPr>
      </w:pPr>
      <w:del w:id="562" w:author="Maureen Barry" w:date="2025-05-07T09:20:00Z">
        <w:r w:rsidRPr="002F3602" w:rsidDel="002F3602">
          <w:rPr>
            <w:noProof/>
            <w:rPrChange w:id="563" w:author="Maureen Barry" w:date="2025-05-07T09:20:00Z">
              <w:rPr>
                <w:rStyle w:val="Hyperlink"/>
                <w:noProof/>
              </w:rPr>
            </w:rPrChange>
          </w:rPr>
          <w:delText>5.1.2</w:delText>
        </w:r>
        <w:r w:rsidDel="002F3602">
          <w:rPr>
            <w:rFonts w:eastAsiaTheme="minorEastAsia" w:cstheme="minorBidi"/>
            <w:i w:val="0"/>
            <w:iCs w:val="0"/>
            <w:noProof/>
            <w:sz w:val="22"/>
            <w:szCs w:val="22"/>
            <w:lang w:val="sv-SE" w:eastAsia="sv-SE"/>
          </w:rPr>
          <w:tab/>
        </w:r>
        <w:r w:rsidRPr="002F3602" w:rsidDel="002F3602">
          <w:rPr>
            <w:noProof/>
            <w:rPrChange w:id="564" w:author="Maureen Barry" w:date="2025-05-07T09:20:00Z">
              <w:rPr>
                <w:rStyle w:val="Hyperlink"/>
                <w:noProof/>
              </w:rPr>
            </w:rPrChange>
          </w:rPr>
          <w:delText>O.AUDIT_GENERATION</w:delText>
        </w:r>
        <w:r w:rsidDel="002F3602">
          <w:rPr>
            <w:noProof/>
          </w:rPr>
          <w:tab/>
        </w:r>
        <w:r w:rsidR="00736483" w:rsidDel="002F3602">
          <w:rPr>
            <w:noProof/>
          </w:rPr>
          <w:delText>19</w:delText>
        </w:r>
      </w:del>
    </w:p>
    <w:p w14:paraId="70D38124" w14:textId="33C8C0D4" w:rsidR="00743B95" w:rsidDel="002F3602" w:rsidRDefault="00890E0E">
      <w:pPr>
        <w:pStyle w:val="TOC3"/>
        <w:tabs>
          <w:tab w:val="left" w:pos="1200"/>
          <w:tab w:val="right" w:leader="dot" w:pos="9019"/>
        </w:tabs>
        <w:rPr>
          <w:del w:id="565" w:author="Maureen Barry" w:date="2025-05-07T09:20:00Z"/>
          <w:rFonts w:eastAsiaTheme="minorEastAsia" w:cstheme="minorBidi"/>
          <w:i w:val="0"/>
          <w:iCs w:val="0"/>
          <w:noProof/>
          <w:sz w:val="22"/>
          <w:szCs w:val="22"/>
          <w:lang w:val="sv-SE" w:eastAsia="sv-SE"/>
        </w:rPr>
      </w:pPr>
      <w:del w:id="566" w:author="Maureen Barry" w:date="2025-05-07T09:20:00Z">
        <w:r w:rsidRPr="002F3602" w:rsidDel="002F3602">
          <w:rPr>
            <w:noProof/>
            <w:rPrChange w:id="567" w:author="Maureen Barry" w:date="2025-05-07T09:20:00Z">
              <w:rPr>
                <w:rStyle w:val="Hyperlink"/>
                <w:noProof/>
              </w:rPr>
            </w:rPrChange>
          </w:rPr>
          <w:delText>5.1.3</w:delText>
        </w:r>
        <w:r w:rsidDel="002F3602">
          <w:rPr>
            <w:rFonts w:eastAsiaTheme="minorEastAsia" w:cstheme="minorBidi"/>
            <w:i w:val="0"/>
            <w:iCs w:val="0"/>
            <w:noProof/>
            <w:sz w:val="22"/>
            <w:szCs w:val="22"/>
            <w:lang w:val="sv-SE" w:eastAsia="sv-SE"/>
          </w:rPr>
          <w:tab/>
        </w:r>
        <w:r w:rsidRPr="002F3602" w:rsidDel="002F3602">
          <w:rPr>
            <w:noProof/>
            <w:rPrChange w:id="568" w:author="Maureen Barry" w:date="2025-05-07T09:20:00Z">
              <w:rPr>
                <w:rStyle w:val="Hyperlink"/>
                <w:noProof/>
              </w:rPr>
            </w:rPrChange>
          </w:rPr>
          <w:delText>O.DISCRETIONARY_ACCESS</w:delText>
        </w:r>
        <w:r w:rsidDel="002F3602">
          <w:rPr>
            <w:noProof/>
          </w:rPr>
          <w:tab/>
        </w:r>
        <w:r w:rsidR="00736483" w:rsidDel="002F3602">
          <w:rPr>
            <w:noProof/>
          </w:rPr>
          <w:delText>19</w:delText>
        </w:r>
      </w:del>
    </w:p>
    <w:p w14:paraId="7D0E2C66" w14:textId="089CC8F0" w:rsidR="00743B95" w:rsidDel="002F3602" w:rsidRDefault="00890E0E">
      <w:pPr>
        <w:pStyle w:val="TOC3"/>
        <w:tabs>
          <w:tab w:val="left" w:pos="1200"/>
          <w:tab w:val="right" w:leader="dot" w:pos="9019"/>
        </w:tabs>
        <w:rPr>
          <w:del w:id="569" w:author="Maureen Barry" w:date="2025-05-07T09:20:00Z"/>
          <w:rFonts w:eastAsiaTheme="minorEastAsia" w:cstheme="minorBidi"/>
          <w:i w:val="0"/>
          <w:iCs w:val="0"/>
          <w:noProof/>
          <w:sz w:val="22"/>
          <w:szCs w:val="22"/>
          <w:lang w:val="sv-SE" w:eastAsia="sv-SE"/>
        </w:rPr>
      </w:pPr>
      <w:del w:id="570" w:author="Maureen Barry" w:date="2025-05-07T09:20:00Z">
        <w:r w:rsidRPr="002F3602" w:rsidDel="002F3602">
          <w:rPr>
            <w:noProof/>
            <w:rPrChange w:id="571" w:author="Maureen Barry" w:date="2025-05-07T09:20:00Z">
              <w:rPr>
                <w:rStyle w:val="Hyperlink"/>
                <w:noProof/>
              </w:rPr>
            </w:rPrChange>
          </w:rPr>
          <w:delText>5.1.4</w:delText>
        </w:r>
        <w:r w:rsidDel="002F3602">
          <w:rPr>
            <w:rFonts w:eastAsiaTheme="minorEastAsia" w:cstheme="minorBidi"/>
            <w:i w:val="0"/>
            <w:iCs w:val="0"/>
            <w:noProof/>
            <w:sz w:val="22"/>
            <w:szCs w:val="22"/>
            <w:lang w:val="sv-SE" w:eastAsia="sv-SE"/>
          </w:rPr>
          <w:tab/>
        </w:r>
        <w:r w:rsidRPr="002F3602" w:rsidDel="002F3602">
          <w:rPr>
            <w:noProof/>
            <w:rPrChange w:id="572" w:author="Maureen Barry" w:date="2025-05-07T09:20:00Z">
              <w:rPr>
                <w:rStyle w:val="Hyperlink"/>
                <w:noProof/>
              </w:rPr>
            </w:rPrChange>
          </w:rPr>
          <w:delText>O.I&amp;A</w:delText>
        </w:r>
        <w:r w:rsidDel="002F3602">
          <w:rPr>
            <w:noProof/>
          </w:rPr>
          <w:tab/>
        </w:r>
        <w:r w:rsidR="00736483" w:rsidDel="002F3602">
          <w:rPr>
            <w:noProof/>
          </w:rPr>
          <w:delText>19</w:delText>
        </w:r>
      </w:del>
    </w:p>
    <w:p w14:paraId="23CA3BAB" w14:textId="25C81DFC" w:rsidR="00743B95" w:rsidDel="002F3602" w:rsidRDefault="00890E0E">
      <w:pPr>
        <w:pStyle w:val="TOC3"/>
        <w:tabs>
          <w:tab w:val="left" w:pos="1200"/>
          <w:tab w:val="right" w:leader="dot" w:pos="9019"/>
        </w:tabs>
        <w:rPr>
          <w:del w:id="573" w:author="Maureen Barry" w:date="2025-05-07T09:20:00Z"/>
          <w:rFonts w:eastAsiaTheme="minorEastAsia" w:cstheme="minorBidi"/>
          <w:i w:val="0"/>
          <w:iCs w:val="0"/>
          <w:noProof/>
          <w:sz w:val="22"/>
          <w:szCs w:val="22"/>
          <w:lang w:val="sv-SE" w:eastAsia="sv-SE"/>
        </w:rPr>
      </w:pPr>
      <w:del w:id="574" w:author="Maureen Barry" w:date="2025-05-07T09:20:00Z">
        <w:r w:rsidRPr="002F3602" w:rsidDel="002F3602">
          <w:rPr>
            <w:noProof/>
            <w:rPrChange w:id="575" w:author="Maureen Barry" w:date="2025-05-07T09:20:00Z">
              <w:rPr>
                <w:rStyle w:val="Hyperlink"/>
                <w:noProof/>
              </w:rPr>
            </w:rPrChange>
          </w:rPr>
          <w:delText>5.1.5</w:delText>
        </w:r>
        <w:r w:rsidDel="002F3602">
          <w:rPr>
            <w:rFonts w:eastAsiaTheme="minorEastAsia" w:cstheme="minorBidi"/>
            <w:i w:val="0"/>
            <w:iCs w:val="0"/>
            <w:noProof/>
            <w:sz w:val="22"/>
            <w:szCs w:val="22"/>
            <w:lang w:val="sv-SE" w:eastAsia="sv-SE"/>
          </w:rPr>
          <w:tab/>
        </w:r>
        <w:r w:rsidRPr="002F3602" w:rsidDel="002F3602">
          <w:rPr>
            <w:noProof/>
            <w:rPrChange w:id="576" w:author="Maureen Barry" w:date="2025-05-07T09:20:00Z">
              <w:rPr>
                <w:rStyle w:val="Hyperlink"/>
                <w:noProof/>
              </w:rPr>
            </w:rPrChange>
          </w:rPr>
          <w:delText>O.MANAGE</w:delText>
        </w:r>
        <w:r w:rsidDel="002F3602">
          <w:rPr>
            <w:noProof/>
          </w:rPr>
          <w:tab/>
        </w:r>
        <w:r w:rsidR="00736483" w:rsidDel="002F3602">
          <w:rPr>
            <w:noProof/>
          </w:rPr>
          <w:delText>19</w:delText>
        </w:r>
      </w:del>
    </w:p>
    <w:p w14:paraId="205FD748" w14:textId="5267197B" w:rsidR="00743B95" w:rsidDel="002F3602" w:rsidRDefault="00890E0E">
      <w:pPr>
        <w:pStyle w:val="TOC3"/>
        <w:tabs>
          <w:tab w:val="left" w:pos="1200"/>
          <w:tab w:val="right" w:leader="dot" w:pos="9019"/>
        </w:tabs>
        <w:rPr>
          <w:del w:id="577" w:author="Maureen Barry" w:date="2025-05-07T09:20:00Z"/>
          <w:rFonts w:eastAsiaTheme="minorEastAsia" w:cstheme="minorBidi"/>
          <w:i w:val="0"/>
          <w:iCs w:val="0"/>
          <w:noProof/>
          <w:sz w:val="22"/>
          <w:szCs w:val="22"/>
          <w:lang w:val="sv-SE" w:eastAsia="sv-SE"/>
        </w:rPr>
      </w:pPr>
      <w:del w:id="578" w:author="Maureen Barry" w:date="2025-05-07T09:20:00Z">
        <w:r w:rsidRPr="002F3602" w:rsidDel="002F3602">
          <w:rPr>
            <w:noProof/>
            <w:rPrChange w:id="579" w:author="Maureen Barry" w:date="2025-05-07T09:20:00Z">
              <w:rPr>
                <w:rStyle w:val="Hyperlink"/>
                <w:noProof/>
              </w:rPr>
            </w:rPrChange>
          </w:rPr>
          <w:delText>5.1.6</w:delText>
        </w:r>
        <w:r w:rsidDel="002F3602">
          <w:rPr>
            <w:rFonts w:eastAsiaTheme="minorEastAsia" w:cstheme="minorBidi"/>
            <w:i w:val="0"/>
            <w:iCs w:val="0"/>
            <w:noProof/>
            <w:sz w:val="22"/>
            <w:szCs w:val="22"/>
            <w:lang w:val="sv-SE" w:eastAsia="sv-SE"/>
          </w:rPr>
          <w:tab/>
        </w:r>
        <w:r w:rsidRPr="002F3602" w:rsidDel="002F3602">
          <w:rPr>
            <w:noProof/>
            <w:rPrChange w:id="580" w:author="Maureen Barry" w:date="2025-05-07T09:20:00Z">
              <w:rPr>
                <w:rStyle w:val="Hyperlink"/>
                <w:noProof/>
              </w:rPr>
            </w:rPrChange>
          </w:rPr>
          <w:delText>O.RESIDUAL_INFORMATION</w:delText>
        </w:r>
        <w:r w:rsidDel="002F3602">
          <w:rPr>
            <w:noProof/>
          </w:rPr>
          <w:tab/>
        </w:r>
        <w:r w:rsidR="00736483" w:rsidDel="002F3602">
          <w:rPr>
            <w:noProof/>
          </w:rPr>
          <w:delText>19</w:delText>
        </w:r>
      </w:del>
    </w:p>
    <w:p w14:paraId="17D29590" w14:textId="6F22CD34" w:rsidR="00743B95" w:rsidDel="002F3602" w:rsidRDefault="00890E0E">
      <w:pPr>
        <w:pStyle w:val="TOC3"/>
        <w:tabs>
          <w:tab w:val="left" w:pos="1200"/>
          <w:tab w:val="right" w:leader="dot" w:pos="9019"/>
        </w:tabs>
        <w:rPr>
          <w:del w:id="581" w:author="Maureen Barry" w:date="2025-05-07T09:20:00Z"/>
          <w:rFonts w:eastAsiaTheme="minorEastAsia" w:cstheme="minorBidi"/>
          <w:i w:val="0"/>
          <w:iCs w:val="0"/>
          <w:noProof/>
          <w:sz w:val="22"/>
          <w:szCs w:val="22"/>
          <w:lang w:val="sv-SE" w:eastAsia="sv-SE"/>
        </w:rPr>
      </w:pPr>
      <w:del w:id="582" w:author="Maureen Barry" w:date="2025-05-07T09:20:00Z">
        <w:r w:rsidRPr="002F3602" w:rsidDel="002F3602">
          <w:rPr>
            <w:noProof/>
            <w:rPrChange w:id="583" w:author="Maureen Barry" w:date="2025-05-07T09:20:00Z">
              <w:rPr>
                <w:rStyle w:val="Hyperlink"/>
                <w:noProof/>
              </w:rPr>
            </w:rPrChange>
          </w:rPr>
          <w:delText>5.1.7</w:delText>
        </w:r>
        <w:r w:rsidDel="002F3602">
          <w:rPr>
            <w:rFonts w:eastAsiaTheme="minorEastAsia" w:cstheme="minorBidi"/>
            <w:i w:val="0"/>
            <w:iCs w:val="0"/>
            <w:noProof/>
            <w:sz w:val="22"/>
            <w:szCs w:val="22"/>
            <w:lang w:val="sv-SE" w:eastAsia="sv-SE"/>
          </w:rPr>
          <w:tab/>
        </w:r>
        <w:r w:rsidRPr="002F3602" w:rsidDel="002F3602">
          <w:rPr>
            <w:noProof/>
            <w:rPrChange w:id="584" w:author="Maureen Barry" w:date="2025-05-07T09:20:00Z">
              <w:rPr>
                <w:rStyle w:val="Hyperlink"/>
                <w:noProof/>
              </w:rPr>
            </w:rPrChange>
          </w:rPr>
          <w:delText>O.TOE_ACCESS</w:delText>
        </w:r>
        <w:r w:rsidDel="002F3602">
          <w:rPr>
            <w:noProof/>
          </w:rPr>
          <w:tab/>
        </w:r>
        <w:r w:rsidR="00736483" w:rsidDel="002F3602">
          <w:rPr>
            <w:noProof/>
          </w:rPr>
          <w:delText>19</w:delText>
        </w:r>
      </w:del>
    </w:p>
    <w:p w14:paraId="04C075D4" w14:textId="7AA589B2" w:rsidR="00743B95" w:rsidDel="002F3602" w:rsidRDefault="00890E0E">
      <w:pPr>
        <w:pStyle w:val="TOC2"/>
        <w:tabs>
          <w:tab w:val="left" w:pos="720"/>
          <w:tab w:val="right" w:leader="dot" w:pos="9019"/>
        </w:tabs>
        <w:rPr>
          <w:del w:id="585" w:author="Maureen Barry" w:date="2025-05-07T09:20:00Z"/>
          <w:rFonts w:eastAsiaTheme="minorEastAsia" w:cstheme="minorBidi"/>
          <w:smallCaps w:val="0"/>
          <w:noProof/>
          <w:sz w:val="22"/>
          <w:szCs w:val="22"/>
          <w:lang w:val="sv-SE" w:eastAsia="sv-SE"/>
        </w:rPr>
      </w:pPr>
      <w:del w:id="586" w:author="Maureen Barry" w:date="2025-05-07T09:20:00Z">
        <w:r w:rsidRPr="002F3602" w:rsidDel="002F3602">
          <w:rPr>
            <w:noProof/>
            <w:lang w:val="en-US"/>
            <w:rPrChange w:id="587" w:author="Maureen Barry" w:date="2025-05-07T09:20:00Z">
              <w:rPr>
                <w:rStyle w:val="Hyperlink"/>
                <w:noProof/>
                <w:lang w:val="en-US"/>
              </w:rPr>
            </w:rPrChange>
          </w:rPr>
          <w:delText>5.2</w:delText>
        </w:r>
        <w:r w:rsidDel="002F3602">
          <w:rPr>
            <w:rFonts w:eastAsiaTheme="minorEastAsia" w:cstheme="minorBidi"/>
            <w:smallCaps w:val="0"/>
            <w:noProof/>
            <w:sz w:val="22"/>
            <w:szCs w:val="22"/>
            <w:lang w:val="sv-SE" w:eastAsia="sv-SE"/>
          </w:rPr>
          <w:tab/>
        </w:r>
        <w:r w:rsidRPr="002F3602" w:rsidDel="002F3602">
          <w:rPr>
            <w:noProof/>
            <w:lang w:val="en-US"/>
            <w:rPrChange w:id="588" w:author="Maureen Barry" w:date="2025-05-07T09:20:00Z">
              <w:rPr>
                <w:rStyle w:val="Hyperlink"/>
                <w:noProof/>
                <w:lang w:val="en-US"/>
              </w:rPr>
            </w:rPrChange>
          </w:rPr>
          <w:delText>Security Objectives for the Operational Environment</w:delText>
        </w:r>
        <w:r w:rsidDel="002F3602">
          <w:rPr>
            <w:noProof/>
          </w:rPr>
          <w:tab/>
        </w:r>
        <w:r w:rsidR="00736483" w:rsidDel="002F3602">
          <w:rPr>
            <w:noProof/>
          </w:rPr>
          <w:delText>20</w:delText>
        </w:r>
      </w:del>
    </w:p>
    <w:p w14:paraId="6675088D" w14:textId="3310F092" w:rsidR="00743B95" w:rsidDel="002F3602" w:rsidRDefault="00890E0E">
      <w:pPr>
        <w:pStyle w:val="TOC3"/>
        <w:tabs>
          <w:tab w:val="left" w:pos="1200"/>
          <w:tab w:val="right" w:leader="dot" w:pos="9019"/>
        </w:tabs>
        <w:rPr>
          <w:del w:id="589" w:author="Maureen Barry" w:date="2025-05-07T09:20:00Z"/>
          <w:rFonts w:eastAsiaTheme="minorEastAsia" w:cstheme="minorBidi"/>
          <w:i w:val="0"/>
          <w:iCs w:val="0"/>
          <w:noProof/>
          <w:sz w:val="22"/>
          <w:szCs w:val="22"/>
          <w:lang w:val="sv-SE" w:eastAsia="sv-SE"/>
        </w:rPr>
      </w:pPr>
      <w:del w:id="590" w:author="Maureen Barry" w:date="2025-05-07T09:20:00Z">
        <w:r w:rsidRPr="002F3602" w:rsidDel="002F3602">
          <w:rPr>
            <w:noProof/>
            <w:lang w:val="en-US"/>
            <w:rPrChange w:id="591" w:author="Maureen Barry" w:date="2025-05-07T09:20:00Z">
              <w:rPr>
                <w:rStyle w:val="Hyperlink"/>
                <w:noProof/>
                <w:lang w:val="en-US"/>
              </w:rPr>
            </w:rPrChange>
          </w:rPr>
          <w:delText>5.2.1</w:delText>
        </w:r>
        <w:r w:rsidDel="002F3602">
          <w:rPr>
            <w:rFonts w:eastAsiaTheme="minorEastAsia" w:cstheme="minorBidi"/>
            <w:i w:val="0"/>
            <w:iCs w:val="0"/>
            <w:noProof/>
            <w:sz w:val="22"/>
            <w:szCs w:val="22"/>
            <w:lang w:val="sv-SE" w:eastAsia="sv-SE"/>
          </w:rPr>
          <w:tab/>
        </w:r>
        <w:r w:rsidRPr="002F3602" w:rsidDel="002F3602">
          <w:rPr>
            <w:noProof/>
            <w:lang w:val="en-US"/>
            <w:rPrChange w:id="592" w:author="Maureen Barry" w:date="2025-05-07T09:20:00Z">
              <w:rPr>
                <w:rStyle w:val="Hyperlink"/>
                <w:noProof/>
                <w:lang w:val="en-US"/>
              </w:rPr>
            </w:rPrChange>
          </w:rPr>
          <w:delText>OE.ADMIN</w:delText>
        </w:r>
        <w:r w:rsidDel="002F3602">
          <w:rPr>
            <w:noProof/>
          </w:rPr>
          <w:tab/>
        </w:r>
        <w:r w:rsidR="00736483" w:rsidDel="002F3602">
          <w:rPr>
            <w:noProof/>
          </w:rPr>
          <w:delText>20</w:delText>
        </w:r>
      </w:del>
    </w:p>
    <w:p w14:paraId="32D5EE74" w14:textId="4303A968" w:rsidR="00743B95" w:rsidDel="002F3602" w:rsidRDefault="00890E0E">
      <w:pPr>
        <w:pStyle w:val="TOC3"/>
        <w:tabs>
          <w:tab w:val="left" w:pos="1200"/>
          <w:tab w:val="right" w:leader="dot" w:pos="9019"/>
        </w:tabs>
        <w:rPr>
          <w:del w:id="593" w:author="Maureen Barry" w:date="2025-05-07T09:20:00Z"/>
          <w:rFonts w:eastAsiaTheme="minorEastAsia" w:cstheme="minorBidi"/>
          <w:i w:val="0"/>
          <w:iCs w:val="0"/>
          <w:noProof/>
          <w:sz w:val="22"/>
          <w:szCs w:val="22"/>
          <w:lang w:val="sv-SE" w:eastAsia="sv-SE"/>
        </w:rPr>
      </w:pPr>
      <w:del w:id="594" w:author="Maureen Barry" w:date="2025-05-07T09:20:00Z">
        <w:r w:rsidRPr="002F3602" w:rsidDel="002F3602">
          <w:rPr>
            <w:noProof/>
            <w:lang w:val="en-US"/>
            <w:rPrChange w:id="595" w:author="Maureen Barry" w:date="2025-05-07T09:20:00Z">
              <w:rPr>
                <w:rStyle w:val="Hyperlink"/>
                <w:noProof/>
                <w:lang w:val="en-US"/>
              </w:rPr>
            </w:rPrChange>
          </w:rPr>
          <w:delText>5.2.2</w:delText>
        </w:r>
        <w:r w:rsidDel="002F3602">
          <w:rPr>
            <w:rFonts w:eastAsiaTheme="minorEastAsia" w:cstheme="minorBidi"/>
            <w:i w:val="0"/>
            <w:iCs w:val="0"/>
            <w:noProof/>
            <w:sz w:val="22"/>
            <w:szCs w:val="22"/>
            <w:lang w:val="sv-SE" w:eastAsia="sv-SE"/>
          </w:rPr>
          <w:tab/>
        </w:r>
        <w:r w:rsidRPr="002F3602" w:rsidDel="002F3602">
          <w:rPr>
            <w:noProof/>
            <w:lang w:val="en-US"/>
            <w:rPrChange w:id="596" w:author="Maureen Barry" w:date="2025-05-07T09:20:00Z">
              <w:rPr>
                <w:rStyle w:val="Hyperlink"/>
                <w:noProof/>
                <w:lang w:val="en-US"/>
              </w:rPr>
            </w:rPrChange>
          </w:rPr>
          <w:delText>OE.INFO_PROTECT</w:delText>
        </w:r>
        <w:r w:rsidDel="002F3602">
          <w:rPr>
            <w:noProof/>
          </w:rPr>
          <w:tab/>
        </w:r>
        <w:r w:rsidR="00736483" w:rsidDel="002F3602">
          <w:rPr>
            <w:noProof/>
          </w:rPr>
          <w:delText>20</w:delText>
        </w:r>
      </w:del>
    </w:p>
    <w:p w14:paraId="54299AD3" w14:textId="03C37418" w:rsidR="00743B95" w:rsidDel="002F3602" w:rsidRDefault="00890E0E">
      <w:pPr>
        <w:pStyle w:val="TOC3"/>
        <w:tabs>
          <w:tab w:val="left" w:pos="1200"/>
          <w:tab w:val="right" w:leader="dot" w:pos="9019"/>
        </w:tabs>
        <w:rPr>
          <w:del w:id="597" w:author="Maureen Barry" w:date="2025-05-07T09:20:00Z"/>
          <w:rFonts w:eastAsiaTheme="minorEastAsia" w:cstheme="minorBidi"/>
          <w:i w:val="0"/>
          <w:iCs w:val="0"/>
          <w:noProof/>
          <w:sz w:val="22"/>
          <w:szCs w:val="22"/>
          <w:lang w:val="sv-SE" w:eastAsia="sv-SE"/>
        </w:rPr>
      </w:pPr>
      <w:del w:id="598" w:author="Maureen Barry" w:date="2025-05-07T09:20:00Z">
        <w:r w:rsidRPr="002F3602" w:rsidDel="002F3602">
          <w:rPr>
            <w:noProof/>
            <w:lang w:val="en-US"/>
            <w:rPrChange w:id="599" w:author="Maureen Barry" w:date="2025-05-07T09:20:00Z">
              <w:rPr>
                <w:rStyle w:val="Hyperlink"/>
                <w:noProof/>
                <w:lang w:val="en-US"/>
              </w:rPr>
            </w:rPrChange>
          </w:rPr>
          <w:delText>5.2.3</w:delText>
        </w:r>
        <w:r w:rsidDel="002F3602">
          <w:rPr>
            <w:rFonts w:eastAsiaTheme="minorEastAsia" w:cstheme="minorBidi"/>
            <w:i w:val="0"/>
            <w:iCs w:val="0"/>
            <w:noProof/>
            <w:sz w:val="22"/>
            <w:szCs w:val="22"/>
            <w:lang w:val="sv-SE" w:eastAsia="sv-SE"/>
          </w:rPr>
          <w:tab/>
        </w:r>
        <w:r w:rsidRPr="002F3602" w:rsidDel="002F3602">
          <w:rPr>
            <w:noProof/>
            <w:lang w:val="en-US"/>
            <w:rPrChange w:id="600" w:author="Maureen Barry" w:date="2025-05-07T09:20:00Z">
              <w:rPr>
                <w:rStyle w:val="Hyperlink"/>
                <w:noProof/>
                <w:lang w:val="en-US"/>
              </w:rPr>
            </w:rPrChange>
          </w:rPr>
          <w:delText>OE.NO_GENERAL_ PURPOSE</w:delText>
        </w:r>
        <w:r w:rsidDel="002F3602">
          <w:rPr>
            <w:noProof/>
          </w:rPr>
          <w:tab/>
        </w:r>
        <w:r w:rsidR="00736483" w:rsidDel="002F3602">
          <w:rPr>
            <w:noProof/>
          </w:rPr>
          <w:delText>20</w:delText>
        </w:r>
      </w:del>
    </w:p>
    <w:p w14:paraId="5B2583D1" w14:textId="149CE61A" w:rsidR="00743B95" w:rsidDel="002F3602" w:rsidRDefault="00890E0E">
      <w:pPr>
        <w:pStyle w:val="TOC3"/>
        <w:tabs>
          <w:tab w:val="left" w:pos="1200"/>
          <w:tab w:val="right" w:leader="dot" w:pos="9019"/>
        </w:tabs>
        <w:rPr>
          <w:del w:id="601" w:author="Maureen Barry" w:date="2025-05-07T09:20:00Z"/>
          <w:rFonts w:eastAsiaTheme="minorEastAsia" w:cstheme="minorBidi"/>
          <w:i w:val="0"/>
          <w:iCs w:val="0"/>
          <w:noProof/>
          <w:sz w:val="22"/>
          <w:szCs w:val="22"/>
          <w:lang w:val="sv-SE" w:eastAsia="sv-SE"/>
        </w:rPr>
      </w:pPr>
      <w:del w:id="602" w:author="Maureen Barry" w:date="2025-05-07T09:20:00Z">
        <w:r w:rsidRPr="002F3602" w:rsidDel="002F3602">
          <w:rPr>
            <w:noProof/>
            <w:lang w:val="en-US"/>
            <w:rPrChange w:id="603" w:author="Maureen Barry" w:date="2025-05-07T09:20:00Z">
              <w:rPr>
                <w:rStyle w:val="Hyperlink"/>
                <w:noProof/>
                <w:lang w:val="en-US"/>
              </w:rPr>
            </w:rPrChange>
          </w:rPr>
          <w:delText>5.2.4</w:delText>
        </w:r>
        <w:r w:rsidDel="002F3602">
          <w:rPr>
            <w:rFonts w:eastAsiaTheme="minorEastAsia" w:cstheme="minorBidi"/>
            <w:i w:val="0"/>
            <w:iCs w:val="0"/>
            <w:noProof/>
            <w:sz w:val="22"/>
            <w:szCs w:val="22"/>
            <w:lang w:val="sv-SE" w:eastAsia="sv-SE"/>
          </w:rPr>
          <w:tab/>
        </w:r>
        <w:r w:rsidRPr="002F3602" w:rsidDel="002F3602">
          <w:rPr>
            <w:noProof/>
            <w:lang w:val="en-US"/>
            <w:rPrChange w:id="604" w:author="Maureen Barry" w:date="2025-05-07T09:20:00Z">
              <w:rPr>
                <w:rStyle w:val="Hyperlink"/>
                <w:noProof/>
                <w:lang w:val="en-US"/>
              </w:rPr>
            </w:rPrChange>
          </w:rPr>
          <w:delText>OE.PHYSICAL</w:delText>
        </w:r>
        <w:r w:rsidDel="002F3602">
          <w:rPr>
            <w:noProof/>
          </w:rPr>
          <w:tab/>
        </w:r>
        <w:r w:rsidR="00736483" w:rsidDel="002F3602">
          <w:rPr>
            <w:noProof/>
          </w:rPr>
          <w:delText>20</w:delText>
        </w:r>
      </w:del>
    </w:p>
    <w:p w14:paraId="493EC9BC" w14:textId="196AA376" w:rsidR="00743B95" w:rsidDel="002F3602" w:rsidRDefault="00890E0E">
      <w:pPr>
        <w:pStyle w:val="TOC2"/>
        <w:tabs>
          <w:tab w:val="left" w:pos="720"/>
          <w:tab w:val="right" w:leader="dot" w:pos="9019"/>
        </w:tabs>
        <w:rPr>
          <w:del w:id="605" w:author="Maureen Barry" w:date="2025-05-07T09:20:00Z"/>
          <w:rFonts w:eastAsiaTheme="minorEastAsia" w:cstheme="minorBidi"/>
          <w:smallCaps w:val="0"/>
          <w:noProof/>
          <w:sz w:val="22"/>
          <w:szCs w:val="22"/>
          <w:lang w:val="sv-SE" w:eastAsia="sv-SE"/>
        </w:rPr>
      </w:pPr>
      <w:del w:id="606" w:author="Maureen Barry" w:date="2025-05-07T09:20:00Z">
        <w:r w:rsidRPr="002F3602" w:rsidDel="002F3602">
          <w:rPr>
            <w:noProof/>
            <w:lang w:val="en-US"/>
            <w:rPrChange w:id="607" w:author="Maureen Barry" w:date="2025-05-07T09:20:00Z">
              <w:rPr>
                <w:rStyle w:val="Hyperlink"/>
                <w:noProof/>
                <w:lang w:val="en-US"/>
              </w:rPr>
            </w:rPrChange>
          </w:rPr>
          <w:delText>5.3</w:delText>
        </w:r>
        <w:r w:rsidDel="002F3602">
          <w:rPr>
            <w:rFonts w:eastAsiaTheme="minorEastAsia" w:cstheme="minorBidi"/>
            <w:smallCaps w:val="0"/>
            <w:noProof/>
            <w:sz w:val="22"/>
            <w:szCs w:val="22"/>
            <w:lang w:val="sv-SE" w:eastAsia="sv-SE"/>
          </w:rPr>
          <w:tab/>
        </w:r>
        <w:r w:rsidRPr="002F3602" w:rsidDel="002F3602">
          <w:rPr>
            <w:noProof/>
            <w:lang w:val="en-US"/>
            <w:rPrChange w:id="608" w:author="Maureen Barry" w:date="2025-05-07T09:20:00Z">
              <w:rPr>
                <w:rStyle w:val="Hyperlink"/>
                <w:noProof/>
                <w:lang w:val="en-US"/>
              </w:rPr>
            </w:rPrChange>
          </w:rPr>
          <w:delText>Security Objectives for the Operational IT Environment</w:delText>
        </w:r>
        <w:r w:rsidDel="002F3602">
          <w:rPr>
            <w:noProof/>
          </w:rPr>
          <w:tab/>
        </w:r>
        <w:r w:rsidR="00736483" w:rsidDel="002F3602">
          <w:rPr>
            <w:noProof/>
          </w:rPr>
          <w:delText>20</w:delText>
        </w:r>
      </w:del>
    </w:p>
    <w:p w14:paraId="08CDFEDA" w14:textId="7800B131" w:rsidR="00743B95" w:rsidDel="002F3602" w:rsidRDefault="00890E0E">
      <w:pPr>
        <w:pStyle w:val="TOC3"/>
        <w:tabs>
          <w:tab w:val="left" w:pos="1200"/>
          <w:tab w:val="right" w:leader="dot" w:pos="9019"/>
        </w:tabs>
        <w:rPr>
          <w:del w:id="609" w:author="Maureen Barry" w:date="2025-05-07T09:20:00Z"/>
          <w:rFonts w:eastAsiaTheme="minorEastAsia" w:cstheme="minorBidi"/>
          <w:i w:val="0"/>
          <w:iCs w:val="0"/>
          <w:noProof/>
          <w:sz w:val="22"/>
          <w:szCs w:val="22"/>
          <w:lang w:val="sv-SE" w:eastAsia="sv-SE"/>
        </w:rPr>
      </w:pPr>
      <w:del w:id="610" w:author="Maureen Barry" w:date="2025-05-07T09:20:00Z">
        <w:r w:rsidRPr="002F3602" w:rsidDel="002F3602">
          <w:rPr>
            <w:noProof/>
            <w:lang w:val="en-US"/>
            <w:rPrChange w:id="611" w:author="Maureen Barry" w:date="2025-05-07T09:20:00Z">
              <w:rPr>
                <w:rStyle w:val="Hyperlink"/>
                <w:noProof/>
                <w:lang w:val="en-US"/>
              </w:rPr>
            </w:rPrChange>
          </w:rPr>
          <w:delText>5.3.1</w:delText>
        </w:r>
        <w:r w:rsidDel="002F3602">
          <w:rPr>
            <w:rFonts w:eastAsiaTheme="minorEastAsia" w:cstheme="minorBidi"/>
            <w:i w:val="0"/>
            <w:iCs w:val="0"/>
            <w:noProof/>
            <w:sz w:val="22"/>
            <w:szCs w:val="22"/>
            <w:lang w:val="sv-SE" w:eastAsia="sv-SE"/>
          </w:rPr>
          <w:tab/>
        </w:r>
        <w:r w:rsidRPr="002F3602" w:rsidDel="002F3602">
          <w:rPr>
            <w:noProof/>
            <w:lang w:val="en-US"/>
            <w:rPrChange w:id="612" w:author="Maureen Barry" w:date="2025-05-07T09:20:00Z">
              <w:rPr>
                <w:rStyle w:val="Hyperlink"/>
                <w:noProof/>
                <w:lang w:val="en-US"/>
              </w:rPr>
            </w:rPrChange>
          </w:rPr>
          <w:delText>OE.IT_I&amp;A</w:delText>
        </w:r>
        <w:r w:rsidDel="002F3602">
          <w:rPr>
            <w:noProof/>
          </w:rPr>
          <w:tab/>
        </w:r>
        <w:r w:rsidR="00736483" w:rsidDel="002F3602">
          <w:rPr>
            <w:noProof/>
          </w:rPr>
          <w:delText>20</w:delText>
        </w:r>
      </w:del>
    </w:p>
    <w:p w14:paraId="61B6A498" w14:textId="589CEB74" w:rsidR="00743B95" w:rsidDel="002F3602" w:rsidRDefault="00890E0E">
      <w:pPr>
        <w:pStyle w:val="TOC3"/>
        <w:tabs>
          <w:tab w:val="left" w:pos="1200"/>
          <w:tab w:val="right" w:leader="dot" w:pos="9019"/>
        </w:tabs>
        <w:rPr>
          <w:del w:id="613" w:author="Maureen Barry" w:date="2025-05-07T09:20:00Z"/>
          <w:rFonts w:eastAsiaTheme="minorEastAsia" w:cstheme="minorBidi"/>
          <w:i w:val="0"/>
          <w:iCs w:val="0"/>
          <w:noProof/>
          <w:sz w:val="22"/>
          <w:szCs w:val="22"/>
          <w:lang w:val="sv-SE" w:eastAsia="sv-SE"/>
        </w:rPr>
      </w:pPr>
      <w:del w:id="614" w:author="Maureen Barry" w:date="2025-05-07T09:20:00Z">
        <w:r w:rsidRPr="002F3602" w:rsidDel="002F3602">
          <w:rPr>
            <w:noProof/>
            <w:lang w:val="en-US"/>
            <w:rPrChange w:id="615" w:author="Maureen Barry" w:date="2025-05-07T09:20:00Z">
              <w:rPr>
                <w:rStyle w:val="Hyperlink"/>
                <w:noProof/>
                <w:lang w:val="en-US"/>
              </w:rPr>
            </w:rPrChange>
          </w:rPr>
          <w:delText>5.3.2</w:delText>
        </w:r>
        <w:r w:rsidDel="002F3602">
          <w:rPr>
            <w:rFonts w:eastAsiaTheme="minorEastAsia" w:cstheme="minorBidi"/>
            <w:i w:val="0"/>
            <w:iCs w:val="0"/>
            <w:noProof/>
            <w:sz w:val="22"/>
            <w:szCs w:val="22"/>
            <w:lang w:val="sv-SE" w:eastAsia="sv-SE"/>
          </w:rPr>
          <w:tab/>
        </w:r>
        <w:r w:rsidRPr="002F3602" w:rsidDel="002F3602">
          <w:rPr>
            <w:noProof/>
            <w:lang w:val="en-US"/>
            <w:rPrChange w:id="616" w:author="Maureen Barry" w:date="2025-05-07T09:20:00Z">
              <w:rPr>
                <w:rStyle w:val="Hyperlink"/>
                <w:noProof/>
                <w:lang w:val="en-US"/>
              </w:rPr>
            </w:rPrChange>
          </w:rPr>
          <w:delText>OE.IT_TRUSTED_SYSTEM</w:delText>
        </w:r>
        <w:r w:rsidDel="002F3602">
          <w:rPr>
            <w:noProof/>
          </w:rPr>
          <w:tab/>
        </w:r>
        <w:r w:rsidR="00736483" w:rsidDel="002F3602">
          <w:rPr>
            <w:noProof/>
          </w:rPr>
          <w:delText>20</w:delText>
        </w:r>
      </w:del>
    </w:p>
    <w:p w14:paraId="36D54C49" w14:textId="75DC99A4" w:rsidR="00743B95" w:rsidDel="002F3602" w:rsidRDefault="00890E0E">
      <w:pPr>
        <w:pStyle w:val="TOC1"/>
        <w:tabs>
          <w:tab w:val="left" w:pos="480"/>
          <w:tab w:val="right" w:leader="dot" w:pos="9019"/>
        </w:tabs>
        <w:rPr>
          <w:del w:id="617" w:author="Maureen Barry" w:date="2025-05-07T09:20:00Z"/>
          <w:rFonts w:eastAsiaTheme="minorEastAsia" w:cstheme="minorBidi"/>
          <w:b w:val="0"/>
          <w:bCs w:val="0"/>
          <w:caps w:val="0"/>
          <w:noProof/>
          <w:sz w:val="22"/>
          <w:szCs w:val="22"/>
          <w:lang w:val="sv-SE" w:eastAsia="sv-SE"/>
        </w:rPr>
      </w:pPr>
      <w:del w:id="618" w:author="Maureen Barry" w:date="2025-05-07T09:20:00Z">
        <w:r w:rsidRPr="002F3602" w:rsidDel="002F3602">
          <w:rPr>
            <w:noProof/>
            <w:lang w:val="en-US"/>
            <w:rPrChange w:id="619" w:author="Maureen Barry" w:date="2025-05-07T09:20:00Z">
              <w:rPr>
                <w:rStyle w:val="Hyperlink"/>
                <w:noProof/>
                <w:lang w:val="en-US"/>
              </w:rPr>
            </w:rPrChange>
          </w:rPr>
          <w:delText>6.</w:delText>
        </w:r>
        <w:r w:rsidDel="002F3602">
          <w:rPr>
            <w:rFonts w:eastAsiaTheme="minorEastAsia" w:cstheme="minorBidi"/>
            <w:b w:val="0"/>
            <w:bCs w:val="0"/>
            <w:caps w:val="0"/>
            <w:noProof/>
            <w:sz w:val="22"/>
            <w:szCs w:val="22"/>
            <w:lang w:val="sv-SE" w:eastAsia="sv-SE"/>
          </w:rPr>
          <w:tab/>
        </w:r>
        <w:r w:rsidRPr="002F3602" w:rsidDel="002F3602">
          <w:rPr>
            <w:noProof/>
            <w:lang w:val="en-US"/>
            <w:rPrChange w:id="620" w:author="Maureen Barry" w:date="2025-05-07T09:20:00Z">
              <w:rPr>
                <w:rStyle w:val="Hyperlink"/>
                <w:noProof/>
                <w:lang w:val="en-US"/>
              </w:rPr>
            </w:rPrChange>
          </w:rPr>
          <w:delText>Security Functional Requirements</w:delText>
        </w:r>
        <w:r w:rsidDel="002F3602">
          <w:rPr>
            <w:noProof/>
          </w:rPr>
          <w:tab/>
        </w:r>
        <w:r w:rsidR="00736483" w:rsidDel="002F3602">
          <w:rPr>
            <w:noProof/>
          </w:rPr>
          <w:delText>22</w:delText>
        </w:r>
      </w:del>
    </w:p>
    <w:p w14:paraId="2FDC6A08" w14:textId="2FB118C3" w:rsidR="00743B95" w:rsidDel="002F3602" w:rsidRDefault="00890E0E">
      <w:pPr>
        <w:pStyle w:val="TOC2"/>
        <w:tabs>
          <w:tab w:val="left" w:pos="720"/>
          <w:tab w:val="right" w:leader="dot" w:pos="9019"/>
        </w:tabs>
        <w:rPr>
          <w:del w:id="621" w:author="Maureen Barry" w:date="2025-05-07T09:20:00Z"/>
          <w:rFonts w:eastAsiaTheme="minorEastAsia" w:cstheme="minorBidi"/>
          <w:smallCaps w:val="0"/>
          <w:noProof/>
          <w:sz w:val="22"/>
          <w:szCs w:val="22"/>
          <w:lang w:val="sv-SE" w:eastAsia="sv-SE"/>
        </w:rPr>
      </w:pPr>
      <w:del w:id="622" w:author="Maureen Barry" w:date="2025-05-07T09:20:00Z">
        <w:r w:rsidRPr="002F3602" w:rsidDel="002F3602">
          <w:rPr>
            <w:noProof/>
            <w:rPrChange w:id="623" w:author="Maureen Barry" w:date="2025-05-07T09:20:00Z">
              <w:rPr>
                <w:rStyle w:val="Hyperlink"/>
                <w:noProof/>
              </w:rPr>
            </w:rPrChange>
          </w:rPr>
          <w:delText>6.1</w:delText>
        </w:r>
        <w:r w:rsidDel="002F3602">
          <w:rPr>
            <w:rFonts w:eastAsiaTheme="minorEastAsia" w:cstheme="minorBidi"/>
            <w:smallCaps w:val="0"/>
            <w:noProof/>
            <w:sz w:val="22"/>
            <w:szCs w:val="22"/>
            <w:lang w:val="sv-SE" w:eastAsia="sv-SE"/>
          </w:rPr>
          <w:tab/>
        </w:r>
        <w:r w:rsidRPr="002F3602" w:rsidDel="002F3602">
          <w:rPr>
            <w:noProof/>
            <w:rPrChange w:id="624" w:author="Maureen Barry" w:date="2025-05-07T09:20:00Z">
              <w:rPr>
                <w:rStyle w:val="Hyperlink"/>
                <w:noProof/>
              </w:rPr>
            </w:rPrChange>
          </w:rPr>
          <w:delText>Class: Security Audit (FAU)</w:delText>
        </w:r>
        <w:r w:rsidDel="002F3602">
          <w:rPr>
            <w:noProof/>
          </w:rPr>
          <w:tab/>
        </w:r>
        <w:r w:rsidR="00736483" w:rsidDel="002F3602">
          <w:rPr>
            <w:noProof/>
          </w:rPr>
          <w:delText>22</w:delText>
        </w:r>
      </w:del>
    </w:p>
    <w:p w14:paraId="35DC82C2" w14:textId="72D8E956" w:rsidR="00743B95" w:rsidDel="002F3602" w:rsidRDefault="00890E0E">
      <w:pPr>
        <w:pStyle w:val="TOC3"/>
        <w:tabs>
          <w:tab w:val="left" w:pos="1200"/>
          <w:tab w:val="right" w:leader="dot" w:pos="9019"/>
        </w:tabs>
        <w:rPr>
          <w:del w:id="625" w:author="Maureen Barry" w:date="2025-05-07T09:20:00Z"/>
          <w:rFonts w:eastAsiaTheme="minorEastAsia" w:cstheme="minorBidi"/>
          <w:i w:val="0"/>
          <w:iCs w:val="0"/>
          <w:noProof/>
          <w:sz w:val="22"/>
          <w:szCs w:val="22"/>
          <w:lang w:val="sv-SE" w:eastAsia="sv-SE"/>
        </w:rPr>
      </w:pPr>
      <w:del w:id="626" w:author="Maureen Barry" w:date="2025-05-07T09:20:00Z">
        <w:r w:rsidRPr="002F3602" w:rsidDel="002F3602">
          <w:rPr>
            <w:noProof/>
            <w:rPrChange w:id="627" w:author="Maureen Barry" w:date="2025-05-07T09:20:00Z">
              <w:rPr>
                <w:rStyle w:val="Hyperlink"/>
                <w:noProof/>
              </w:rPr>
            </w:rPrChange>
          </w:rPr>
          <w:delText>6.1.1</w:delText>
        </w:r>
        <w:r w:rsidDel="002F3602">
          <w:rPr>
            <w:rFonts w:eastAsiaTheme="minorEastAsia" w:cstheme="minorBidi"/>
            <w:i w:val="0"/>
            <w:iCs w:val="0"/>
            <w:noProof/>
            <w:sz w:val="22"/>
            <w:szCs w:val="22"/>
            <w:lang w:val="sv-SE" w:eastAsia="sv-SE"/>
          </w:rPr>
          <w:tab/>
        </w:r>
        <w:r w:rsidRPr="002F3602" w:rsidDel="002F3602">
          <w:rPr>
            <w:noProof/>
            <w:rPrChange w:id="628" w:author="Maureen Barry" w:date="2025-05-07T09:20:00Z">
              <w:rPr>
                <w:rStyle w:val="Hyperlink"/>
                <w:noProof/>
              </w:rPr>
            </w:rPrChange>
          </w:rPr>
          <w:delText>Audit Data Generation (FAU_GEN)</w:delText>
        </w:r>
        <w:r w:rsidDel="002F3602">
          <w:rPr>
            <w:noProof/>
          </w:rPr>
          <w:tab/>
        </w:r>
        <w:r w:rsidR="00736483" w:rsidDel="002F3602">
          <w:rPr>
            <w:noProof/>
          </w:rPr>
          <w:delText>22</w:delText>
        </w:r>
      </w:del>
    </w:p>
    <w:p w14:paraId="67911BC0" w14:textId="75FE4D6D" w:rsidR="00743B95" w:rsidDel="002F3602" w:rsidRDefault="00890E0E">
      <w:pPr>
        <w:pStyle w:val="TOC4"/>
        <w:tabs>
          <w:tab w:val="right" w:leader="dot" w:pos="9019"/>
        </w:tabs>
        <w:rPr>
          <w:del w:id="629" w:author="Maureen Barry" w:date="2025-05-07T09:20:00Z"/>
          <w:rFonts w:eastAsiaTheme="minorEastAsia" w:cstheme="minorBidi"/>
          <w:noProof/>
          <w:sz w:val="22"/>
          <w:szCs w:val="22"/>
          <w:lang w:val="sv-SE" w:eastAsia="sv-SE"/>
        </w:rPr>
      </w:pPr>
      <w:del w:id="630" w:author="Maureen Barry" w:date="2025-05-07T09:20:00Z">
        <w:r w:rsidRPr="002F3602" w:rsidDel="002F3602">
          <w:rPr>
            <w:noProof/>
            <w:lang w:val="en-US"/>
            <w:rPrChange w:id="631" w:author="Maureen Barry" w:date="2025-05-07T09:20:00Z">
              <w:rPr>
                <w:rStyle w:val="Hyperlink"/>
                <w:noProof/>
                <w:lang w:val="en-US"/>
              </w:rPr>
            </w:rPrChange>
          </w:rPr>
          <w:delText>FAU_GEN.1.1</w:delText>
        </w:r>
        <w:r w:rsidDel="002F3602">
          <w:rPr>
            <w:noProof/>
          </w:rPr>
          <w:tab/>
        </w:r>
        <w:r w:rsidR="00736483" w:rsidDel="002F3602">
          <w:rPr>
            <w:noProof/>
          </w:rPr>
          <w:delText>22</w:delText>
        </w:r>
      </w:del>
    </w:p>
    <w:p w14:paraId="44E27555" w14:textId="2EDDAFED" w:rsidR="00743B95" w:rsidDel="002F3602" w:rsidRDefault="00890E0E">
      <w:pPr>
        <w:pStyle w:val="TOC3"/>
        <w:tabs>
          <w:tab w:val="left" w:pos="1200"/>
          <w:tab w:val="right" w:leader="dot" w:pos="9019"/>
        </w:tabs>
        <w:rPr>
          <w:del w:id="632" w:author="Maureen Barry" w:date="2025-05-07T09:20:00Z"/>
          <w:rFonts w:eastAsiaTheme="minorEastAsia" w:cstheme="minorBidi"/>
          <w:i w:val="0"/>
          <w:iCs w:val="0"/>
          <w:noProof/>
          <w:sz w:val="22"/>
          <w:szCs w:val="22"/>
          <w:lang w:val="sv-SE" w:eastAsia="sv-SE"/>
        </w:rPr>
      </w:pPr>
      <w:del w:id="633" w:author="Maureen Barry" w:date="2025-05-07T09:20:00Z">
        <w:r w:rsidRPr="002F3602" w:rsidDel="002F3602">
          <w:rPr>
            <w:noProof/>
            <w:rPrChange w:id="634" w:author="Maureen Barry" w:date="2025-05-07T09:20:00Z">
              <w:rPr>
                <w:rStyle w:val="Hyperlink"/>
                <w:noProof/>
              </w:rPr>
            </w:rPrChange>
          </w:rPr>
          <w:delText>6.1.2</w:delText>
        </w:r>
        <w:r w:rsidDel="002F3602">
          <w:rPr>
            <w:rFonts w:eastAsiaTheme="minorEastAsia" w:cstheme="minorBidi"/>
            <w:i w:val="0"/>
            <w:iCs w:val="0"/>
            <w:noProof/>
            <w:sz w:val="22"/>
            <w:szCs w:val="22"/>
            <w:lang w:val="sv-SE" w:eastAsia="sv-SE"/>
          </w:rPr>
          <w:tab/>
        </w:r>
        <w:r w:rsidRPr="002F3602" w:rsidDel="002F3602">
          <w:rPr>
            <w:noProof/>
            <w:rPrChange w:id="635" w:author="Maureen Barry" w:date="2025-05-07T09:20:00Z">
              <w:rPr>
                <w:rStyle w:val="Hyperlink"/>
                <w:noProof/>
              </w:rPr>
            </w:rPrChange>
          </w:rPr>
          <w:delText>Security audit event selection (FAU_SEL)</w:delText>
        </w:r>
        <w:r w:rsidDel="002F3602">
          <w:rPr>
            <w:noProof/>
          </w:rPr>
          <w:tab/>
        </w:r>
        <w:r w:rsidR="00736483" w:rsidDel="002F3602">
          <w:rPr>
            <w:noProof/>
          </w:rPr>
          <w:delText>24</w:delText>
        </w:r>
      </w:del>
    </w:p>
    <w:p w14:paraId="3EBC1CE3" w14:textId="1DFD6DCF" w:rsidR="00743B95" w:rsidDel="002F3602" w:rsidRDefault="00890E0E">
      <w:pPr>
        <w:pStyle w:val="TOC2"/>
        <w:tabs>
          <w:tab w:val="left" w:pos="720"/>
          <w:tab w:val="right" w:leader="dot" w:pos="9019"/>
        </w:tabs>
        <w:rPr>
          <w:del w:id="636" w:author="Maureen Barry" w:date="2025-05-07T09:20:00Z"/>
          <w:rFonts w:eastAsiaTheme="minorEastAsia" w:cstheme="minorBidi"/>
          <w:smallCaps w:val="0"/>
          <w:noProof/>
          <w:sz w:val="22"/>
          <w:szCs w:val="22"/>
          <w:lang w:val="sv-SE" w:eastAsia="sv-SE"/>
        </w:rPr>
      </w:pPr>
      <w:del w:id="637" w:author="Maureen Barry" w:date="2025-05-07T09:20:00Z">
        <w:r w:rsidRPr="002F3602" w:rsidDel="002F3602">
          <w:rPr>
            <w:noProof/>
            <w:lang w:val="en-US"/>
            <w:rPrChange w:id="638" w:author="Maureen Barry" w:date="2025-05-07T09:20:00Z">
              <w:rPr>
                <w:rStyle w:val="Hyperlink"/>
                <w:noProof/>
                <w:lang w:val="en-US"/>
              </w:rPr>
            </w:rPrChange>
          </w:rPr>
          <w:delText>6.2</w:delText>
        </w:r>
        <w:r w:rsidDel="002F3602">
          <w:rPr>
            <w:rFonts w:eastAsiaTheme="minorEastAsia" w:cstheme="minorBidi"/>
            <w:smallCaps w:val="0"/>
            <w:noProof/>
            <w:sz w:val="22"/>
            <w:szCs w:val="22"/>
            <w:lang w:val="sv-SE" w:eastAsia="sv-SE"/>
          </w:rPr>
          <w:tab/>
        </w:r>
        <w:r w:rsidRPr="002F3602" w:rsidDel="002F3602">
          <w:rPr>
            <w:noProof/>
            <w:lang w:val="en-US"/>
            <w:rPrChange w:id="639" w:author="Maureen Barry" w:date="2025-05-07T09:20:00Z">
              <w:rPr>
                <w:rStyle w:val="Hyperlink"/>
                <w:noProof/>
                <w:lang w:val="en-US"/>
              </w:rPr>
            </w:rPrChange>
          </w:rPr>
          <w:delText>Class: User Data Protection (FDP)</w:delText>
        </w:r>
        <w:r w:rsidDel="002F3602">
          <w:rPr>
            <w:noProof/>
          </w:rPr>
          <w:tab/>
        </w:r>
        <w:r w:rsidR="00736483" w:rsidDel="002F3602">
          <w:rPr>
            <w:noProof/>
          </w:rPr>
          <w:delText>24</w:delText>
        </w:r>
      </w:del>
    </w:p>
    <w:p w14:paraId="51AD1697" w14:textId="6AEC61F3" w:rsidR="00743B95" w:rsidDel="002F3602" w:rsidRDefault="00890E0E">
      <w:pPr>
        <w:pStyle w:val="TOC3"/>
        <w:tabs>
          <w:tab w:val="left" w:pos="1200"/>
          <w:tab w:val="right" w:leader="dot" w:pos="9019"/>
        </w:tabs>
        <w:rPr>
          <w:del w:id="640" w:author="Maureen Barry" w:date="2025-05-07T09:20:00Z"/>
          <w:rFonts w:eastAsiaTheme="minorEastAsia" w:cstheme="minorBidi"/>
          <w:i w:val="0"/>
          <w:iCs w:val="0"/>
          <w:noProof/>
          <w:sz w:val="22"/>
          <w:szCs w:val="22"/>
          <w:lang w:val="sv-SE" w:eastAsia="sv-SE"/>
        </w:rPr>
      </w:pPr>
      <w:del w:id="641" w:author="Maureen Barry" w:date="2025-05-07T09:20:00Z">
        <w:r w:rsidRPr="002F3602" w:rsidDel="002F3602">
          <w:rPr>
            <w:noProof/>
            <w:rPrChange w:id="642" w:author="Maureen Barry" w:date="2025-05-07T09:20:00Z">
              <w:rPr>
                <w:rStyle w:val="Hyperlink"/>
                <w:noProof/>
              </w:rPr>
            </w:rPrChange>
          </w:rPr>
          <w:delText>6.2.1</w:delText>
        </w:r>
        <w:r w:rsidDel="002F3602">
          <w:rPr>
            <w:rFonts w:eastAsiaTheme="minorEastAsia" w:cstheme="minorBidi"/>
            <w:i w:val="0"/>
            <w:iCs w:val="0"/>
            <w:noProof/>
            <w:sz w:val="22"/>
            <w:szCs w:val="22"/>
            <w:lang w:val="sv-SE" w:eastAsia="sv-SE"/>
          </w:rPr>
          <w:tab/>
        </w:r>
        <w:r w:rsidRPr="002F3602" w:rsidDel="002F3602">
          <w:rPr>
            <w:noProof/>
            <w:rPrChange w:id="643" w:author="Maureen Barry" w:date="2025-05-07T09:20:00Z">
              <w:rPr>
                <w:rStyle w:val="Hyperlink"/>
                <w:noProof/>
              </w:rPr>
            </w:rPrChange>
          </w:rPr>
          <w:delText>Access control policy (FDP_ACC)</w:delText>
        </w:r>
        <w:r w:rsidDel="002F3602">
          <w:rPr>
            <w:noProof/>
          </w:rPr>
          <w:tab/>
        </w:r>
        <w:r w:rsidR="00736483" w:rsidDel="002F3602">
          <w:rPr>
            <w:noProof/>
          </w:rPr>
          <w:delText>24</w:delText>
        </w:r>
      </w:del>
    </w:p>
    <w:p w14:paraId="78488ECC" w14:textId="481EC520" w:rsidR="00743B95" w:rsidDel="002F3602" w:rsidRDefault="00890E0E">
      <w:pPr>
        <w:pStyle w:val="TOC3"/>
        <w:tabs>
          <w:tab w:val="left" w:pos="1200"/>
          <w:tab w:val="right" w:leader="dot" w:pos="9019"/>
        </w:tabs>
        <w:rPr>
          <w:del w:id="644" w:author="Maureen Barry" w:date="2025-05-07T09:20:00Z"/>
          <w:rFonts w:eastAsiaTheme="minorEastAsia" w:cstheme="minorBidi"/>
          <w:i w:val="0"/>
          <w:iCs w:val="0"/>
          <w:noProof/>
          <w:sz w:val="22"/>
          <w:szCs w:val="22"/>
          <w:lang w:val="sv-SE" w:eastAsia="sv-SE"/>
        </w:rPr>
      </w:pPr>
      <w:del w:id="645" w:author="Maureen Barry" w:date="2025-05-07T09:20:00Z">
        <w:r w:rsidRPr="002F3602" w:rsidDel="002F3602">
          <w:rPr>
            <w:noProof/>
            <w:rPrChange w:id="646" w:author="Maureen Barry" w:date="2025-05-07T09:20:00Z">
              <w:rPr>
                <w:rStyle w:val="Hyperlink"/>
                <w:noProof/>
              </w:rPr>
            </w:rPrChange>
          </w:rPr>
          <w:delText>6.2.2</w:delText>
        </w:r>
        <w:r w:rsidDel="002F3602">
          <w:rPr>
            <w:rFonts w:eastAsiaTheme="minorEastAsia" w:cstheme="minorBidi"/>
            <w:i w:val="0"/>
            <w:iCs w:val="0"/>
            <w:noProof/>
            <w:sz w:val="22"/>
            <w:szCs w:val="22"/>
            <w:lang w:val="sv-SE" w:eastAsia="sv-SE"/>
          </w:rPr>
          <w:tab/>
        </w:r>
        <w:r w:rsidRPr="002F3602" w:rsidDel="002F3602">
          <w:rPr>
            <w:noProof/>
            <w:rPrChange w:id="647" w:author="Maureen Barry" w:date="2025-05-07T09:20:00Z">
              <w:rPr>
                <w:rStyle w:val="Hyperlink"/>
                <w:noProof/>
              </w:rPr>
            </w:rPrChange>
          </w:rPr>
          <w:delText>Residual information protection (FDP_RIP)</w:delText>
        </w:r>
        <w:r w:rsidDel="002F3602">
          <w:rPr>
            <w:noProof/>
          </w:rPr>
          <w:tab/>
        </w:r>
        <w:r w:rsidR="00736483" w:rsidDel="002F3602">
          <w:rPr>
            <w:noProof/>
          </w:rPr>
          <w:delText>25</w:delText>
        </w:r>
      </w:del>
    </w:p>
    <w:p w14:paraId="129B1030" w14:textId="1C50D333" w:rsidR="00743B95" w:rsidDel="002F3602" w:rsidRDefault="00890E0E">
      <w:pPr>
        <w:pStyle w:val="TOC2"/>
        <w:tabs>
          <w:tab w:val="left" w:pos="720"/>
          <w:tab w:val="right" w:leader="dot" w:pos="9019"/>
        </w:tabs>
        <w:rPr>
          <w:del w:id="648" w:author="Maureen Barry" w:date="2025-05-07T09:20:00Z"/>
          <w:rFonts w:eastAsiaTheme="minorEastAsia" w:cstheme="minorBidi"/>
          <w:smallCaps w:val="0"/>
          <w:noProof/>
          <w:sz w:val="22"/>
          <w:szCs w:val="22"/>
          <w:lang w:val="sv-SE" w:eastAsia="sv-SE"/>
        </w:rPr>
      </w:pPr>
      <w:del w:id="649" w:author="Maureen Barry" w:date="2025-05-07T09:20:00Z">
        <w:r w:rsidRPr="002F3602" w:rsidDel="002F3602">
          <w:rPr>
            <w:noProof/>
            <w:lang w:val="en-US"/>
            <w:rPrChange w:id="650" w:author="Maureen Barry" w:date="2025-05-07T09:20:00Z">
              <w:rPr>
                <w:rStyle w:val="Hyperlink"/>
                <w:noProof/>
                <w:lang w:val="en-US"/>
              </w:rPr>
            </w:rPrChange>
          </w:rPr>
          <w:delText>6.3</w:delText>
        </w:r>
        <w:r w:rsidDel="002F3602">
          <w:rPr>
            <w:rFonts w:eastAsiaTheme="minorEastAsia" w:cstheme="minorBidi"/>
            <w:smallCaps w:val="0"/>
            <w:noProof/>
            <w:sz w:val="22"/>
            <w:szCs w:val="22"/>
            <w:lang w:val="sv-SE" w:eastAsia="sv-SE"/>
          </w:rPr>
          <w:tab/>
        </w:r>
        <w:r w:rsidRPr="002F3602" w:rsidDel="002F3602">
          <w:rPr>
            <w:noProof/>
            <w:lang w:val="en-US"/>
            <w:rPrChange w:id="651" w:author="Maureen Barry" w:date="2025-05-07T09:20:00Z">
              <w:rPr>
                <w:rStyle w:val="Hyperlink"/>
                <w:noProof/>
                <w:lang w:val="en-US"/>
              </w:rPr>
            </w:rPrChange>
          </w:rPr>
          <w:delText>Class: Identification and authentication (FIA)</w:delText>
        </w:r>
        <w:r w:rsidDel="002F3602">
          <w:rPr>
            <w:noProof/>
          </w:rPr>
          <w:tab/>
        </w:r>
        <w:r w:rsidR="00736483" w:rsidDel="002F3602">
          <w:rPr>
            <w:noProof/>
          </w:rPr>
          <w:delText>25</w:delText>
        </w:r>
      </w:del>
    </w:p>
    <w:p w14:paraId="61C8C073" w14:textId="7C456BDA" w:rsidR="00743B95" w:rsidDel="002F3602" w:rsidRDefault="00890E0E">
      <w:pPr>
        <w:pStyle w:val="TOC3"/>
        <w:tabs>
          <w:tab w:val="left" w:pos="1200"/>
          <w:tab w:val="right" w:leader="dot" w:pos="9019"/>
        </w:tabs>
        <w:rPr>
          <w:del w:id="652" w:author="Maureen Barry" w:date="2025-05-07T09:20:00Z"/>
          <w:rFonts w:eastAsiaTheme="minorEastAsia" w:cstheme="minorBidi"/>
          <w:i w:val="0"/>
          <w:iCs w:val="0"/>
          <w:noProof/>
          <w:sz w:val="22"/>
          <w:szCs w:val="22"/>
          <w:lang w:val="sv-SE" w:eastAsia="sv-SE"/>
        </w:rPr>
      </w:pPr>
      <w:del w:id="653" w:author="Maureen Barry" w:date="2025-05-07T09:20:00Z">
        <w:r w:rsidRPr="002F3602" w:rsidDel="002F3602">
          <w:rPr>
            <w:noProof/>
            <w:rPrChange w:id="654" w:author="Maureen Barry" w:date="2025-05-07T09:20:00Z">
              <w:rPr>
                <w:rStyle w:val="Hyperlink"/>
                <w:noProof/>
              </w:rPr>
            </w:rPrChange>
          </w:rPr>
          <w:delText>6.3.1</w:delText>
        </w:r>
        <w:r w:rsidDel="002F3602">
          <w:rPr>
            <w:rFonts w:eastAsiaTheme="minorEastAsia" w:cstheme="minorBidi"/>
            <w:i w:val="0"/>
            <w:iCs w:val="0"/>
            <w:noProof/>
            <w:sz w:val="22"/>
            <w:szCs w:val="22"/>
            <w:lang w:val="sv-SE" w:eastAsia="sv-SE"/>
          </w:rPr>
          <w:tab/>
        </w:r>
        <w:r w:rsidRPr="002F3602" w:rsidDel="002F3602">
          <w:rPr>
            <w:noProof/>
            <w:rPrChange w:id="655" w:author="Maureen Barry" w:date="2025-05-07T09:20:00Z">
              <w:rPr>
                <w:rStyle w:val="Hyperlink"/>
                <w:noProof/>
              </w:rPr>
            </w:rPrChange>
          </w:rPr>
          <w:delText>User authentication (FIA_UAU)</w:delText>
        </w:r>
        <w:r w:rsidDel="002F3602">
          <w:rPr>
            <w:noProof/>
          </w:rPr>
          <w:tab/>
        </w:r>
        <w:r w:rsidDel="00736483">
          <w:rPr>
            <w:noProof/>
          </w:rPr>
          <w:delText>25</w:delText>
        </w:r>
      </w:del>
    </w:p>
    <w:p w14:paraId="6D8BF2C3" w14:textId="5BAA727D" w:rsidR="00743B95" w:rsidDel="002F3602" w:rsidRDefault="00890E0E">
      <w:pPr>
        <w:pStyle w:val="TOC3"/>
        <w:tabs>
          <w:tab w:val="left" w:pos="1200"/>
          <w:tab w:val="right" w:leader="dot" w:pos="9019"/>
        </w:tabs>
        <w:rPr>
          <w:del w:id="656" w:author="Maureen Barry" w:date="2025-05-07T09:20:00Z"/>
          <w:rFonts w:eastAsiaTheme="minorEastAsia" w:cstheme="minorBidi"/>
          <w:i w:val="0"/>
          <w:iCs w:val="0"/>
          <w:noProof/>
          <w:sz w:val="22"/>
          <w:szCs w:val="22"/>
          <w:lang w:val="sv-SE" w:eastAsia="sv-SE"/>
        </w:rPr>
      </w:pPr>
      <w:del w:id="657" w:author="Maureen Barry" w:date="2025-05-07T09:20:00Z">
        <w:r w:rsidRPr="002F3602" w:rsidDel="002F3602">
          <w:rPr>
            <w:noProof/>
            <w:rPrChange w:id="658" w:author="Maureen Barry" w:date="2025-05-07T09:20:00Z">
              <w:rPr>
                <w:rStyle w:val="Hyperlink"/>
                <w:noProof/>
              </w:rPr>
            </w:rPrChange>
          </w:rPr>
          <w:delText>6.3.2</w:delText>
        </w:r>
        <w:r w:rsidDel="002F3602">
          <w:rPr>
            <w:rFonts w:eastAsiaTheme="minorEastAsia" w:cstheme="minorBidi"/>
            <w:i w:val="0"/>
            <w:iCs w:val="0"/>
            <w:noProof/>
            <w:sz w:val="22"/>
            <w:szCs w:val="22"/>
            <w:lang w:val="sv-SE" w:eastAsia="sv-SE"/>
          </w:rPr>
          <w:tab/>
        </w:r>
        <w:r w:rsidRPr="002F3602" w:rsidDel="002F3602">
          <w:rPr>
            <w:noProof/>
            <w:rPrChange w:id="659" w:author="Maureen Barry" w:date="2025-05-07T09:20:00Z">
              <w:rPr>
                <w:rStyle w:val="Hyperlink"/>
                <w:noProof/>
              </w:rPr>
            </w:rPrChange>
          </w:rPr>
          <w:delText>User attribute definition (FIA_ATD)</w:delText>
        </w:r>
        <w:r w:rsidDel="002F3602">
          <w:rPr>
            <w:noProof/>
          </w:rPr>
          <w:tab/>
        </w:r>
        <w:r w:rsidR="00736483" w:rsidDel="002F3602">
          <w:rPr>
            <w:noProof/>
          </w:rPr>
          <w:delText>26</w:delText>
        </w:r>
      </w:del>
    </w:p>
    <w:p w14:paraId="2CED0DC4" w14:textId="52AF6C42" w:rsidR="00743B95" w:rsidDel="002F3602" w:rsidRDefault="00890E0E">
      <w:pPr>
        <w:pStyle w:val="TOC3"/>
        <w:tabs>
          <w:tab w:val="left" w:pos="1200"/>
          <w:tab w:val="right" w:leader="dot" w:pos="9019"/>
        </w:tabs>
        <w:rPr>
          <w:del w:id="660" w:author="Maureen Barry" w:date="2025-05-07T09:20:00Z"/>
          <w:rFonts w:eastAsiaTheme="minorEastAsia" w:cstheme="minorBidi"/>
          <w:i w:val="0"/>
          <w:iCs w:val="0"/>
          <w:noProof/>
          <w:sz w:val="22"/>
          <w:szCs w:val="22"/>
          <w:lang w:val="sv-SE" w:eastAsia="sv-SE"/>
        </w:rPr>
      </w:pPr>
      <w:del w:id="661" w:author="Maureen Barry" w:date="2025-05-07T09:20:00Z">
        <w:r w:rsidRPr="002F3602" w:rsidDel="002F3602">
          <w:rPr>
            <w:noProof/>
            <w:rPrChange w:id="662" w:author="Maureen Barry" w:date="2025-05-07T09:20:00Z">
              <w:rPr>
                <w:rStyle w:val="Hyperlink"/>
                <w:noProof/>
              </w:rPr>
            </w:rPrChange>
          </w:rPr>
          <w:delText>6.3.3</w:delText>
        </w:r>
        <w:r w:rsidDel="002F3602">
          <w:rPr>
            <w:rFonts w:eastAsiaTheme="minorEastAsia" w:cstheme="minorBidi"/>
            <w:i w:val="0"/>
            <w:iCs w:val="0"/>
            <w:noProof/>
            <w:sz w:val="22"/>
            <w:szCs w:val="22"/>
            <w:lang w:val="sv-SE" w:eastAsia="sv-SE"/>
          </w:rPr>
          <w:tab/>
        </w:r>
        <w:r w:rsidRPr="002F3602" w:rsidDel="002F3602">
          <w:rPr>
            <w:noProof/>
            <w:rPrChange w:id="663" w:author="Maureen Barry" w:date="2025-05-07T09:20:00Z">
              <w:rPr>
                <w:rStyle w:val="Hyperlink"/>
                <w:noProof/>
              </w:rPr>
            </w:rPrChange>
          </w:rPr>
          <w:delText>User identification (FIA_UID)</w:delText>
        </w:r>
        <w:r w:rsidDel="002F3602">
          <w:rPr>
            <w:noProof/>
          </w:rPr>
          <w:tab/>
        </w:r>
        <w:r w:rsidR="00736483" w:rsidDel="002F3602">
          <w:rPr>
            <w:noProof/>
          </w:rPr>
          <w:delText>26</w:delText>
        </w:r>
      </w:del>
    </w:p>
    <w:p w14:paraId="1D35D379" w14:textId="72F61D15" w:rsidR="00743B95" w:rsidDel="002F3602" w:rsidRDefault="00890E0E">
      <w:pPr>
        <w:pStyle w:val="TOC2"/>
        <w:tabs>
          <w:tab w:val="left" w:pos="720"/>
          <w:tab w:val="right" w:leader="dot" w:pos="9019"/>
        </w:tabs>
        <w:rPr>
          <w:del w:id="664" w:author="Maureen Barry" w:date="2025-05-07T09:20:00Z"/>
          <w:rFonts w:eastAsiaTheme="minorEastAsia" w:cstheme="minorBidi"/>
          <w:smallCaps w:val="0"/>
          <w:noProof/>
          <w:sz w:val="22"/>
          <w:szCs w:val="22"/>
          <w:lang w:val="sv-SE" w:eastAsia="sv-SE"/>
        </w:rPr>
      </w:pPr>
      <w:del w:id="665" w:author="Maureen Barry" w:date="2025-05-07T09:20:00Z">
        <w:r w:rsidRPr="002F3602" w:rsidDel="002F3602">
          <w:rPr>
            <w:noProof/>
            <w:rPrChange w:id="666" w:author="Maureen Barry" w:date="2025-05-07T09:20:00Z">
              <w:rPr>
                <w:rStyle w:val="Hyperlink"/>
                <w:noProof/>
              </w:rPr>
            </w:rPrChange>
          </w:rPr>
          <w:delText>6.4</w:delText>
        </w:r>
        <w:r w:rsidDel="002F3602">
          <w:rPr>
            <w:rFonts w:eastAsiaTheme="minorEastAsia" w:cstheme="minorBidi"/>
            <w:smallCaps w:val="0"/>
            <w:noProof/>
            <w:sz w:val="22"/>
            <w:szCs w:val="22"/>
            <w:lang w:val="sv-SE" w:eastAsia="sv-SE"/>
          </w:rPr>
          <w:tab/>
        </w:r>
        <w:r w:rsidRPr="002F3602" w:rsidDel="002F3602">
          <w:rPr>
            <w:noProof/>
            <w:rPrChange w:id="667" w:author="Maureen Barry" w:date="2025-05-07T09:20:00Z">
              <w:rPr>
                <w:rStyle w:val="Hyperlink"/>
                <w:noProof/>
              </w:rPr>
            </w:rPrChange>
          </w:rPr>
          <w:delText>Class: Security management (FMT)</w:delText>
        </w:r>
        <w:r w:rsidDel="002F3602">
          <w:rPr>
            <w:noProof/>
          </w:rPr>
          <w:tab/>
        </w:r>
        <w:r w:rsidR="00736483" w:rsidDel="002F3602">
          <w:rPr>
            <w:noProof/>
          </w:rPr>
          <w:delText>26</w:delText>
        </w:r>
      </w:del>
    </w:p>
    <w:p w14:paraId="34FE966F" w14:textId="1C71814F" w:rsidR="00743B95" w:rsidDel="002F3602" w:rsidRDefault="00890E0E">
      <w:pPr>
        <w:pStyle w:val="TOC3"/>
        <w:tabs>
          <w:tab w:val="left" w:pos="1200"/>
          <w:tab w:val="right" w:leader="dot" w:pos="9019"/>
        </w:tabs>
        <w:rPr>
          <w:del w:id="668" w:author="Maureen Barry" w:date="2025-05-07T09:20:00Z"/>
          <w:rFonts w:eastAsiaTheme="minorEastAsia" w:cstheme="minorBidi"/>
          <w:i w:val="0"/>
          <w:iCs w:val="0"/>
          <w:noProof/>
          <w:sz w:val="22"/>
          <w:szCs w:val="22"/>
          <w:lang w:val="sv-SE" w:eastAsia="sv-SE"/>
        </w:rPr>
      </w:pPr>
      <w:del w:id="669" w:author="Maureen Barry" w:date="2025-05-07T09:20:00Z">
        <w:r w:rsidRPr="002F3602" w:rsidDel="002F3602">
          <w:rPr>
            <w:noProof/>
            <w:rPrChange w:id="670" w:author="Maureen Barry" w:date="2025-05-07T09:20:00Z">
              <w:rPr>
                <w:rStyle w:val="Hyperlink"/>
                <w:noProof/>
              </w:rPr>
            </w:rPrChange>
          </w:rPr>
          <w:delText>6.4.1</w:delText>
        </w:r>
        <w:r w:rsidDel="002F3602">
          <w:rPr>
            <w:rFonts w:eastAsiaTheme="minorEastAsia" w:cstheme="minorBidi"/>
            <w:i w:val="0"/>
            <w:iCs w:val="0"/>
            <w:noProof/>
            <w:sz w:val="22"/>
            <w:szCs w:val="22"/>
            <w:lang w:val="sv-SE" w:eastAsia="sv-SE"/>
          </w:rPr>
          <w:tab/>
        </w:r>
        <w:r w:rsidRPr="002F3602" w:rsidDel="002F3602">
          <w:rPr>
            <w:noProof/>
            <w:rPrChange w:id="671" w:author="Maureen Barry" w:date="2025-05-07T09:20:00Z">
              <w:rPr>
                <w:rStyle w:val="Hyperlink"/>
                <w:noProof/>
              </w:rPr>
            </w:rPrChange>
          </w:rPr>
          <w:delText>Management of security attributes (FMT_MSA)</w:delText>
        </w:r>
        <w:r w:rsidDel="002F3602">
          <w:rPr>
            <w:noProof/>
          </w:rPr>
          <w:tab/>
        </w:r>
        <w:r w:rsidR="00736483" w:rsidDel="002F3602">
          <w:rPr>
            <w:noProof/>
          </w:rPr>
          <w:delText>26</w:delText>
        </w:r>
      </w:del>
    </w:p>
    <w:p w14:paraId="25DDF31F" w14:textId="25CD200E" w:rsidR="00743B95" w:rsidDel="002F3602" w:rsidRDefault="00890E0E">
      <w:pPr>
        <w:pStyle w:val="TOC3"/>
        <w:tabs>
          <w:tab w:val="left" w:pos="1200"/>
          <w:tab w:val="right" w:leader="dot" w:pos="9019"/>
        </w:tabs>
        <w:rPr>
          <w:del w:id="672" w:author="Maureen Barry" w:date="2025-05-07T09:20:00Z"/>
          <w:rFonts w:eastAsiaTheme="minorEastAsia" w:cstheme="minorBidi"/>
          <w:i w:val="0"/>
          <w:iCs w:val="0"/>
          <w:noProof/>
          <w:sz w:val="22"/>
          <w:szCs w:val="22"/>
          <w:lang w:val="sv-SE" w:eastAsia="sv-SE"/>
        </w:rPr>
      </w:pPr>
      <w:del w:id="673" w:author="Maureen Barry" w:date="2025-05-07T09:20:00Z">
        <w:r w:rsidRPr="002F3602" w:rsidDel="002F3602">
          <w:rPr>
            <w:noProof/>
            <w:rPrChange w:id="674" w:author="Maureen Barry" w:date="2025-05-07T09:20:00Z">
              <w:rPr>
                <w:rStyle w:val="Hyperlink"/>
                <w:noProof/>
              </w:rPr>
            </w:rPrChange>
          </w:rPr>
          <w:delText>6.4.2</w:delText>
        </w:r>
        <w:r w:rsidDel="002F3602">
          <w:rPr>
            <w:rFonts w:eastAsiaTheme="minorEastAsia" w:cstheme="minorBidi"/>
            <w:i w:val="0"/>
            <w:iCs w:val="0"/>
            <w:noProof/>
            <w:sz w:val="22"/>
            <w:szCs w:val="22"/>
            <w:lang w:val="sv-SE" w:eastAsia="sv-SE"/>
          </w:rPr>
          <w:tab/>
        </w:r>
        <w:r w:rsidRPr="002F3602" w:rsidDel="002F3602">
          <w:rPr>
            <w:noProof/>
            <w:rPrChange w:id="675" w:author="Maureen Barry" w:date="2025-05-07T09:20:00Z">
              <w:rPr>
                <w:rStyle w:val="Hyperlink"/>
                <w:noProof/>
              </w:rPr>
            </w:rPrChange>
          </w:rPr>
          <w:delText>Management of TSF data (FMT_MTD)</w:delText>
        </w:r>
        <w:r w:rsidDel="002F3602">
          <w:rPr>
            <w:noProof/>
          </w:rPr>
          <w:tab/>
        </w:r>
        <w:r w:rsidR="00736483" w:rsidDel="002F3602">
          <w:rPr>
            <w:noProof/>
          </w:rPr>
          <w:delText>27</w:delText>
        </w:r>
      </w:del>
    </w:p>
    <w:p w14:paraId="4EC4BB16" w14:textId="35935C88" w:rsidR="00743B95" w:rsidDel="002F3602" w:rsidRDefault="00890E0E">
      <w:pPr>
        <w:pStyle w:val="TOC3"/>
        <w:tabs>
          <w:tab w:val="left" w:pos="1200"/>
          <w:tab w:val="right" w:leader="dot" w:pos="9019"/>
        </w:tabs>
        <w:rPr>
          <w:del w:id="676" w:author="Maureen Barry" w:date="2025-05-07T09:20:00Z"/>
          <w:rFonts w:eastAsiaTheme="minorEastAsia" w:cstheme="minorBidi"/>
          <w:i w:val="0"/>
          <w:iCs w:val="0"/>
          <w:noProof/>
          <w:sz w:val="22"/>
          <w:szCs w:val="22"/>
          <w:lang w:val="sv-SE" w:eastAsia="sv-SE"/>
        </w:rPr>
      </w:pPr>
      <w:del w:id="677" w:author="Maureen Barry" w:date="2025-05-07T09:20:00Z">
        <w:r w:rsidRPr="002F3602" w:rsidDel="002F3602">
          <w:rPr>
            <w:noProof/>
            <w:rPrChange w:id="678" w:author="Maureen Barry" w:date="2025-05-07T09:20:00Z">
              <w:rPr>
                <w:rStyle w:val="Hyperlink"/>
                <w:noProof/>
              </w:rPr>
            </w:rPrChange>
          </w:rPr>
          <w:delText>6.4.3</w:delText>
        </w:r>
        <w:r w:rsidDel="002F3602">
          <w:rPr>
            <w:rFonts w:eastAsiaTheme="minorEastAsia" w:cstheme="minorBidi"/>
            <w:i w:val="0"/>
            <w:iCs w:val="0"/>
            <w:noProof/>
            <w:sz w:val="22"/>
            <w:szCs w:val="22"/>
            <w:lang w:val="sv-SE" w:eastAsia="sv-SE"/>
          </w:rPr>
          <w:tab/>
        </w:r>
        <w:r w:rsidRPr="002F3602" w:rsidDel="002F3602">
          <w:rPr>
            <w:noProof/>
            <w:rPrChange w:id="679" w:author="Maureen Barry" w:date="2025-05-07T09:20:00Z">
              <w:rPr>
                <w:rStyle w:val="Hyperlink"/>
                <w:noProof/>
              </w:rPr>
            </w:rPrChange>
          </w:rPr>
          <w:delText>Revocation (FMT_REV)</w:delText>
        </w:r>
        <w:r w:rsidDel="002F3602">
          <w:rPr>
            <w:noProof/>
          </w:rPr>
          <w:tab/>
        </w:r>
        <w:r w:rsidR="00736483" w:rsidDel="002F3602">
          <w:rPr>
            <w:noProof/>
          </w:rPr>
          <w:delText>27</w:delText>
        </w:r>
      </w:del>
    </w:p>
    <w:p w14:paraId="6C4A1820" w14:textId="0E479617" w:rsidR="00743B95" w:rsidDel="002F3602" w:rsidRDefault="00890E0E">
      <w:pPr>
        <w:pStyle w:val="TOC3"/>
        <w:tabs>
          <w:tab w:val="left" w:pos="1200"/>
          <w:tab w:val="right" w:leader="dot" w:pos="9019"/>
        </w:tabs>
        <w:rPr>
          <w:del w:id="680" w:author="Maureen Barry" w:date="2025-05-07T09:20:00Z"/>
          <w:rFonts w:eastAsiaTheme="minorEastAsia" w:cstheme="minorBidi"/>
          <w:i w:val="0"/>
          <w:iCs w:val="0"/>
          <w:noProof/>
          <w:sz w:val="22"/>
          <w:szCs w:val="22"/>
          <w:lang w:val="sv-SE" w:eastAsia="sv-SE"/>
        </w:rPr>
      </w:pPr>
      <w:del w:id="681" w:author="Maureen Barry" w:date="2025-05-07T09:20:00Z">
        <w:r w:rsidRPr="002F3602" w:rsidDel="002F3602">
          <w:rPr>
            <w:noProof/>
            <w:rPrChange w:id="682" w:author="Maureen Barry" w:date="2025-05-07T09:20:00Z">
              <w:rPr>
                <w:rStyle w:val="Hyperlink"/>
                <w:noProof/>
              </w:rPr>
            </w:rPrChange>
          </w:rPr>
          <w:delText>6.4.4</w:delText>
        </w:r>
        <w:r w:rsidDel="002F3602">
          <w:rPr>
            <w:rFonts w:eastAsiaTheme="minorEastAsia" w:cstheme="minorBidi"/>
            <w:i w:val="0"/>
            <w:iCs w:val="0"/>
            <w:noProof/>
            <w:sz w:val="22"/>
            <w:szCs w:val="22"/>
            <w:lang w:val="sv-SE" w:eastAsia="sv-SE"/>
          </w:rPr>
          <w:tab/>
        </w:r>
        <w:r w:rsidRPr="002F3602" w:rsidDel="002F3602">
          <w:rPr>
            <w:noProof/>
            <w:rPrChange w:id="683" w:author="Maureen Barry" w:date="2025-05-07T09:20:00Z">
              <w:rPr>
                <w:rStyle w:val="Hyperlink"/>
                <w:noProof/>
              </w:rPr>
            </w:rPrChange>
          </w:rPr>
          <w:delText>Specification of management functions (FMT_SMF)</w:delText>
        </w:r>
        <w:r w:rsidDel="002F3602">
          <w:rPr>
            <w:noProof/>
          </w:rPr>
          <w:tab/>
        </w:r>
        <w:r w:rsidDel="00736483">
          <w:rPr>
            <w:noProof/>
          </w:rPr>
          <w:delText>27</w:delText>
        </w:r>
      </w:del>
    </w:p>
    <w:p w14:paraId="718C7B5C" w14:textId="3EB23008" w:rsidR="00743B95" w:rsidDel="002F3602" w:rsidRDefault="00890E0E">
      <w:pPr>
        <w:pStyle w:val="TOC3"/>
        <w:tabs>
          <w:tab w:val="left" w:pos="1200"/>
          <w:tab w:val="right" w:leader="dot" w:pos="9019"/>
        </w:tabs>
        <w:rPr>
          <w:del w:id="684" w:author="Maureen Barry" w:date="2025-05-07T09:20:00Z"/>
          <w:rFonts w:eastAsiaTheme="minorEastAsia" w:cstheme="minorBidi"/>
          <w:i w:val="0"/>
          <w:iCs w:val="0"/>
          <w:noProof/>
          <w:sz w:val="22"/>
          <w:szCs w:val="22"/>
          <w:lang w:val="sv-SE" w:eastAsia="sv-SE"/>
        </w:rPr>
      </w:pPr>
      <w:del w:id="685" w:author="Maureen Barry" w:date="2025-05-07T09:20:00Z">
        <w:r w:rsidRPr="002F3602" w:rsidDel="002F3602">
          <w:rPr>
            <w:noProof/>
            <w:rPrChange w:id="686" w:author="Maureen Barry" w:date="2025-05-07T09:20:00Z">
              <w:rPr>
                <w:rStyle w:val="Hyperlink"/>
                <w:noProof/>
              </w:rPr>
            </w:rPrChange>
          </w:rPr>
          <w:delText>6.4.5</w:delText>
        </w:r>
        <w:r w:rsidDel="002F3602">
          <w:rPr>
            <w:rFonts w:eastAsiaTheme="minorEastAsia" w:cstheme="minorBidi"/>
            <w:i w:val="0"/>
            <w:iCs w:val="0"/>
            <w:noProof/>
            <w:sz w:val="22"/>
            <w:szCs w:val="22"/>
            <w:lang w:val="sv-SE" w:eastAsia="sv-SE"/>
          </w:rPr>
          <w:tab/>
        </w:r>
        <w:r w:rsidRPr="002F3602" w:rsidDel="002F3602">
          <w:rPr>
            <w:noProof/>
            <w:rPrChange w:id="687" w:author="Maureen Barry" w:date="2025-05-07T09:20:00Z">
              <w:rPr>
                <w:rStyle w:val="Hyperlink"/>
                <w:noProof/>
              </w:rPr>
            </w:rPrChange>
          </w:rPr>
          <w:delText>Security management roles (FMT_SMR)</w:delText>
        </w:r>
        <w:r w:rsidDel="002F3602">
          <w:rPr>
            <w:noProof/>
          </w:rPr>
          <w:tab/>
        </w:r>
        <w:r w:rsidR="00736483" w:rsidDel="002F3602">
          <w:rPr>
            <w:noProof/>
          </w:rPr>
          <w:delText>28</w:delText>
        </w:r>
      </w:del>
    </w:p>
    <w:p w14:paraId="35655C74" w14:textId="1F5DF3D5" w:rsidR="00743B95" w:rsidDel="002F3602" w:rsidRDefault="00890E0E">
      <w:pPr>
        <w:pStyle w:val="TOC2"/>
        <w:tabs>
          <w:tab w:val="left" w:pos="720"/>
          <w:tab w:val="right" w:leader="dot" w:pos="9019"/>
        </w:tabs>
        <w:rPr>
          <w:del w:id="688" w:author="Maureen Barry" w:date="2025-05-07T09:20:00Z"/>
          <w:rFonts w:eastAsiaTheme="minorEastAsia" w:cstheme="minorBidi"/>
          <w:smallCaps w:val="0"/>
          <w:noProof/>
          <w:sz w:val="22"/>
          <w:szCs w:val="22"/>
          <w:lang w:val="sv-SE" w:eastAsia="sv-SE"/>
        </w:rPr>
      </w:pPr>
      <w:del w:id="689" w:author="Maureen Barry" w:date="2025-05-07T09:20:00Z">
        <w:r w:rsidRPr="002F3602" w:rsidDel="002F3602">
          <w:rPr>
            <w:noProof/>
            <w:lang w:val="en-US"/>
            <w:rPrChange w:id="690" w:author="Maureen Barry" w:date="2025-05-07T09:20:00Z">
              <w:rPr>
                <w:rStyle w:val="Hyperlink"/>
                <w:noProof/>
                <w:lang w:val="en-US"/>
              </w:rPr>
            </w:rPrChange>
          </w:rPr>
          <w:delText>6.5</w:delText>
        </w:r>
        <w:r w:rsidDel="002F3602">
          <w:rPr>
            <w:rFonts w:eastAsiaTheme="minorEastAsia" w:cstheme="minorBidi"/>
            <w:smallCaps w:val="0"/>
            <w:noProof/>
            <w:sz w:val="22"/>
            <w:szCs w:val="22"/>
            <w:lang w:val="sv-SE" w:eastAsia="sv-SE"/>
          </w:rPr>
          <w:tab/>
        </w:r>
        <w:r w:rsidRPr="002F3602" w:rsidDel="002F3602">
          <w:rPr>
            <w:noProof/>
            <w:lang w:val="en-US"/>
            <w:rPrChange w:id="691" w:author="Maureen Barry" w:date="2025-05-07T09:20:00Z">
              <w:rPr>
                <w:rStyle w:val="Hyperlink"/>
                <w:noProof/>
                <w:lang w:val="en-US"/>
              </w:rPr>
            </w:rPrChange>
          </w:rPr>
          <w:delText>Class: TOE access (FTA)</w:delText>
        </w:r>
        <w:r w:rsidDel="002F3602">
          <w:rPr>
            <w:noProof/>
          </w:rPr>
          <w:tab/>
        </w:r>
        <w:r w:rsidR="00736483" w:rsidDel="002F3602">
          <w:rPr>
            <w:noProof/>
          </w:rPr>
          <w:delText>29</w:delText>
        </w:r>
      </w:del>
    </w:p>
    <w:p w14:paraId="0C989480" w14:textId="60E98BD9" w:rsidR="00743B95" w:rsidDel="002F3602" w:rsidRDefault="00890E0E">
      <w:pPr>
        <w:pStyle w:val="TOC3"/>
        <w:tabs>
          <w:tab w:val="left" w:pos="1200"/>
          <w:tab w:val="right" w:leader="dot" w:pos="9019"/>
        </w:tabs>
        <w:rPr>
          <w:del w:id="692" w:author="Maureen Barry" w:date="2025-05-07T09:20:00Z"/>
          <w:rFonts w:eastAsiaTheme="minorEastAsia" w:cstheme="minorBidi"/>
          <w:i w:val="0"/>
          <w:iCs w:val="0"/>
          <w:noProof/>
          <w:sz w:val="22"/>
          <w:szCs w:val="22"/>
          <w:lang w:val="sv-SE" w:eastAsia="sv-SE"/>
        </w:rPr>
      </w:pPr>
      <w:del w:id="693" w:author="Maureen Barry" w:date="2025-05-07T09:20:00Z">
        <w:r w:rsidRPr="002F3602" w:rsidDel="002F3602">
          <w:rPr>
            <w:noProof/>
            <w:lang w:val="fr-CA"/>
            <w:rPrChange w:id="694" w:author="Maureen Barry" w:date="2025-05-07T09:20:00Z">
              <w:rPr>
                <w:rStyle w:val="Hyperlink"/>
                <w:noProof/>
                <w:lang w:val="fr-CA"/>
              </w:rPr>
            </w:rPrChange>
          </w:rPr>
          <w:delText>6.5.1</w:delText>
        </w:r>
        <w:r w:rsidDel="002F3602">
          <w:rPr>
            <w:rFonts w:eastAsiaTheme="minorEastAsia" w:cstheme="minorBidi"/>
            <w:i w:val="0"/>
            <w:iCs w:val="0"/>
            <w:noProof/>
            <w:sz w:val="22"/>
            <w:szCs w:val="22"/>
            <w:lang w:val="sv-SE" w:eastAsia="sv-SE"/>
          </w:rPr>
          <w:tab/>
        </w:r>
        <w:r w:rsidRPr="002F3602" w:rsidDel="002F3602">
          <w:rPr>
            <w:noProof/>
            <w:lang w:val="fr-CA"/>
            <w:rPrChange w:id="695" w:author="Maureen Barry" w:date="2025-05-07T09:20:00Z">
              <w:rPr>
                <w:rStyle w:val="Hyperlink"/>
                <w:noProof/>
                <w:lang w:val="fr-CA"/>
              </w:rPr>
            </w:rPrChange>
          </w:rPr>
          <w:delText>Limitation on multiple concurrent sessions (FTA_MCS)</w:delText>
        </w:r>
        <w:r w:rsidDel="002F3602">
          <w:rPr>
            <w:noProof/>
          </w:rPr>
          <w:tab/>
        </w:r>
        <w:r w:rsidR="00736483" w:rsidDel="002F3602">
          <w:rPr>
            <w:noProof/>
          </w:rPr>
          <w:delText>29</w:delText>
        </w:r>
      </w:del>
    </w:p>
    <w:p w14:paraId="5485BB7B" w14:textId="55438E48" w:rsidR="00743B95" w:rsidDel="002F3602" w:rsidRDefault="00890E0E">
      <w:pPr>
        <w:pStyle w:val="TOC3"/>
        <w:tabs>
          <w:tab w:val="left" w:pos="1200"/>
          <w:tab w:val="right" w:leader="dot" w:pos="9019"/>
        </w:tabs>
        <w:rPr>
          <w:del w:id="696" w:author="Maureen Barry" w:date="2025-05-07T09:20:00Z"/>
          <w:rFonts w:eastAsiaTheme="minorEastAsia" w:cstheme="minorBidi"/>
          <w:i w:val="0"/>
          <w:iCs w:val="0"/>
          <w:noProof/>
          <w:sz w:val="22"/>
          <w:szCs w:val="22"/>
          <w:lang w:val="sv-SE" w:eastAsia="sv-SE"/>
        </w:rPr>
      </w:pPr>
      <w:del w:id="697" w:author="Maureen Barry" w:date="2025-05-07T09:20:00Z">
        <w:r w:rsidRPr="002F3602" w:rsidDel="002F3602">
          <w:rPr>
            <w:noProof/>
            <w:rPrChange w:id="698" w:author="Maureen Barry" w:date="2025-05-07T09:20:00Z">
              <w:rPr>
                <w:rStyle w:val="Hyperlink"/>
                <w:noProof/>
              </w:rPr>
            </w:rPrChange>
          </w:rPr>
          <w:delText>6.5.2</w:delText>
        </w:r>
        <w:r w:rsidDel="002F3602">
          <w:rPr>
            <w:rFonts w:eastAsiaTheme="minorEastAsia" w:cstheme="minorBidi"/>
            <w:i w:val="0"/>
            <w:iCs w:val="0"/>
            <w:noProof/>
            <w:sz w:val="22"/>
            <w:szCs w:val="22"/>
            <w:lang w:val="sv-SE" w:eastAsia="sv-SE"/>
          </w:rPr>
          <w:tab/>
        </w:r>
        <w:r w:rsidRPr="002F3602" w:rsidDel="002F3602">
          <w:rPr>
            <w:noProof/>
            <w:rPrChange w:id="699" w:author="Maureen Barry" w:date="2025-05-07T09:20:00Z">
              <w:rPr>
                <w:rStyle w:val="Hyperlink"/>
                <w:noProof/>
              </w:rPr>
            </w:rPrChange>
          </w:rPr>
          <w:delText>TOE session establishment (FTA_TSE)</w:delText>
        </w:r>
        <w:r w:rsidDel="002F3602">
          <w:rPr>
            <w:noProof/>
          </w:rPr>
          <w:tab/>
        </w:r>
        <w:r w:rsidR="00736483" w:rsidDel="002F3602">
          <w:rPr>
            <w:noProof/>
          </w:rPr>
          <w:delText>29</w:delText>
        </w:r>
      </w:del>
    </w:p>
    <w:p w14:paraId="29763461" w14:textId="396DB3BF" w:rsidR="00743B95" w:rsidDel="002F3602" w:rsidRDefault="00890E0E">
      <w:pPr>
        <w:pStyle w:val="TOC1"/>
        <w:tabs>
          <w:tab w:val="left" w:pos="480"/>
          <w:tab w:val="right" w:leader="dot" w:pos="9019"/>
        </w:tabs>
        <w:rPr>
          <w:del w:id="700" w:author="Maureen Barry" w:date="2025-05-07T09:20:00Z"/>
          <w:rFonts w:eastAsiaTheme="minorEastAsia" w:cstheme="minorBidi"/>
          <w:b w:val="0"/>
          <w:bCs w:val="0"/>
          <w:caps w:val="0"/>
          <w:noProof/>
          <w:sz w:val="22"/>
          <w:szCs w:val="22"/>
          <w:lang w:val="sv-SE" w:eastAsia="sv-SE"/>
        </w:rPr>
      </w:pPr>
      <w:del w:id="701" w:author="Maureen Barry" w:date="2025-05-07T09:20:00Z">
        <w:r w:rsidRPr="002F3602" w:rsidDel="002F3602">
          <w:rPr>
            <w:noProof/>
            <w:lang w:val="en-US"/>
            <w:rPrChange w:id="702" w:author="Maureen Barry" w:date="2025-05-07T09:20:00Z">
              <w:rPr>
                <w:rStyle w:val="Hyperlink"/>
                <w:noProof/>
                <w:lang w:val="en-US"/>
              </w:rPr>
            </w:rPrChange>
          </w:rPr>
          <w:delText>7.</w:delText>
        </w:r>
        <w:r w:rsidDel="002F3602">
          <w:rPr>
            <w:rFonts w:eastAsiaTheme="minorEastAsia" w:cstheme="minorBidi"/>
            <w:b w:val="0"/>
            <w:bCs w:val="0"/>
            <w:caps w:val="0"/>
            <w:noProof/>
            <w:sz w:val="22"/>
            <w:szCs w:val="22"/>
            <w:lang w:val="sv-SE" w:eastAsia="sv-SE"/>
          </w:rPr>
          <w:tab/>
        </w:r>
        <w:r w:rsidRPr="002F3602" w:rsidDel="002F3602">
          <w:rPr>
            <w:noProof/>
            <w:lang w:val="en-US"/>
            <w:rPrChange w:id="703" w:author="Maureen Barry" w:date="2025-05-07T09:20:00Z">
              <w:rPr>
                <w:rStyle w:val="Hyperlink"/>
                <w:noProof/>
                <w:lang w:val="en-US"/>
              </w:rPr>
            </w:rPrChange>
          </w:rPr>
          <w:delText>Security Assurance Requirements</w:delText>
        </w:r>
        <w:r w:rsidDel="002F3602">
          <w:rPr>
            <w:noProof/>
          </w:rPr>
          <w:tab/>
        </w:r>
        <w:r w:rsidR="00736483" w:rsidDel="002F3602">
          <w:rPr>
            <w:noProof/>
          </w:rPr>
          <w:delText>30</w:delText>
        </w:r>
      </w:del>
    </w:p>
    <w:p w14:paraId="36C426C9" w14:textId="03BA55A3" w:rsidR="00743B95" w:rsidDel="002F3602" w:rsidRDefault="00890E0E">
      <w:pPr>
        <w:pStyle w:val="TOC2"/>
        <w:tabs>
          <w:tab w:val="left" w:pos="720"/>
          <w:tab w:val="right" w:leader="dot" w:pos="9019"/>
        </w:tabs>
        <w:rPr>
          <w:del w:id="704" w:author="Maureen Barry" w:date="2025-05-07T09:20:00Z"/>
          <w:rFonts w:eastAsiaTheme="minorEastAsia" w:cstheme="minorBidi"/>
          <w:smallCaps w:val="0"/>
          <w:noProof/>
          <w:sz w:val="22"/>
          <w:szCs w:val="22"/>
          <w:lang w:val="sv-SE" w:eastAsia="sv-SE"/>
        </w:rPr>
      </w:pPr>
      <w:del w:id="705" w:author="Maureen Barry" w:date="2025-05-07T09:20:00Z">
        <w:r w:rsidRPr="002F3602" w:rsidDel="002F3602">
          <w:rPr>
            <w:noProof/>
            <w:lang w:val="en-US"/>
            <w:rPrChange w:id="706" w:author="Maureen Barry" w:date="2025-05-07T09:20:00Z">
              <w:rPr>
                <w:rStyle w:val="Hyperlink"/>
                <w:noProof/>
                <w:lang w:val="en-US"/>
              </w:rPr>
            </w:rPrChange>
          </w:rPr>
          <w:delText>7.1</w:delText>
        </w:r>
        <w:r w:rsidDel="002F3602">
          <w:rPr>
            <w:rFonts w:eastAsiaTheme="minorEastAsia" w:cstheme="minorBidi"/>
            <w:smallCaps w:val="0"/>
            <w:noProof/>
            <w:sz w:val="22"/>
            <w:szCs w:val="22"/>
            <w:lang w:val="sv-SE" w:eastAsia="sv-SE"/>
          </w:rPr>
          <w:tab/>
        </w:r>
        <w:r w:rsidRPr="002F3602" w:rsidDel="002F3602">
          <w:rPr>
            <w:noProof/>
            <w:lang w:val="en-US"/>
            <w:rPrChange w:id="707" w:author="Maureen Barry" w:date="2025-05-07T09:20:00Z">
              <w:rPr>
                <w:rStyle w:val="Hyperlink"/>
                <w:noProof/>
                <w:lang w:val="en-US"/>
              </w:rPr>
            </w:rPrChange>
          </w:rPr>
          <w:delText>Class ASE: Security Target</w:delText>
        </w:r>
        <w:r w:rsidDel="002F3602">
          <w:rPr>
            <w:noProof/>
          </w:rPr>
          <w:tab/>
        </w:r>
        <w:r w:rsidR="00736483" w:rsidDel="002F3602">
          <w:rPr>
            <w:noProof/>
          </w:rPr>
          <w:delText>31</w:delText>
        </w:r>
      </w:del>
    </w:p>
    <w:p w14:paraId="1E10B3AE" w14:textId="5CE0C0B2" w:rsidR="00743B95" w:rsidDel="002F3602" w:rsidRDefault="00890E0E">
      <w:pPr>
        <w:pStyle w:val="TOC2"/>
        <w:tabs>
          <w:tab w:val="left" w:pos="720"/>
          <w:tab w:val="right" w:leader="dot" w:pos="9019"/>
        </w:tabs>
        <w:rPr>
          <w:del w:id="708" w:author="Maureen Barry" w:date="2025-05-07T09:20:00Z"/>
          <w:rFonts w:eastAsiaTheme="minorEastAsia" w:cstheme="minorBidi"/>
          <w:smallCaps w:val="0"/>
          <w:noProof/>
          <w:sz w:val="22"/>
          <w:szCs w:val="22"/>
          <w:lang w:val="sv-SE" w:eastAsia="sv-SE"/>
        </w:rPr>
      </w:pPr>
      <w:del w:id="709" w:author="Maureen Barry" w:date="2025-05-07T09:20:00Z">
        <w:r w:rsidRPr="002F3602" w:rsidDel="002F3602">
          <w:rPr>
            <w:noProof/>
            <w:lang w:val="en-US"/>
            <w:rPrChange w:id="710" w:author="Maureen Barry" w:date="2025-05-07T09:20:00Z">
              <w:rPr>
                <w:rStyle w:val="Hyperlink"/>
                <w:noProof/>
                <w:lang w:val="en-US"/>
              </w:rPr>
            </w:rPrChange>
          </w:rPr>
          <w:delText>7.2</w:delText>
        </w:r>
        <w:r w:rsidDel="002F3602">
          <w:rPr>
            <w:rFonts w:eastAsiaTheme="minorEastAsia" w:cstheme="minorBidi"/>
            <w:smallCaps w:val="0"/>
            <w:noProof/>
            <w:sz w:val="22"/>
            <w:szCs w:val="22"/>
            <w:lang w:val="sv-SE" w:eastAsia="sv-SE"/>
          </w:rPr>
          <w:tab/>
        </w:r>
        <w:r w:rsidRPr="002F3602" w:rsidDel="002F3602">
          <w:rPr>
            <w:noProof/>
            <w:lang w:val="en-US"/>
            <w:rPrChange w:id="711" w:author="Maureen Barry" w:date="2025-05-07T09:20:00Z">
              <w:rPr>
                <w:rStyle w:val="Hyperlink"/>
                <w:noProof/>
                <w:lang w:val="en-US"/>
              </w:rPr>
            </w:rPrChange>
          </w:rPr>
          <w:delText>Class ADV: Development</w:delText>
        </w:r>
        <w:r w:rsidDel="002F3602">
          <w:rPr>
            <w:noProof/>
          </w:rPr>
          <w:tab/>
        </w:r>
        <w:r w:rsidR="00736483" w:rsidDel="002F3602">
          <w:rPr>
            <w:noProof/>
          </w:rPr>
          <w:delText>31</w:delText>
        </w:r>
      </w:del>
    </w:p>
    <w:p w14:paraId="01C9D8B5" w14:textId="37F9C248" w:rsidR="00743B95" w:rsidDel="002F3602" w:rsidRDefault="00890E0E">
      <w:pPr>
        <w:pStyle w:val="TOC2"/>
        <w:tabs>
          <w:tab w:val="left" w:pos="720"/>
          <w:tab w:val="right" w:leader="dot" w:pos="9019"/>
        </w:tabs>
        <w:rPr>
          <w:del w:id="712" w:author="Maureen Barry" w:date="2025-05-07T09:20:00Z"/>
          <w:rFonts w:eastAsiaTheme="minorEastAsia" w:cstheme="minorBidi"/>
          <w:smallCaps w:val="0"/>
          <w:noProof/>
          <w:sz w:val="22"/>
          <w:szCs w:val="22"/>
          <w:lang w:val="sv-SE" w:eastAsia="sv-SE"/>
        </w:rPr>
      </w:pPr>
      <w:del w:id="713" w:author="Maureen Barry" w:date="2025-05-07T09:20:00Z">
        <w:r w:rsidRPr="002F3602" w:rsidDel="002F3602">
          <w:rPr>
            <w:noProof/>
            <w:lang w:val="en-US"/>
            <w:rPrChange w:id="714" w:author="Maureen Barry" w:date="2025-05-07T09:20:00Z">
              <w:rPr>
                <w:rStyle w:val="Hyperlink"/>
                <w:noProof/>
                <w:lang w:val="en-US"/>
              </w:rPr>
            </w:rPrChange>
          </w:rPr>
          <w:delText>7.3</w:delText>
        </w:r>
        <w:r w:rsidDel="002F3602">
          <w:rPr>
            <w:rFonts w:eastAsiaTheme="minorEastAsia" w:cstheme="minorBidi"/>
            <w:smallCaps w:val="0"/>
            <w:noProof/>
            <w:sz w:val="22"/>
            <w:szCs w:val="22"/>
            <w:lang w:val="sv-SE" w:eastAsia="sv-SE"/>
          </w:rPr>
          <w:tab/>
        </w:r>
        <w:r w:rsidRPr="002F3602" w:rsidDel="002F3602">
          <w:rPr>
            <w:noProof/>
            <w:lang w:val="en-US"/>
            <w:rPrChange w:id="715" w:author="Maureen Barry" w:date="2025-05-07T09:20:00Z">
              <w:rPr>
                <w:rStyle w:val="Hyperlink"/>
                <w:noProof/>
                <w:lang w:val="en-US"/>
              </w:rPr>
            </w:rPrChange>
          </w:rPr>
          <w:delText>Class AGD: Guidance Documentation</w:delText>
        </w:r>
        <w:r w:rsidDel="002F3602">
          <w:rPr>
            <w:noProof/>
          </w:rPr>
          <w:tab/>
        </w:r>
        <w:r w:rsidR="00736483" w:rsidDel="002F3602">
          <w:rPr>
            <w:noProof/>
          </w:rPr>
          <w:delText>31</w:delText>
        </w:r>
      </w:del>
    </w:p>
    <w:p w14:paraId="378B3799" w14:textId="0A13B470" w:rsidR="00743B95" w:rsidDel="002F3602" w:rsidRDefault="00890E0E">
      <w:pPr>
        <w:pStyle w:val="TOC2"/>
        <w:tabs>
          <w:tab w:val="left" w:pos="720"/>
          <w:tab w:val="right" w:leader="dot" w:pos="9019"/>
        </w:tabs>
        <w:rPr>
          <w:del w:id="716" w:author="Maureen Barry" w:date="2025-05-07T09:20:00Z"/>
          <w:rFonts w:eastAsiaTheme="minorEastAsia" w:cstheme="minorBidi"/>
          <w:smallCaps w:val="0"/>
          <w:noProof/>
          <w:sz w:val="22"/>
          <w:szCs w:val="22"/>
          <w:lang w:val="sv-SE" w:eastAsia="sv-SE"/>
        </w:rPr>
      </w:pPr>
      <w:del w:id="717" w:author="Maureen Barry" w:date="2025-05-07T09:20:00Z">
        <w:r w:rsidRPr="002F3602" w:rsidDel="002F3602">
          <w:rPr>
            <w:noProof/>
            <w:rPrChange w:id="718" w:author="Maureen Barry" w:date="2025-05-07T09:20:00Z">
              <w:rPr>
                <w:rStyle w:val="Hyperlink"/>
                <w:noProof/>
              </w:rPr>
            </w:rPrChange>
          </w:rPr>
          <w:delText>7.4</w:delText>
        </w:r>
        <w:r w:rsidDel="002F3602">
          <w:rPr>
            <w:rFonts w:eastAsiaTheme="minorEastAsia" w:cstheme="minorBidi"/>
            <w:smallCaps w:val="0"/>
            <w:noProof/>
            <w:sz w:val="22"/>
            <w:szCs w:val="22"/>
            <w:lang w:val="sv-SE" w:eastAsia="sv-SE"/>
          </w:rPr>
          <w:tab/>
        </w:r>
        <w:r w:rsidRPr="002F3602" w:rsidDel="002F3602">
          <w:rPr>
            <w:noProof/>
            <w:lang w:val="en-US"/>
            <w:rPrChange w:id="719" w:author="Maureen Barry" w:date="2025-05-07T09:20:00Z">
              <w:rPr>
                <w:rStyle w:val="Hyperlink"/>
                <w:noProof/>
                <w:lang w:val="en-US"/>
              </w:rPr>
            </w:rPrChange>
          </w:rPr>
          <w:delText>C</w:delText>
        </w:r>
        <w:r w:rsidRPr="002F3602" w:rsidDel="002F3602">
          <w:rPr>
            <w:noProof/>
            <w:rPrChange w:id="720" w:author="Maureen Barry" w:date="2025-05-07T09:20:00Z">
              <w:rPr>
                <w:rStyle w:val="Hyperlink"/>
                <w:noProof/>
              </w:rPr>
            </w:rPrChange>
          </w:rPr>
          <w:delText>lass ALC: Life-cycle Support</w:delText>
        </w:r>
        <w:r w:rsidDel="002F3602">
          <w:rPr>
            <w:noProof/>
          </w:rPr>
          <w:tab/>
        </w:r>
        <w:r w:rsidR="00736483" w:rsidDel="002F3602">
          <w:rPr>
            <w:noProof/>
          </w:rPr>
          <w:delText>32</w:delText>
        </w:r>
      </w:del>
    </w:p>
    <w:p w14:paraId="72E0C9FD" w14:textId="5967C76E" w:rsidR="00743B95" w:rsidDel="002F3602" w:rsidRDefault="00890E0E">
      <w:pPr>
        <w:pStyle w:val="TOC2"/>
        <w:tabs>
          <w:tab w:val="left" w:pos="720"/>
          <w:tab w:val="right" w:leader="dot" w:pos="9019"/>
        </w:tabs>
        <w:rPr>
          <w:del w:id="721" w:author="Maureen Barry" w:date="2025-05-07T09:20:00Z"/>
          <w:rFonts w:eastAsiaTheme="minorEastAsia" w:cstheme="minorBidi"/>
          <w:smallCaps w:val="0"/>
          <w:noProof/>
          <w:sz w:val="22"/>
          <w:szCs w:val="22"/>
          <w:lang w:val="sv-SE" w:eastAsia="sv-SE"/>
        </w:rPr>
      </w:pPr>
      <w:del w:id="722" w:author="Maureen Barry" w:date="2025-05-07T09:20:00Z">
        <w:r w:rsidRPr="002F3602" w:rsidDel="002F3602">
          <w:rPr>
            <w:noProof/>
            <w:rPrChange w:id="723" w:author="Maureen Barry" w:date="2025-05-07T09:20:00Z">
              <w:rPr>
                <w:rStyle w:val="Hyperlink"/>
                <w:noProof/>
              </w:rPr>
            </w:rPrChange>
          </w:rPr>
          <w:delText>7.5</w:delText>
        </w:r>
        <w:r w:rsidDel="002F3602">
          <w:rPr>
            <w:rFonts w:eastAsiaTheme="minorEastAsia" w:cstheme="minorBidi"/>
            <w:smallCaps w:val="0"/>
            <w:noProof/>
            <w:sz w:val="22"/>
            <w:szCs w:val="22"/>
            <w:lang w:val="sv-SE" w:eastAsia="sv-SE"/>
          </w:rPr>
          <w:tab/>
        </w:r>
        <w:r w:rsidRPr="002F3602" w:rsidDel="002F3602">
          <w:rPr>
            <w:noProof/>
            <w:rPrChange w:id="724" w:author="Maureen Barry" w:date="2025-05-07T09:20:00Z">
              <w:rPr>
                <w:rStyle w:val="Hyperlink"/>
                <w:noProof/>
              </w:rPr>
            </w:rPrChange>
          </w:rPr>
          <w:delText>Class ATE: Tests</w:delText>
        </w:r>
        <w:r w:rsidDel="002F3602">
          <w:rPr>
            <w:noProof/>
          </w:rPr>
          <w:tab/>
        </w:r>
        <w:r w:rsidR="00736483" w:rsidDel="002F3602">
          <w:rPr>
            <w:noProof/>
          </w:rPr>
          <w:delText>32</w:delText>
        </w:r>
      </w:del>
    </w:p>
    <w:p w14:paraId="34B1E4D9" w14:textId="487460C0" w:rsidR="00743B95" w:rsidDel="002F3602" w:rsidRDefault="00890E0E">
      <w:pPr>
        <w:pStyle w:val="TOC2"/>
        <w:tabs>
          <w:tab w:val="left" w:pos="720"/>
          <w:tab w:val="right" w:leader="dot" w:pos="9019"/>
        </w:tabs>
        <w:rPr>
          <w:del w:id="725" w:author="Maureen Barry" w:date="2025-05-07T09:20:00Z"/>
          <w:rFonts w:eastAsiaTheme="minorEastAsia" w:cstheme="minorBidi"/>
          <w:smallCaps w:val="0"/>
          <w:noProof/>
          <w:sz w:val="22"/>
          <w:szCs w:val="22"/>
          <w:lang w:val="sv-SE" w:eastAsia="sv-SE"/>
        </w:rPr>
      </w:pPr>
      <w:del w:id="726" w:author="Maureen Barry" w:date="2025-05-07T09:20:00Z">
        <w:r w:rsidRPr="002F3602" w:rsidDel="002F3602">
          <w:rPr>
            <w:noProof/>
            <w:rPrChange w:id="727" w:author="Maureen Barry" w:date="2025-05-07T09:20:00Z">
              <w:rPr>
                <w:rStyle w:val="Hyperlink"/>
                <w:noProof/>
              </w:rPr>
            </w:rPrChange>
          </w:rPr>
          <w:delText>7.6</w:delText>
        </w:r>
        <w:r w:rsidDel="002F3602">
          <w:rPr>
            <w:rFonts w:eastAsiaTheme="minorEastAsia" w:cstheme="minorBidi"/>
            <w:smallCaps w:val="0"/>
            <w:noProof/>
            <w:sz w:val="22"/>
            <w:szCs w:val="22"/>
            <w:lang w:val="sv-SE" w:eastAsia="sv-SE"/>
          </w:rPr>
          <w:tab/>
        </w:r>
        <w:r w:rsidRPr="002F3602" w:rsidDel="002F3602">
          <w:rPr>
            <w:noProof/>
            <w:rPrChange w:id="728" w:author="Maureen Barry" w:date="2025-05-07T09:20:00Z">
              <w:rPr>
                <w:rStyle w:val="Hyperlink"/>
                <w:noProof/>
              </w:rPr>
            </w:rPrChange>
          </w:rPr>
          <w:delText>Class AVA: Vulnerability Assessment</w:delText>
        </w:r>
        <w:r w:rsidDel="002F3602">
          <w:rPr>
            <w:noProof/>
          </w:rPr>
          <w:tab/>
        </w:r>
        <w:r w:rsidR="00736483" w:rsidDel="002F3602">
          <w:rPr>
            <w:noProof/>
          </w:rPr>
          <w:delText>32</w:delText>
        </w:r>
      </w:del>
    </w:p>
    <w:p w14:paraId="27A52F14" w14:textId="4A6CF46C" w:rsidR="00743B95" w:rsidDel="002F3602" w:rsidRDefault="00890E0E">
      <w:pPr>
        <w:pStyle w:val="TOC1"/>
        <w:tabs>
          <w:tab w:val="left" w:pos="480"/>
          <w:tab w:val="right" w:leader="dot" w:pos="9019"/>
        </w:tabs>
        <w:rPr>
          <w:del w:id="729" w:author="Maureen Barry" w:date="2025-05-07T09:20:00Z"/>
          <w:rFonts w:eastAsiaTheme="minorEastAsia" w:cstheme="minorBidi"/>
          <w:b w:val="0"/>
          <w:bCs w:val="0"/>
          <w:caps w:val="0"/>
          <w:noProof/>
          <w:sz w:val="22"/>
          <w:szCs w:val="22"/>
          <w:lang w:val="sv-SE" w:eastAsia="sv-SE"/>
        </w:rPr>
      </w:pPr>
      <w:del w:id="730" w:author="Maureen Barry" w:date="2025-05-07T09:20:00Z">
        <w:r w:rsidRPr="002F3602" w:rsidDel="002F3602">
          <w:rPr>
            <w:noProof/>
            <w:rPrChange w:id="731" w:author="Maureen Barry" w:date="2025-05-07T09:20:00Z">
              <w:rPr>
                <w:rStyle w:val="Hyperlink"/>
                <w:noProof/>
              </w:rPr>
            </w:rPrChange>
          </w:rPr>
          <w:delText>A.</w:delText>
        </w:r>
        <w:r w:rsidDel="002F3602">
          <w:rPr>
            <w:rFonts w:eastAsiaTheme="minorEastAsia" w:cstheme="minorBidi"/>
            <w:b w:val="0"/>
            <w:bCs w:val="0"/>
            <w:caps w:val="0"/>
            <w:noProof/>
            <w:sz w:val="22"/>
            <w:szCs w:val="22"/>
            <w:lang w:val="sv-SE" w:eastAsia="sv-SE"/>
          </w:rPr>
          <w:tab/>
        </w:r>
        <w:r w:rsidRPr="002F3602" w:rsidDel="002F3602">
          <w:rPr>
            <w:noProof/>
            <w:rPrChange w:id="732" w:author="Maureen Barry" w:date="2025-05-07T09:20:00Z">
              <w:rPr>
                <w:rStyle w:val="Hyperlink"/>
                <w:noProof/>
              </w:rPr>
            </w:rPrChange>
          </w:rPr>
          <w:delText>Optional Requirements</w:delText>
        </w:r>
        <w:r w:rsidDel="002F3602">
          <w:rPr>
            <w:noProof/>
          </w:rPr>
          <w:tab/>
        </w:r>
        <w:r w:rsidR="00736483" w:rsidDel="002F3602">
          <w:rPr>
            <w:noProof/>
          </w:rPr>
          <w:delText>33</w:delText>
        </w:r>
      </w:del>
    </w:p>
    <w:p w14:paraId="070BC85E" w14:textId="7EF55778" w:rsidR="00743B95" w:rsidDel="002F3602" w:rsidRDefault="00890E0E">
      <w:pPr>
        <w:pStyle w:val="TOC2"/>
        <w:tabs>
          <w:tab w:val="left" w:pos="960"/>
          <w:tab w:val="right" w:leader="dot" w:pos="9019"/>
        </w:tabs>
        <w:rPr>
          <w:del w:id="733" w:author="Maureen Barry" w:date="2025-05-07T09:20:00Z"/>
          <w:rFonts w:eastAsiaTheme="minorEastAsia" w:cstheme="minorBidi"/>
          <w:smallCaps w:val="0"/>
          <w:noProof/>
          <w:sz w:val="22"/>
          <w:szCs w:val="22"/>
          <w:lang w:val="sv-SE" w:eastAsia="sv-SE"/>
        </w:rPr>
      </w:pPr>
      <w:del w:id="734" w:author="Maureen Barry" w:date="2025-05-07T09:20:00Z">
        <w:r w:rsidRPr="002F3602" w:rsidDel="002F3602">
          <w:rPr>
            <w:noProof/>
            <w:lang w:val="en-US"/>
            <w:rPrChange w:id="735" w:author="Maureen Barry" w:date="2025-05-07T09:20:00Z">
              <w:rPr>
                <w:rStyle w:val="Hyperlink"/>
                <w:noProof/>
                <w:lang w:val="en-US"/>
              </w:rPr>
            </w:rPrChange>
          </w:rPr>
          <w:delText>A.1</w:delText>
        </w:r>
        <w:r w:rsidDel="002F3602">
          <w:rPr>
            <w:rFonts w:eastAsiaTheme="minorEastAsia" w:cstheme="minorBidi"/>
            <w:smallCaps w:val="0"/>
            <w:noProof/>
            <w:sz w:val="22"/>
            <w:szCs w:val="22"/>
            <w:lang w:val="sv-SE" w:eastAsia="sv-SE"/>
          </w:rPr>
          <w:tab/>
        </w:r>
        <w:r w:rsidRPr="002F3602" w:rsidDel="002F3602">
          <w:rPr>
            <w:noProof/>
            <w:lang w:val="en-US"/>
            <w:rPrChange w:id="736" w:author="Maureen Barry" w:date="2025-05-07T09:20:00Z">
              <w:rPr>
                <w:rStyle w:val="Hyperlink"/>
                <w:noProof/>
                <w:lang w:val="en-US"/>
              </w:rPr>
            </w:rPrChange>
          </w:rPr>
          <w:delText>Class: Identification and authentication (FIA)</w:delText>
        </w:r>
        <w:r w:rsidDel="002F3602">
          <w:rPr>
            <w:noProof/>
          </w:rPr>
          <w:tab/>
        </w:r>
        <w:r w:rsidR="00736483" w:rsidDel="002F3602">
          <w:rPr>
            <w:noProof/>
          </w:rPr>
          <w:delText>33</w:delText>
        </w:r>
      </w:del>
    </w:p>
    <w:p w14:paraId="6A12772B" w14:textId="51F41528" w:rsidR="00743B95" w:rsidDel="002F3602" w:rsidRDefault="00890E0E">
      <w:pPr>
        <w:pStyle w:val="TOC3"/>
        <w:tabs>
          <w:tab w:val="left" w:pos="1200"/>
          <w:tab w:val="right" w:leader="dot" w:pos="9019"/>
        </w:tabs>
        <w:rPr>
          <w:del w:id="737" w:author="Maureen Barry" w:date="2025-05-07T09:20:00Z"/>
          <w:rFonts w:eastAsiaTheme="minorEastAsia" w:cstheme="minorBidi"/>
          <w:i w:val="0"/>
          <w:iCs w:val="0"/>
          <w:noProof/>
          <w:sz w:val="22"/>
          <w:szCs w:val="22"/>
          <w:lang w:val="sv-SE" w:eastAsia="sv-SE"/>
        </w:rPr>
      </w:pPr>
      <w:del w:id="738" w:author="Maureen Barry" w:date="2025-05-07T09:20:00Z">
        <w:r w:rsidRPr="002F3602" w:rsidDel="002F3602">
          <w:rPr>
            <w:noProof/>
            <w:rPrChange w:id="739" w:author="Maureen Barry" w:date="2025-05-07T09:20:00Z">
              <w:rPr>
                <w:rStyle w:val="Hyperlink"/>
                <w:noProof/>
              </w:rPr>
            </w:rPrChange>
          </w:rPr>
          <w:delText>A.1.1</w:delText>
        </w:r>
        <w:r w:rsidDel="002F3602">
          <w:rPr>
            <w:rFonts w:eastAsiaTheme="minorEastAsia" w:cstheme="minorBidi"/>
            <w:i w:val="0"/>
            <w:iCs w:val="0"/>
            <w:noProof/>
            <w:sz w:val="22"/>
            <w:szCs w:val="22"/>
            <w:lang w:val="sv-SE" w:eastAsia="sv-SE"/>
          </w:rPr>
          <w:tab/>
        </w:r>
        <w:r w:rsidRPr="002F3602" w:rsidDel="002F3602">
          <w:rPr>
            <w:noProof/>
            <w:rPrChange w:id="740" w:author="Maureen Barry" w:date="2025-05-07T09:20:00Z">
              <w:rPr>
                <w:rStyle w:val="Hyperlink"/>
                <w:noProof/>
              </w:rPr>
            </w:rPrChange>
          </w:rPr>
          <w:delText>Enhanced user-subject binding (FIA_USB_EXT)</w:delText>
        </w:r>
        <w:r w:rsidDel="002F3602">
          <w:rPr>
            <w:noProof/>
          </w:rPr>
          <w:tab/>
        </w:r>
        <w:r w:rsidR="00736483" w:rsidDel="002F3602">
          <w:rPr>
            <w:noProof/>
          </w:rPr>
          <w:delText>33</w:delText>
        </w:r>
      </w:del>
    </w:p>
    <w:p w14:paraId="61728F3A" w14:textId="5948E825" w:rsidR="00743B95" w:rsidDel="002F3602" w:rsidRDefault="00890E0E">
      <w:pPr>
        <w:pStyle w:val="TOC2"/>
        <w:tabs>
          <w:tab w:val="left" w:pos="960"/>
          <w:tab w:val="right" w:leader="dot" w:pos="9019"/>
        </w:tabs>
        <w:rPr>
          <w:del w:id="741" w:author="Maureen Barry" w:date="2025-05-07T09:20:00Z"/>
          <w:rFonts w:eastAsiaTheme="minorEastAsia" w:cstheme="minorBidi"/>
          <w:smallCaps w:val="0"/>
          <w:noProof/>
          <w:sz w:val="22"/>
          <w:szCs w:val="22"/>
          <w:lang w:val="sv-SE" w:eastAsia="sv-SE"/>
        </w:rPr>
      </w:pPr>
      <w:del w:id="742" w:author="Maureen Barry" w:date="2025-05-07T09:20:00Z">
        <w:r w:rsidRPr="002F3602" w:rsidDel="002F3602">
          <w:rPr>
            <w:noProof/>
            <w:lang w:val="en-US"/>
            <w:rPrChange w:id="743" w:author="Maureen Barry" w:date="2025-05-07T09:20:00Z">
              <w:rPr>
                <w:rStyle w:val="Hyperlink"/>
                <w:noProof/>
                <w:lang w:val="en-US"/>
              </w:rPr>
            </w:rPrChange>
          </w:rPr>
          <w:delText>A.2</w:delText>
        </w:r>
        <w:r w:rsidDel="002F3602">
          <w:rPr>
            <w:rFonts w:eastAsiaTheme="minorEastAsia" w:cstheme="minorBidi"/>
            <w:smallCaps w:val="0"/>
            <w:noProof/>
            <w:sz w:val="22"/>
            <w:szCs w:val="22"/>
            <w:lang w:val="sv-SE" w:eastAsia="sv-SE"/>
          </w:rPr>
          <w:tab/>
        </w:r>
        <w:r w:rsidRPr="002F3602" w:rsidDel="002F3602">
          <w:rPr>
            <w:noProof/>
            <w:lang w:val="en-US"/>
            <w:rPrChange w:id="744" w:author="Maureen Barry" w:date="2025-05-07T09:20:00Z">
              <w:rPr>
                <w:rStyle w:val="Hyperlink"/>
                <w:noProof/>
                <w:lang w:val="en-US"/>
              </w:rPr>
            </w:rPrChange>
          </w:rPr>
          <w:delText>Class: Protection of the TSF (FPT)</w:delText>
        </w:r>
        <w:r w:rsidDel="002F3602">
          <w:rPr>
            <w:noProof/>
          </w:rPr>
          <w:tab/>
        </w:r>
        <w:r w:rsidR="00736483" w:rsidDel="002F3602">
          <w:rPr>
            <w:noProof/>
          </w:rPr>
          <w:delText>34</w:delText>
        </w:r>
      </w:del>
    </w:p>
    <w:p w14:paraId="02ED7F69" w14:textId="4E9B6521" w:rsidR="00743B95" w:rsidDel="002F3602" w:rsidRDefault="00890E0E">
      <w:pPr>
        <w:pStyle w:val="TOC3"/>
        <w:tabs>
          <w:tab w:val="left" w:pos="1200"/>
          <w:tab w:val="right" w:leader="dot" w:pos="9019"/>
        </w:tabs>
        <w:rPr>
          <w:del w:id="745" w:author="Maureen Barry" w:date="2025-05-07T09:20:00Z"/>
          <w:rFonts w:eastAsiaTheme="minorEastAsia" w:cstheme="minorBidi"/>
          <w:i w:val="0"/>
          <w:iCs w:val="0"/>
          <w:noProof/>
          <w:sz w:val="22"/>
          <w:szCs w:val="22"/>
          <w:lang w:val="sv-SE" w:eastAsia="sv-SE"/>
        </w:rPr>
      </w:pPr>
      <w:del w:id="746" w:author="Maureen Barry" w:date="2025-05-07T09:20:00Z">
        <w:r w:rsidRPr="002F3602" w:rsidDel="002F3602">
          <w:rPr>
            <w:noProof/>
            <w:rPrChange w:id="747" w:author="Maureen Barry" w:date="2025-05-07T09:20:00Z">
              <w:rPr>
                <w:rStyle w:val="Hyperlink"/>
                <w:noProof/>
              </w:rPr>
            </w:rPrChange>
          </w:rPr>
          <w:delText>A.2.1</w:delText>
        </w:r>
        <w:r w:rsidDel="002F3602">
          <w:rPr>
            <w:rFonts w:eastAsiaTheme="minorEastAsia" w:cstheme="minorBidi"/>
            <w:i w:val="0"/>
            <w:iCs w:val="0"/>
            <w:noProof/>
            <w:sz w:val="22"/>
            <w:szCs w:val="22"/>
            <w:lang w:val="sv-SE" w:eastAsia="sv-SE"/>
          </w:rPr>
          <w:tab/>
        </w:r>
        <w:r w:rsidRPr="002F3602" w:rsidDel="002F3602">
          <w:rPr>
            <w:noProof/>
            <w:rPrChange w:id="748" w:author="Maureen Barry" w:date="2025-05-07T09:20:00Z">
              <w:rPr>
                <w:rStyle w:val="Hyperlink"/>
                <w:noProof/>
              </w:rPr>
            </w:rPrChange>
          </w:rPr>
          <w:delText>Internal TOE TSF data replication consistency (FPT_TRC)</w:delText>
        </w:r>
        <w:r w:rsidDel="002F3602">
          <w:rPr>
            <w:noProof/>
          </w:rPr>
          <w:tab/>
        </w:r>
        <w:r w:rsidR="00736483" w:rsidDel="002F3602">
          <w:rPr>
            <w:noProof/>
          </w:rPr>
          <w:delText>34</w:delText>
        </w:r>
      </w:del>
    </w:p>
    <w:p w14:paraId="6C3DA2BA" w14:textId="45CAB71E" w:rsidR="00743B95" w:rsidDel="002F3602" w:rsidRDefault="00890E0E">
      <w:pPr>
        <w:pStyle w:val="TOC2"/>
        <w:tabs>
          <w:tab w:val="left" w:pos="960"/>
          <w:tab w:val="right" w:leader="dot" w:pos="9019"/>
        </w:tabs>
        <w:rPr>
          <w:del w:id="749" w:author="Maureen Barry" w:date="2025-05-07T09:20:00Z"/>
          <w:rFonts w:eastAsiaTheme="minorEastAsia" w:cstheme="minorBidi"/>
          <w:smallCaps w:val="0"/>
          <w:noProof/>
          <w:sz w:val="22"/>
          <w:szCs w:val="22"/>
          <w:lang w:val="sv-SE" w:eastAsia="sv-SE"/>
        </w:rPr>
      </w:pPr>
      <w:del w:id="750" w:author="Maureen Barry" w:date="2025-05-07T09:20:00Z">
        <w:r w:rsidRPr="002F3602" w:rsidDel="002F3602">
          <w:rPr>
            <w:noProof/>
            <w:lang w:val="en-US"/>
            <w:rPrChange w:id="751" w:author="Maureen Barry" w:date="2025-05-07T09:20:00Z">
              <w:rPr>
                <w:rStyle w:val="Hyperlink"/>
                <w:noProof/>
                <w:lang w:val="en-US"/>
              </w:rPr>
            </w:rPrChange>
          </w:rPr>
          <w:delText>A.3</w:delText>
        </w:r>
        <w:r w:rsidDel="002F3602">
          <w:rPr>
            <w:rFonts w:eastAsiaTheme="minorEastAsia" w:cstheme="minorBidi"/>
            <w:smallCaps w:val="0"/>
            <w:noProof/>
            <w:sz w:val="22"/>
            <w:szCs w:val="22"/>
            <w:lang w:val="sv-SE" w:eastAsia="sv-SE"/>
          </w:rPr>
          <w:tab/>
        </w:r>
        <w:r w:rsidRPr="002F3602" w:rsidDel="002F3602">
          <w:rPr>
            <w:noProof/>
            <w:lang w:val="en-US"/>
            <w:rPrChange w:id="752" w:author="Maureen Barry" w:date="2025-05-07T09:20:00Z">
              <w:rPr>
                <w:rStyle w:val="Hyperlink"/>
                <w:noProof/>
                <w:lang w:val="en-US"/>
              </w:rPr>
            </w:rPrChange>
          </w:rPr>
          <w:delText>Class: TOE access (FTA)</w:delText>
        </w:r>
        <w:r w:rsidDel="002F3602">
          <w:rPr>
            <w:noProof/>
          </w:rPr>
          <w:tab/>
        </w:r>
        <w:r w:rsidR="00736483" w:rsidDel="002F3602">
          <w:rPr>
            <w:noProof/>
          </w:rPr>
          <w:delText>35</w:delText>
        </w:r>
      </w:del>
    </w:p>
    <w:p w14:paraId="1398B3A2" w14:textId="749D9883" w:rsidR="00743B95" w:rsidDel="002F3602" w:rsidRDefault="00890E0E">
      <w:pPr>
        <w:pStyle w:val="TOC3"/>
        <w:tabs>
          <w:tab w:val="left" w:pos="1200"/>
          <w:tab w:val="right" w:leader="dot" w:pos="9019"/>
        </w:tabs>
        <w:rPr>
          <w:del w:id="753" w:author="Maureen Barry" w:date="2025-05-07T09:20:00Z"/>
          <w:rFonts w:eastAsiaTheme="minorEastAsia" w:cstheme="minorBidi"/>
          <w:i w:val="0"/>
          <w:iCs w:val="0"/>
          <w:noProof/>
          <w:sz w:val="22"/>
          <w:szCs w:val="22"/>
          <w:lang w:val="sv-SE" w:eastAsia="sv-SE"/>
        </w:rPr>
      </w:pPr>
      <w:del w:id="754" w:author="Maureen Barry" w:date="2025-05-07T09:20:00Z">
        <w:r w:rsidRPr="002F3602" w:rsidDel="002F3602">
          <w:rPr>
            <w:noProof/>
            <w:rPrChange w:id="755" w:author="Maureen Barry" w:date="2025-05-07T09:20:00Z">
              <w:rPr>
                <w:rStyle w:val="Hyperlink"/>
                <w:noProof/>
              </w:rPr>
            </w:rPrChange>
          </w:rPr>
          <w:delText>A.3.1</w:delText>
        </w:r>
        <w:r w:rsidDel="002F3602">
          <w:rPr>
            <w:rFonts w:eastAsiaTheme="minorEastAsia" w:cstheme="minorBidi"/>
            <w:i w:val="0"/>
            <w:iCs w:val="0"/>
            <w:noProof/>
            <w:sz w:val="22"/>
            <w:szCs w:val="22"/>
            <w:lang w:val="sv-SE" w:eastAsia="sv-SE"/>
          </w:rPr>
          <w:tab/>
        </w:r>
        <w:r w:rsidRPr="002F3602" w:rsidDel="002F3602">
          <w:rPr>
            <w:noProof/>
            <w:rPrChange w:id="756" w:author="Maureen Barry" w:date="2025-05-07T09:20:00Z">
              <w:rPr>
                <w:rStyle w:val="Hyperlink"/>
                <w:noProof/>
              </w:rPr>
            </w:rPrChange>
          </w:rPr>
          <w:delText>TOE access information (FTA_TAH_EXT)</w:delText>
        </w:r>
        <w:r w:rsidDel="002F3602">
          <w:rPr>
            <w:noProof/>
          </w:rPr>
          <w:tab/>
        </w:r>
        <w:r w:rsidR="00736483" w:rsidDel="002F3602">
          <w:rPr>
            <w:noProof/>
          </w:rPr>
          <w:delText>35</w:delText>
        </w:r>
      </w:del>
    </w:p>
    <w:p w14:paraId="64301435" w14:textId="74C334AD" w:rsidR="00743B95" w:rsidDel="002F3602" w:rsidRDefault="00890E0E">
      <w:pPr>
        <w:pStyle w:val="TOC1"/>
        <w:tabs>
          <w:tab w:val="left" w:pos="480"/>
          <w:tab w:val="right" w:leader="dot" w:pos="9019"/>
        </w:tabs>
        <w:rPr>
          <w:del w:id="757" w:author="Maureen Barry" w:date="2025-05-07T09:20:00Z"/>
          <w:rFonts w:eastAsiaTheme="minorEastAsia" w:cstheme="minorBidi"/>
          <w:b w:val="0"/>
          <w:bCs w:val="0"/>
          <w:caps w:val="0"/>
          <w:noProof/>
          <w:sz w:val="22"/>
          <w:szCs w:val="22"/>
          <w:lang w:val="sv-SE" w:eastAsia="sv-SE"/>
        </w:rPr>
      </w:pPr>
      <w:del w:id="758" w:author="Maureen Barry" w:date="2025-05-07T09:20:00Z">
        <w:r w:rsidRPr="002F3602" w:rsidDel="002F3602">
          <w:rPr>
            <w:noProof/>
            <w:rPrChange w:id="759" w:author="Maureen Barry" w:date="2025-05-07T09:20:00Z">
              <w:rPr>
                <w:rStyle w:val="Hyperlink"/>
                <w:noProof/>
              </w:rPr>
            </w:rPrChange>
          </w:rPr>
          <w:delText>B.</w:delText>
        </w:r>
        <w:r w:rsidDel="002F3602">
          <w:rPr>
            <w:rFonts w:eastAsiaTheme="minorEastAsia" w:cstheme="minorBidi"/>
            <w:b w:val="0"/>
            <w:bCs w:val="0"/>
            <w:caps w:val="0"/>
            <w:noProof/>
            <w:sz w:val="22"/>
            <w:szCs w:val="22"/>
            <w:lang w:val="sv-SE" w:eastAsia="sv-SE"/>
          </w:rPr>
          <w:tab/>
        </w:r>
        <w:r w:rsidRPr="002F3602" w:rsidDel="002F3602">
          <w:rPr>
            <w:noProof/>
            <w:rPrChange w:id="760" w:author="Maureen Barry" w:date="2025-05-07T09:20:00Z">
              <w:rPr>
                <w:rStyle w:val="Hyperlink"/>
                <w:noProof/>
              </w:rPr>
            </w:rPrChange>
          </w:rPr>
          <w:delText>Extended Component Definitions</w:delText>
        </w:r>
        <w:r w:rsidDel="002F3602">
          <w:rPr>
            <w:noProof/>
          </w:rPr>
          <w:tab/>
        </w:r>
        <w:r w:rsidR="00736483" w:rsidDel="002F3602">
          <w:rPr>
            <w:noProof/>
          </w:rPr>
          <w:delText>36</w:delText>
        </w:r>
      </w:del>
    </w:p>
    <w:p w14:paraId="23842499" w14:textId="1C03D602" w:rsidR="00743B95" w:rsidDel="002F3602" w:rsidRDefault="00890E0E">
      <w:pPr>
        <w:pStyle w:val="TOC2"/>
        <w:tabs>
          <w:tab w:val="left" w:pos="960"/>
          <w:tab w:val="right" w:leader="dot" w:pos="9019"/>
        </w:tabs>
        <w:rPr>
          <w:del w:id="761" w:author="Maureen Barry" w:date="2025-05-07T09:20:00Z"/>
          <w:rFonts w:eastAsiaTheme="minorEastAsia" w:cstheme="minorBidi"/>
          <w:smallCaps w:val="0"/>
          <w:noProof/>
          <w:sz w:val="22"/>
          <w:szCs w:val="22"/>
          <w:lang w:val="sv-SE" w:eastAsia="sv-SE"/>
        </w:rPr>
      </w:pPr>
      <w:del w:id="762" w:author="Maureen Barry" w:date="2025-05-07T09:20:00Z">
        <w:r w:rsidRPr="002F3602" w:rsidDel="002F3602">
          <w:rPr>
            <w:noProof/>
            <w:lang w:val="en-US"/>
            <w:rPrChange w:id="763" w:author="Maureen Barry" w:date="2025-05-07T09:20:00Z">
              <w:rPr>
                <w:rStyle w:val="Hyperlink"/>
                <w:noProof/>
                <w:lang w:val="en-US"/>
              </w:rPr>
            </w:rPrChange>
          </w:rPr>
          <w:delText>B.1</w:delText>
        </w:r>
        <w:r w:rsidDel="002F3602">
          <w:rPr>
            <w:rFonts w:eastAsiaTheme="minorEastAsia" w:cstheme="minorBidi"/>
            <w:smallCaps w:val="0"/>
            <w:noProof/>
            <w:sz w:val="22"/>
            <w:szCs w:val="22"/>
            <w:lang w:val="sv-SE" w:eastAsia="sv-SE"/>
          </w:rPr>
          <w:tab/>
        </w:r>
        <w:r w:rsidRPr="002F3602" w:rsidDel="002F3602">
          <w:rPr>
            <w:noProof/>
            <w:lang w:val="en-US"/>
            <w:rPrChange w:id="764" w:author="Maureen Barry" w:date="2025-05-07T09:20:00Z">
              <w:rPr>
                <w:rStyle w:val="Hyperlink"/>
                <w:noProof/>
                <w:lang w:val="en-US"/>
              </w:rPr>
            </w:rPrChange>
          </w:rPr>
          <w:delText>Class: User Identification and Authentication (FIA)</w:delText>
        </w:r>
        <w:r w:rsidDel="002F3602">
          <w:rPr>
            <w:noProof/>
          </w:rPr>
          <w:tab/>
        </w:r>
        <w:r w:rsidR="00736483" w:rsidDel="002F3602">
          <w:rPr>
            <w:noProof/>
          </w:rPr>
          <w:delText>36</w:delText>
        </w:r>
      </w:del>
    </w:p>
    <w:p w14:paraId="1F7CD847" w14:textId="7BF7DF02" w:rsidR="00743B95" w:rsidDel="002F3602" w:rsidRDefault="00890E0E">
      <w:pPr>
        <w:pStyle w:val="TOC3"/>
        <w:tabs>
          <w:tab w:val="left" w:pos="1200"/>
          <w:tab w:val="right" w:leader="dot" w:pos="9019"/>
        </w:tabs>
        <w:rPr>
          <w:del w:id="765" w:author="Maureen Barry" w:date="2025-05-07T09:20:00Z"/>
          <w:rFonts w:eastAsiaTheme="minorEastAsia" w:cstheme="minorBidi"/>
          <w:i w:val="0"/>
          <w:iCs w:val="0"/>
          <w:noProof/>
          <w:sz w:val="22"/>
          <w:szCs w:val="22"/>
          <w:lang w:val="sv-SE" w:eastAsia="sv-SE"/>
        </w:rPr>
      </w:pPr>
      <w:del w:id="766" w:author="Maureen Barry" w:date="2025-05-07T09:20:00Z">
        <w:r w:rsidRPr="002F3602" w:rsidDel="002F3602">
          <w:rPr>
            <w:noProof/>
            <w:rPrChange w:id="767" w:author="Maureen Barry" w:date="2025-05-07T09:20:00Z">
              <w:rPr>
                <w:rStyle w:val="Hyperlink"/>
                <w:noProof/>
              </w:rPr>
            </w:rPrChange>
          </w:rPr>
          <w:delText>B.1.1</w:delText>
        </w:r>
        <w:r w:rsidDel="002F3602">
          <w:rPr>
            <w:rFonts w:eastAsiaTheme="minorEastAsia" w:cstheme="minorBidi"/>
            <w:i w:val="0"/>
            <w:iCs w:val="0"/>
            <w:noProof/>
            <w:sz w:val="22"/>
            <w:szCs w:val="22"/>
            <w:lang w:val="sv-SE" w:eastAsia="sv-SE"/>
          </w:rPr>
          <w:tab/>
        </w:r>
        <w:r w:rsidRPr="002F3602" w:rsidDel="002F3602">
          <w:rPr>
            <w:noProof/>
            <w:rPrChange w:id="768" w:author="Maureen Barry" w:date="2025-05-07T09:20:00Z">
              <w:rPr>
                <w:rStyle w:val="Hyperlink"/>
                <w:noProof/>
              </w:rPr>
            </w:rPrChange>
          </w:rPr>
          <w:delText>Enhanced user-subject binding (FIA_USB_EXT)</w:delText>
        </w:r>
        <w:r w:rsidDel="002F3602">
          <w:rPr>
            <w:noProof/>
          </w:rPr>
          <w:tab/>
        </w:r>
        <w:r w:rsidR="00736483" w:rsidDel="002F3602">
          <w:rPr>
            <w:noProof/>
          </w:rPr>
          <w:delText>36</w:delText>
        </w:r>
      </w:del>
    </w:p>
    <w:p w14:paraId="1381D557" w14:textId="57A0276A" w:rsidR="00743B95" w:rsidDel="002F3602" w:rsidRDefault="00890E0E">
      <w:pPr>
        <w:pStyle w:val="TOC2"/>
        <w:tabs>
          <w:tab w:val="left" w:pos="960"/>
          <w:tab w:val="right" w:leader="dot" w:pos="9019"/>
        </w:tabs>
        <w:rPr>
          <w:del w:id="769" w:author="Maureen Barry" w:date="2025-05-07T09:20:00Z"/>
          <w:rFonts w:eastAsiaTheme="minorEastAsia" w:cstheme="minorBidi"/>
          <w:smallCaps w:val="0"/>
          <w:noProof/>
          <w:sz w:val="22"/>
          <w:szCs w:val="22"/>
          <w:lang w:val="sv-SE" w:eastAsia="sv-SE"/>
        </w:rPr>
      </w:pPr>
      <w:del w:id="770" w:author="Maureen Barry" w:date="2025-05-07T09:20:00Z">
        <w:r w:rsidRPr="002F3602" w:rsidDel="002F3602">
          <w:rPr>
            <w:noProof/>
            <w:lang w:val="en-US"/>
            <w:rPrChange w:id="771" w:author="Maureen Barry" w:date="2025-05-07T09:20:00Z">
              <w:rPr>
                <w:rStyle w:val="Hyperlink"/>
                <w:noProof/>
                <w:lang w:val="en-US"/>
              </w:rPr>
            </w:rPrChange>
          </w:rPr>
          <w:delText>B.2</w:delText>
        </w:r>
        <w:r w:rsidDel="002F3602">
          <w:rPr>
            <w:rFonts w:eastAsiaTheme="minorEastAsia" w:cstheme="minorBidi"/>
            <w:smallCaps w:val="0"/>
            <w:noProof/>
            <w:sz w:val="22"/>
            <w:szCs w:val="22"/>
            <w:lang w:val="sv-SE" w:eastAsia="sv-SE"/>
          </w:rPr>
          <w:tab/>
        </w:r>
        <w:r w:rsidRPr="002F3602" w:rsidDel="002F3602">
          <w:rPr>
            <w:noProof/>
            <w:lang w:val="en-US"/>
            <w:rPrChange w:id="772" w:author="Maureen Barry" w:date="2025-05-07T09:20:00Z">
              <w:rPr>
                <w:rStyle w:val="Hyperlink"/>
                <w:noProof/>
                <w:lang w:val="en-US"/>
              </w:rPr>
            </w:rPrChange>
          </w:rPr>
          <w:delText>Class: TOE access (FTA)</w:delText>
        </w:r>
        <w:r w:rsidDel="002F3602">
          <w:rPr>
            <w:noProof/>
          </w:rPr>
          <w:tab/>
        </w:r>
        <w:r w:rsidR="00736483" w:rsidDel="002F3602">
          <w:rPr>
            <w:noProof/>
          </w:rPr>
          <w:delText>37</w:delText>
        </w:r>
      </w:del>
    </w:p>
    <w:p w14:paraId="76E23143" w14:textId="4001C892" w:rsidR="00743B95" w:rsidDel="002F3602" w:rsidRDefault="00890E0E">
      <w:pPr>
        <w:pStyle w:val="TOC3"/>
        <w:tabs>
          <w:tab w:val="left" w:pos="1200"/>
          <w:tab w:val="right" w:leader="dot" w:pos="9019"/>
        </w:tabs>
        <w:rPr>
          <w:del w:id="773" w:author="Maureen Barry" w:date="2025-05-07T09:20:00Z"/>
          <w:rFonts w:eastAsiaTheme="minorEastAsia" w:cstheme="minorBidi"/>
          <w:i w:val="0"/>
          <w:iCs w:val="0"/>
          <w:noProof/>
          <w:sz w:val="22"/>
          <w:szCs w:val="22"/>
          <w:lang w:val="sv-SE" w:eastAsia="sv-SE"/>
        </w:rPr>
      </w:pPr>
      <w:del w:id="774" w:author="Maureen Barry" w:date="2025-05-07T09:20:00Z">
        <w:r w:rsidRPr="002F3602" w:rsidDel="002F3602">
          <w:rPr>
            <w:noProof/>
            <w:rPrChange w:id="775" w:author="Maureen Barry" w:date="2025-05-07T09:20:00Z">
              <w:rPr>
                <w:rStyle w:val="Hyperlink"/>
                <w:noProof/>
              </w:rPr>
            </w:rPrChange>
          </w:rPr>
          <w:delText>B.2.1</w:delText>
        </w:r>
        <w:r w:rsidDel="002F3602">
          <w:rPr>
            <w:rFonts w:eastAsiaTheme="minorEastAsia" w:cstheme="minorBidi"/>
            <w:i w:val="0"/>
            <w:iCs w:val="0"/>
            <w:noProof/>
            <w:sz w:val="22"/>
            <w:szCs w:val="22"/>
            <w:lang w:val="sv-SE" w:eastAsia="sv-SE"/>
          </w:rPr>
          <w:tab/>
        </w:r>
        <w:r w:rsidRPr="002F3602" w:rsidDel="002F3602">
          <w:rPr>
            <w:noProof/>
            <w:rPrChange w:id="776" w:author="Maureen Barry" w:date="2025-05-07T09:20:00Z">
              <w:rPr>
                <w:rStyle w:val="Hyperlink"/>
                <w:noProof/>
              </w:rPr>
            </w:rPrChange>
          </w:rPr>
          <w:delText>TOE access information (FTA_TAH_EXT)</w:delText>
        </w:r>
        <w:r w:rsidDel="002F3602">
          <w:rPr>
            <w:noProof/>
          </w:rPr>
          <w:tab/>
        </w:r>
        <w:r w:rsidR="00736483" w:rsidDel="002F3602">
          <w:rPr>
            <w:noProof/>
          </w:rPr>
          <w:delText>37</w:delText>
        </w:r>
      </w:del>
    </w:p>
    <w:p w14:paraId="5E88BC31" w14:textId="6C46BAD2" w:rsidR="00743B95" w:rsidDel="002F3602" w:rsidRDefault="00890E0E">
      <w:pPr>
        <w:pStyle w:val="TOC1"/>
        <w:tabs>
          <w:tab w:val="left" w:pos="480"/>
          <w:tab w:val="right" w:leader="dot" w:pos="9019"/>
        </w:tabs>
        <w:rPr>
          <w:del w:id="777" w:author="Maureen Barry" w:date="2025-05-07T09:20:00Z"/>
          <w:rFonts w:eastAsiaTheme="minorEastAsia" w:cstheme="minorBidi"/>
          <w:b w:val="0"/>
          <w:bCs w:val="0"/>
          <w:caps w:val="0"/>
          <w:noProof/>
          <w:sz w:val="22"/>
          <w:szCs w:val="22"/>
          <w:lang w:val="sv-SE" w:eastAsia="sv-SE"/>
        </w:rPr>
      </w:pPr>
      <w:del w:id="778" w:author="Maureen Barry" w:date="2025-05-07T09:20:00Z">
        <w:r w:rsidRPr="002F3602" w:rsidDel="002F3602">
          <w:rPr>
            <w:noProof/>
            <w:rPrChange w:id="779" w:author="Maureen Barry" w:date="2025-05-07T09:20:00Z">
              <w:rPr>
                <w:rStyle w:val="Hyperlink"/>
                <w:noProof/>
              </w:rPr>
            </w:rPrChange>
          </w:rPr>
          <w:delText>C.</w:delText>
        </w:r>
        <w:r w:rsidDel="002F3602">
          <w:rPr>
            <w:rFonts w:eastAsiaTheme="minorEastAsia" w:cstheme="minorBidi"/>
            <w:b w:val="0"/>
            <w:bCs w:val="0"/>
            <w:caps w:val="0"/>
            <w:noProof/>
            <w:sz w:val="22"/>
            <w:szCs w:val="22"/>
            <w:lang w:val="sv-SE" w:eastAsia="sv-SE"/>
          </w:rPr>
          <w:tab/>
        </w:r>
        <w:r w:rsidRPr="002F3602" w:rsidDel="002F3602">
          <w:rPr>
            <w:noProof/>
            <w:rPrChange w:id="780" w:author="Maureen Barry" w:date="2025-05-07T09:20:00Z">
              <w:rPr>
                <w:rStyle w:val="Hyperlink"/>
                <w:noProof/>
              </w:rPr>
            </w:rPrChange>
          </w:rPr>
          <w:delText>Rationales</w:delText>
        </w:r>
        <w:r w:rsidDel="002F3602">
          <w:rPr>
            <w:noProof/>
          </w:rPr>
          <w:tab/>
        </w:r>
        <w:r w:rsidR="00736483" w:rsidDel="002F3602">
          <w:rPr>
            <w:noProof/>
          </w:rPr>
          <w:delText>39</w:delText>
        </w:r>
      </w:del>
    </w:p>
    <w:p w14:paraId="3EA89086" w14:textId="088774F5" w:rsidR="00743B95" w:rsidDel="002F3602" w:rsidRDefault="00890E0E">
      <w:pPr>
        <w:pStyle w:val="TOC2"/>
        <w:tabs>
          <w:tab w:val="left" w:pos="720"/>
          <w:tab w:val="right" w:leader="dot" w:pos="9019"/>
        </w:tabs>
        <w:rPr>
          <w:del w:id="781" w:author="Maureen Barry" w:date="2025-05-07T09:20:00Z"/>
          <w:rFonts w:eastAsiaTheme="minorEastAsia" w:cstheme="minorBidi"/>
          <w:smallCaps w:val="0"/>
          <w:noProof/>
          <w:sz w:val="22"/>
          <w:szCs w:val="22"/>
          <w:lang w:val="sv-SE" w:eastAsia="sv-SE"/>
        </w:rPr>
      </w:pPr>
      <w:del w:id="782" w:author="Maureen Barry" w:date="2025-05-07T09:20:00Z">
        <w:r w:rsidRPr="002F3602" w:rsidDel="002F3602">
          <w:rPr>
            <w:noProof/>
            <w:rPrChange w:id="783" w:author="Maureen Barry" w:date="2025-05-07T09:20:00Z">
              <w:rPr>
                <w:rStyle w:val="Hyperlink"/>
                <w:noProof/>
              </w:rPr>
            </w:rPrChange>
          </w:rPr>
          <w:delText>C.1</w:delText>
        </w:r>
        <w:r w:rsidDel="002F3602">
          <w:rPr>
            <w:rFonts w:eastAsiaTheme="minorEastAsia" w:cstheme="minorBidi"/>
            <w:smallCaps w:val="0"/>
            <w:noProof/>
            <w:sz w:val="22"/>
            <w:szCs w:val="22"/>
            <w:lang w:val="sv-SE" w:eastAsia="sv-SE"/>
          </w:rPr>
          <w:tab/>
        </w:r>
        <w:r w:rsidRPr="002F3602" w:rsidDel="002F3602">
          <w:rPr>
            <w:noProof/>
            <w:rPrChange w:id="784" w:author="Maureen Barry" w:date="2025-05-07T09:20:00Z">
              <w:rPr>
                <w:rStyle w:val="Hyperlink"/>
                <w:noProof/>
              </w:rPr>
            </w:rPrChange>
          </w:rPr>
          <w:delText>TOE Security Objectives Coverage</w:delText>
        </w:r>
        <w:r w:rsidDel="002F3602">
          <w:rPr>
            <w:noProof/>
          </w:rPr>
          <w:tab/>
        </w:r>
        <w:r w:rsidR="00736483" w:rsidDel="002F3602">
          <w:rPr>
            <w:noProof/>
          </w:rPr>
          <w:delText>39</w:delText>
        </w:r>
      </w:del>
    </w:p>
    <w:p w14:paraId="63BD2DA8" w14:textId="29D29262" w:rsidR="00743B95" w:rsidDel="002F3602" w:rsidRDefault="00890E0E">
      <w:pPr>
        <w:pStyle w:val="TOC2"/>
        <w:tabs>
          <w:tab w:val="left" w:pos="720"/>
          <w:tab w:val="right" w:leader="dot" w:pos="9019"/>
        </w:tabs>
        <w:rPr>
          <w:del w:id="785" w:author="Maureen Barry" w:date="2025-05-07T09:20:00Z"/>
          <w:rFonts w:eastAsiaTheme="minorEastAsia" w:cstheme="minorBidi"/>
          <w:smallCaps w:val="0"/>
          <w:noProof/>
          <w:sz w:val="22"/>
          <w:szCs w:val="22"/>
          <w:lang w:val="sv-SE" w:eastAsia="sv-SE"/>
        </w:rPr>
      </w:pPr>
      <w:del w:id="786" w:author="Maureen Barry" w:date="2025-05-07T09:20:00Z">
        <w:r w:rsidRPr="002F3602" w:rsidDel="002F3602">
          <w:rPr>
            <w:noProof/>
            <w:rPrChange w:id="787" w:author="Maureen Barry" w:date="2025-05-07T09:20:00Z">
              <w:rPr>
                <w:rStyle w:val="Hyperlink"/>
                <w:noProof/>
              </w:rPr>
            </w:rPrChange>
          </w:rPr>
          <w:delText>C.2</w:delText>
        </w:r>
        <w:r w:rsidDel="002F3602">
          <w:rPr>
            <w:rFonts w:eastAsiaTheme="minorEastAsia" w:cstheme="minorBidi"/>
            <w:smallCaps w:val="0"/>
            <w:noProof/>
            <w:sz w:val="22"/>
            <w:szCs w:val="22"/>
            <w:lang w:val="sv-SE" w:eastAsia="sv-SE"/>
          </w:rPr>
          <w:tab/>
        </w:r>
        <w:r w:rsidRPr="002F3602" w:rsidDel="002F3602">
          <w:rPr>
            <w:noProof/>
            <w:rPrChange w:id="788" w:author="Maureen Barry" w:date="2025-05-07T09:20:00Z">
              <w:rPr>
                <w:rStyle w:val="Hyperlink"/>
                <w:noProof/>
              </w:rPr>
            </w:rPrChange>
          </w:rPr>
          <w:delText>Rationale for TOE Security Objectives</w:delText>
        </w:r>
        <w:r w:rsidDel="002F3602">
          <w:rPr>
            <w:noProof/>
          </w:rPr>
          <w:tab/>
        </w:r>
        <w:r w:rsidR="00736483" w:rsidDel="002F3602">
          <w:rPr>
            <w:noProof/>
          </w:rPr>
          <w:delText>40</w:delText>
        </w:r>
      </w:del>
    </w:p>
    <w:p w14:paraId="6B8D8316" w14:textId="21087EE9" w:rsidR="00743B95" w:rsidDel="002F3602" w:rsidRDefault="00890E0E">
      <w:pPr>
        <w:pStyle w:val="TOC2"/>
        <w:tabs>
          <w:tab w:val="left" w:pos="720"/>
          <w:tab w:val="right" w:leader="dot" w:pos="9019"/>
        </w:tabs>
        <w:rPr>
          <w:del w:id="789" w:author="Maureen Barry" w:date="2025-05-07T09:20:00Z"/>
          <w:rFonts w:eastAsiaTheme="minorEastAsia" w:cstheme="minorBidi"/>
          <w:smallCaps w:val="0"/>
          <w:noProof/>
          <w:sz w:val="22"/>
          <w:szCs w:val="22"/>
          <w:lang w:val="sv-SE" w:eastAsia="sv-SE"/>
        </w:rPr>
      </w:pPr>
      <w:del w:id="790" w:author="Maureen Barry" w:date="2025-05-07T09:20:00Z">
        <w:r w:rsidRPr="002F3602" w:rsidDel="002F3602">
          <w:rPr>
            <w:noProof/>
            <w:rPrChange w:id="791" w:author="Maureen Barry" w:date="2025-05-07T09:20:00Z">
              <w:rPr>
                <w:rStyle w:val="Hyperlink"/>
                <w:noProof/>
              </w:rPr>
            </w:rPrChange>
          </w:rPr>
          <w:delText>C.3</w:delText>
        </w:r>
        <w:r w:rsidDel="002F3602">
          <w:rPr>
            <w:rFonts w:eastAsiaTheme="minorEastAsia" w:cstheme="minorBidi"/>
            <w:smallCaps w:val="0"/>
            <w:noProof/>
            <w:sz w:val="22"/>
            <w:szCs w:val="22"/>
            <w:lang w:val="sv-SE" w:eastAsia="sv-SE"/>
          </w:rPr>
          <w:tab/>
        </w:r>
        <w:r w:rsidRPr="002F3602" w:rsidDel="002F3602">
          <w:rPr>
            <w:noProof/>
            <w:rPrChange w:id="792" w:author="Maureen Barry" w:date="2025-05-07T09:20:00Z">
              <w:rPr>
                <w:rStyle w:val="Hyperlink"/>
                <w:noProof/>
              </w:rPr>
            </w:rPrChange>
          </w:rPr>
          <w:delText>Rationale for the Environmental Security Objectives</w:delText>
        </w:r>
        <w:r w:rsidDel="002F3602">
          <w:rPr>
            <w:noProof/>
          </w:rPr>
          <w:tab/>
        </w:r>
        <w:r w:rsidR="00736483" w:rsidDel="002F3602">
          <w:rPr>
            <w:noProof/>
          </w:rPr>
          <w:delText>44</w:delText>
        </w:r>
      </w:del>
    </w:p>
    <w:p w14:paraId="2EEAC2E7" w14:textId="711D569A" w:rsidR="00743B95" w:rsidDel="002F3602" w:rsidRDefault="00890E0E">
      <w:pPr>
        <w:pStyle w:val="TOC2"/>
        <w:tabs>
          <w:tab w:val="left" w:pos="720"/>
          <w:tab w:val="right" w:leader="dot" w:pos="9019"/>
        </w:tabs>
        <w:rPr>
          <w:del w:id="793" w:author="Maureen Barry" w:date="2025-05-07T09:20:00Z"/>
          <w:rFonts w:eastAsiaTheme="minorEastAsia" w:cstheme="minorBidi"/>
          <w:smallCaps w:val="0"/>
          <w:noProof/>
          <w:sz w:val="22"/>
          <w:szCs w:val="22"/>
          <w:lang w:val="sv-SE" w:eastAsia="sv-SE"/>
        </w:rPr>
      </w:pPr>
      <w:del w:id="794" w:author="Maureen Barry" w:date="2025-05-07T09:20:00Z">
        <w:r w:rsidRPr="002F3602" w:rsidDel="002F3602">
          <w:rPr>
            <w:noProof/>
            <w:rPrChange w:id="795" w:author="Maureen Barry" w:date="2025-05-07T09:20:00Z">
              <w:rPr>
                <w:rStyle w:val="Hyperlink"/>
                <w:noProof/>
              </w:rPr>
            </w:rPrChange>
          </w:rPr>
          <w:delText>C.4</w:delText>
        </w:r>
        <w:r w:rsidDel="002F3602">
          <w:rPr>
            <w:rFonts w:eastAsiaTheme="minorEastAsia" w:cstheme="minorBidi"/>
            <w:smallCaps w:val="0"/>
            <w:noProof/>
            <w:sz w:val="22"/>
            <w:szCs w:val="22"/>
            <w:lang w:val="sv-SE" w:eastAsia="sv-SE"/>
          </w:rPr>
          <w:tab/>
        </w:r>
        <w:r w:rsidRPr="002F3602" w:rsidDel="002F3602">
          <w:rPr>
            <w:noProof/>
            <w:rPrChange w:id="796" w:author="Maureen Barry" w:date="2025-05-07T09:20:00Z">
              <w:rPr>
                <w:rStyle w:val="Hyperlink"/>
                <w:noProof/>
              </w:rPr>
            </w:rPrChange>
          </w:rPr>
          <w:delText>Rationale for TOE Security Functional Requirements</w:delText>
        </w:r>
        <w:r w:rsidDel="002F3602">
          <w:rPr>
            <w:noProof/>
          </w:rPr>
          <w:tab/>
        </w:r>
        <w:r w:rsidR="00736483" w:rsidDel="002F3602">
          <w:rPr>
            <w:noProof/>
          </w:rPr>
          <w:delText>52</w:delText>
        </w:r>
      </w:del>
    </w:p>
    <w:p w14:paraId="7F43DE92" w14:textId="1015098D" w:rsidR="00743B95" w:rsidDel="002F3602" w:rsidRDefault="00890E0E">
      <w:pPr>
        <w:pStyle w:val="TOC2"/>
        <w:tabs>
          <w:tab w:val="left" w:pos="720"/>
          <w:tab w:val="right" w:leader="dot" w:pos="9019"/>
        </w:tabs>
        <w:rPr>
          <w:del w:id="797" w:author="Maureen Barry" w:date="2025-05-07T09:20:00Z"/>
          <w:rFonts w:eastAsiaTheme="minorEastAsia" w:cstheme="minorBidi"/>
          <w:smallCaps w:val="0"/>
          <w:noProof/>
          <w:sz w:val="22"/>
          <w:szCs w:val="22"/>
          <w:lang w:val="sv-SE" w:eastAsia="sv-SE"/>
        </w:rPr>
      </w:pPr>
      <w:del w:id="798" w:author="Maureen Barry" w:date="2025-05-07T09:20:00Z">
        <w:r w:rsidRPr="002F3602" w:rsidDel="002F3602">
          <w:rPr>
            <w:noProof/>
            <w:rPrChange w:id="799" w:author="Maureen Barry" w:date="2025-05-07T09:20:00Z">
              <w:rPr>
                <w:rStyle w:val="Hyperlink"/>
                <w:noProof/>
              </w:rPr>
            </w:rPrChange>
          </w:rPr>
          <w:delText>C.5</w:delText>
        </w:r>
        <w:r w:rsidDel="002F3602">
          <w:rPr>
            <w:rFonts w:eastAsiaTheme="minorEastAsia" w:cstheme="minorBidi"/>
            <w:smallCaps w:val="0"/>
            <w:noProof/>
            <w:sz w:val="22"/>
            <w:szCs w:val="22"/>
            <w:lang w:val="sv-SE" w:eastAsia="sv-SE"/>
          </w:rPr>
          <w:tab/>
        </w:r>
        <w:r w:rsidRPr="002F3602" w:rsidDel="002F3602">
          <w:rPr>
            <w:noProof/>
            <w:rPrChange w:id="800" w:author="Maureen Barry" w:date="2025-05-07T09:20:00Z">
              <w:rPr>
                <w:rStyle w:val="Hyperlink"/>
                <w:noProof/>
              </w:rPr>
            </w:rPrChange>
          </w:rPr>
          <w:delText>SFR Dependencies Analysis</w:delText>
        </w:r>
        <w:r w:rsidDel="002F3602">
          <w:rPr>
            <w:noProof/>
          </w:rPr>
          <w:tab/>
        </w:r>
        <w:r w:rsidR="00736483" w:rsidDel="002F3602">
          <w:rPr>
            <w:noProof/>
          </w:rPr>
          <w:delText>56</w:delText>
        </w:r>
      </w:del>
    </w:p>
    <w:p w14:paraId="69BE9241" w14:textId="1D9B88D6" w:rsidR="00743B95" w:rsidDel="002F3602" w:rsidRDefault="00890E0E">
      <w:pPr>
        <w:pStyle w:val="TOC2"/>
        <w:tabs>
          <w:tab w:val="left" w:pos="720"/>
          <w:tab w:val="right" w:leader="dot" w:pos="9019"/>
        </w:tabs>
        <w:rPr>
          <w:del w:id="801" w:author="Maureen Barry" w:date="2025-05-07T09:20:00Z"/>
          <w:rFonts w:eastAsiaTheme="minorEastAsia" w:cstheme="minorBidi"/>
          <w:smallCaps w:val="0"/>
          <w:noProof/>
          <w:sz w:val="22"/>
          <w:szCs w:val="22"/>
          <w:lang w:val="sv-SE" w:eastAsia="sv-SE"/>
        </w:rPr>
      </w:pPr>
      <w:del w:id="802" w:author="Maureen Barry" w:date="2025-05-07T09:20:00Z">
        <w:r w:rsidRPr="002F3602" w:rsidDel="002F3602">
          <w:rPr>
            <w:noProof/>
            <w:rPrChange w:id="803" w:author="Maureen Barry" w:date="2025-05-07T09:20:00Z">
              <w:rPr>
                <w:rStyle w:val="Hyperlink"/>
                <w:noProof/>
              </w:rPr>
            </w:rPrChange>
          </w:rPr>
          <w:delText>C.6</w:delText>
        </w:r>
        <w:r w:rsidDel="002F3602">
          <w:rPr>
            <w:rFonts w:eastAsiaTheme="minorEastAsia" w:cstheme="minorBidi"/>
            <w:smallCaps w:val="0"/>
            <w:noProof/>
            <w:sz w:val="22"/>
            <w:szCs w:val="22"/>
            <w:lang w:val="sv-SE" w:eastAsia="sv-SE"/>
          </w:rPr>
          <w:tab/>
        </w:r>
        <w:r w:rsidRPr="002F3602" w:rsidDel="002F3602">
          <w:rPr>
            <w:noProof/>
            <w:rPrChange w:id="804" w:author="Maureen Barry" w:date="2025-05-07T09:20:00Z">
              <w:rPr>
                <w:rStyle w:val="Hyperlink"/>
                <w:noProof/>
              </w:rPr>
            </w:rPrChange>
          </w:rPr>
          <w:delText>SAR Dependencies Analysis</w:delText>
        </w:r>
        <w:r w:rsidDel="002F3602">
          <w:rPr>
            <w:noProof/>
          </w:rPr>
          <w:tab/>
        </w:r>
        <w:r w:rsidR="00736483" w:rsidDel="002F3602">
          <w:rPr>
            <w:noProof/>
          </w:rPr>
          <w:delText>57</w:delText>
        </w:r>
      </w:del>
    </w:p>
    <w:p w14:paraId="4EFDB455" w14:textId="669CA208" w:rsidR="00743B95" w:rsidDel="002F3602" w:rsidRDefault="00890E0E">
      <w:pPr>
        <w:pStyle w:val="TOC2"/>
        <w:tabs>
          <w:tab w:val="left" w:pos="720"/>
          <w:tab w:val="right" w:leader="dot" w:pos="9019"/>
        </w:tabs>
        <w:rPr>
          <w:del w:id="805" w:author="Maureen Barry" w:date="2025-05-07T09:20:00Z"/>
          <w:rFonts w:eastAsiaTheme="minorEastAsia" w:cstheme="minorBidi"/>
          <w:smallCaps w:val="0"/>
          <w:noProof/>
          <w:sz w:val="22"/>
          <w:szCs w:val="22"/>
          <w:lang w:val="sv-SE" w:eastAsia="sv-SE"/>
        </w:rPr>
      </w:pPr>
      <w:del w:id="806" w:author="Maureen Barry" w:date="2025-05-07T09:20:00Z">
        <w:r w:rsidRPr="002F3602" w:rsidDel="002F3602">
          <w:rPr>
            <w:noProof/>
            <w:rPrChange w:id="807" w:author="Maureen Barry" w:date="2025-05-07T09:20:00Z">
              <w:rPr>
                <w:rStyle w:val="Hyperlink"/>
                <w:noProof/>
              </w:rPr>
            </w:rPrChange>
          </w:rPr>
          <w:delText>C.7</w:delText>
        </w:r>
        <w:r w:rsidDel="002F3602">
          <w:rPr>
            <w:rFonts w:eastAsiaTheme="minorEastAsia" w:cstheme="minorBidi"/>
            <w:smallCaps w:val="0"/>
            <w:noProof/>
            <w:sz w:val="22"/>
            <w:szCs w:val="22"/>
            <w:lang w:val="sv-SE" w:eastAsia="sv-SE"/>
          </w:rPr>
          <w:tab/>
        </w:r>
        <w:r w:rsidRPr="002F3602" w:rsidDel="002F3602">
          <w:rPr>
            <w:noProof/>
            <w:rPrChange w:id="808" w:author="Maureen Barry" w:date="2025-05-07T09:20:00Z">
              <w:rPr>
                <w:rStyle w:val="Hyperlink"/>
                <w:noProof/>
              </w:rPr>
            </w:rPrChange>
          </w:rPr>
          <w:delText>Rationale for Satisfying all Security Assurance Requirements</w:delText>
        </w:r>
        <w:r w:rsidDel="002F3602">
          <w:rPr>
            <w:noProof/>
          </w:rPr>
          <w:tab/>
        </w:r>
        <w:r w:rsidR="00736483" w:rsidDel="002F3602">
          <w:rPr>
            <w:noProof/>
          </w:rPr>
          <w:delText>57</w:delText>
        </w:r>
      </w:del>
    </w:p>
    <w:p w14:paraId="75FC1038" w14:textId="6B55A8A0" w:rsidR="00743B95" w:rsidDel="002F3602" w:rsidRDefault="00890E0E">
      <w:pPr>
        <w:pStyle w:val="TOC2"/>
        <w:tabs>
          <w:tab w:val="left" w:pos="720"/>
          <w:tab w:val="right" w:leader="dot" w:pos="9019"/>
        </w:tabs>
        <w:rPr>
          <w:del w:id="809" w:author="Maureen Barry" w:date="2025-05-07T09:20:00Z"/>
          <w:rFonts w:eastAsiaTheme="minorEastAsia" w:cstheme="minorBidi"/>
          <w:smallCaps w:val="0"/>
          <w:noProof/>
          <w:sz w:val="22"/>
          <w:szCs w:val="22"/>
          <w:lang w:val="sv-SE" w:eastAsia="sv-SE"/>
        </w:rPr>
      </w:pPr>
      <w:del w:id="810" w:author="Maureen Barry" w:date="2025-05-07T09:20:00Z">
        <w:r w:rsidRPr="002F3602" w:rsidDel="002F3602">
          <w:rPr>
            <w:noProof/>
            <w:rPrChange w:id="811" w:author="Maureen Barry" w:date="2025-05-07T09:20:00Z">
              <w:rPr>
                <w:rStyle w:val="Hyperlink"/>
                <w:noProof/>
              </w:rPr>
            </w:rPrChange>
          </w:rPr>
          <w:delText>C.8</w:delText>
        </w:r>
        <w:r w:rsidDel="002F3602">
          <w:rPr>
            <w:rFonts w:eastAsiaTheme="minorEastAsia" w:cstheme="minorBidi"/>
            <w:smallCaps w:val="0"/>
            <w:noProof/>
            <w:sz w:val="22"/>
            <w:szCs w:val="22"/>
            <w:lang w:val="sv-SE" w:eastAsia="sv-SE"/>
          </w:rPr>
          <w:tab/>
        </w:r>
        <w:r w:rsidRPr="002F3602" w:rsidDel="002F3602">
          <w:rPr>
            <w:noProof/>
            <w:rPrChange w:id="812" w:author="Maureen Barry" w:date="2025-05-07T09:20:00Z">
              <w:rPr>
                <w:rStyle w:val="Hyperlink"/>
                <w:noProof/>
              </w:rPr>
            </w:rPrChange>
          </w:rPr>
          <w:delText>Rationale for Extended Security Functional Requirements</w:delText>
        </w:r>
        <w:r w:rsidDel="002F3602">
          <w:rPr>
            <w:noProof/>
          </w:rPr>
          <w:tab/>
        </w:r>
        <w:r w:rsidDel="00736483">
          <w:rPr>
            <w:noProof/>
          </w:rPr>
          <w:delText>57</w:delText>
        </w:r>
      </w:del>
    </w:p>
    <w:p w14:paraId="62073166" w14:textId="47E328D4" w:rsidR="00743B95" w:rsidDel="002F3602" w:rsidRDefault="00890E0E">
      <w:pPr>
        <w:pStyle w:val="TOC1"/>
        <w:tabs>
          <w:tab w:val="right" w:leader="dot" w:pos="9019"/>
        </w:tabs>
        <w:rPr>
          <w:del w:id="813" w:author="Maureen Barry" w:date="2025-05-07T09:20:00Z"/>
          <w:rFonts w:eastAsiaTheme="minorEastAsia" w:cstheme="minorBidi"/>
          <w:b w:val="0"/>
          <w:bCs w:val="0"/>
          <w:caps w:val="0"/>
          <w:noProof/>
          <w:sz w:val="22"/>
          <w:szCs w:val="22"/>
          <w:lang w:val="sv-SE" w:eastAsia="sv-SE"/>
        </w:rPr>
      </w:pPr>
      <w:del w:id="814" w:author="Maureen Barry" w:date="2025-05-07T09:20:00Z">
        <w:r w:rsidRPr="002F3602" w:rsidDel="002F3602">
          <w:rPr>
            <w:noProof/>
            <w:rPrChange w:id="815" w:author="Maureen Barry" w:date="2025-05-07T09:20:00Z">
              <w:rPr>
                <w:rStyle w:val="Hyperlink"/>
                <w:noProof/>
              </w:rPr>
            </w:rPrChange>
          </w:rPr>
          <w:delText>Glossary</w:delText>
        </w:r>
        <w:r w:rsidDel="002F3602">
          <w:rPr>
            <w:noProof/>
          </w:rPr>
          <w:tab/>
        </w:r>
        <w:r w:rsidR="00736483" w:rsidDel="002F3602">
          <w:rPr>
            <w:noProof/>
          </w:rPr>
          <w:delText>59</w:delText>
        </w:r>
      </w:del>
    </w:p>
    <w:p w14:paraId="48FEF60A" w14:textId="4FDFBF15" w:rsidR="00743B95" w:rsidDel="002F3602" w:rsidRDefault="00890E0E">
      <w:pPr>
        <w:pStyle w:val="TOC2"/>
        <w:tabs>
          <w:tab w:val="right" w:leader="dot" w:pos="9019"/>
        </w:tabs>
        <w:rPr>
          <w:del w:id="816" w:author="Maureen Barry" w:date="2025-05-07T09:20:00Z"/>
          <w:rFonts w:eastAsiaTheme="minorEastAsia" w:cstheme="minorBidi"/>
          <w:smallCaps w:val="0"/>
          <w:noProof/>
          <w:sz w:val="22"/>
          <w:szCs w:val="22"/>
          <w:lang w:val="sv-SE" w:eastAsia="sv-SE"/>
        </w:rPr>
      </w:pPr>
      <w:del w:id="817" w:author="Maureen Barry" w:date="2025-05-07T09:20:00Z">
        <w:r w:rsidRPr="002F3602" w:rsidDel="002F3602">
          <w:rPr>
            <w:noProof/>
            <w:rPrChange w:id="818" w:author="Maureen Barry" w:date="2025-05-07T09:20:00Z">
              <w:rPr>
                <w:rStyle w:val="Hyperlink"/>
                <w:noProof/>
              </w:rPr>
            </w:rPrChange>
          </w:rPr>
          <w:delText>Terms and Definitions</w:delText>
        </w:r>
        <w:r w:rsidDel="002F3602">
          <w:rPr>
            <w:noProof/>
          </w:rPr>
          <w:tab/>
        </w:r>
        <w:r w:rsidR="00736483" w:rsidDel="002F3602">
          <w:rPr>
            <w:noProof/>
          </w:rPr>
          <w:delText>59</w:delText>
        </w:r>
      </w:del>
    </w:p>
    <w:p w14:paraId="7831AB41" w14:textId="0864C8AF" w:rsidR="00743B95" w:rsidDel="002F3602" w:rsidRDefault="00890E0E">
      <w:pPr>
        <w:pStyle w:val="TOC2"/>
        <w:tabs>
          <w:tab w:val="right" w:leader="dot" w:pos="9019"/>
        </w:tabs>
        <w:rPr>
          <w:del w:id="819" w:author="Maureen Barry" w:date="2025-05-07T09:20:00Z"/>
          <w:rFonts w:eastAsiaTheme="minorEastAsia" w:cstheme="minorBidi"/>
          <w:smallCaps w:val="0"/>
          <w:noProof/>
          <w:sz w:val="22"/>
          <w:szCs w:val="22"/>
          <w:lang w:val="sv-SE" w:eastAsia="sv-SE"/>
        </w:rPr>
      </w:pPr>
      <w:del w:id="820" w:author="Maureen Barry" w:date="2025-05-07T09:20:00Z">
        <w:r w:rsidRPr="002F3602" w:rsidDel="002F3602">
          <w:rPr>
            <w:noProof/>
            <w:rPrChange w:id="821" w:author="Maureen Barry" w:date="2025-05-07T09:20:00Z">
              <w:rPr>
                <w:rStyle w:val="Hyperlink"/>
                <w:noProof/>
              </w:rPr>
            </w:rPrChange>
          </w:rPr>
          <w:delText>Acronyms used in this cPP</w:delText>
        </w:r>
        <w:r w:rsidDel="002F3602">
          <w:rPr>
            <w:noProof/>
          </w:rPr>
          <w:tab/>
        </w:r>
        <w:r w:rsidR="00736483" w:rsidDel="002F3602">
          <w:rPr>
            <w:noProof/>
          </w:rPr>
          <w:delText>61</w:delText>
        </w:r>
      </w:del>
    </w:p>
    <w:p w14:paraId="2483E3B6" w14:textId="77777777" w:rsidR="00743B95" w:rsidRDefault="00890E0E">
      <w:pPr>
        <w:spacing w:after="0"/>
        <w:rPr>
          <w:b/>
          <w:sz w:val="28"/>
          <w:lang w:val="en-US"/>
        </w:rPr>
      </w:pPr>
      <w:r>
        <w:rPr>
          <w:rFonts w:cs="Arial"/>
          <w:b/>
          <w:bCs/>
          <w:caps/>
          <w:sz w:val="20"/>
          <w:szCs w:val="20"/>
          <w:lang w:val="en-US"/>
        </w:rPr>
        <w:fldChar w:fldCharType="end"/>
      </w:r>
    </w:p>
    <w:p w14:paraId="72C383C6" w14:textId="77777777" w:rsidR="00743B95" w:rsidRDefault="00890E0E">
      <w:pPr>
        <w:pStyle w:val="TableOfContents"/>
        <w:rPr>
          <w:lang w:val="en-US"/>
        </w:rPr>
      </w:pPr>
      <w:r>
        <w:rPr>
          <w:lang w:val="en-US"/>
        </w:rPr>
        <w:t>Figures / Tables</w:t>
      </w:r>
    </w:p>
    <w:p w14:paraId="51A327C8" w14:textId="77777777" w:rsidR="00743B95" w:rsidRDefault="00890E0E">
      <w:pPr>
        <w:pStyle w:val="TableofFigures"/>
        <w:rPr>
          <w:rFonts w:asciiTheme="minorHAnsi" w:eastAsiaTheme="minorEastAsia" w:hAnsiTheme="minorHAnsi" w:cstheme="minorBidi"/>
          <w:sz w:val="22"/>
          <w:szCs w:val="22"/>
          <w:lang w:val="en-US" w:eastAsia="sv-SE"/>
        </w:rPr>
      </w:pPr>
      <w:r>
        <w:fldChar w:fldCharType="begin"/>
      </w:r>
      <w:r>
        <w:instrText xml:space="preserve"> TOC \t "Caption" \c </w:instrText>
      </w:r>
      <w:r>
        <w:fldChar w:fldCharType="separate"/>
      </w:r>
      <w:r>
        <w:t>Table 1: Threats Applicable to the TOE</w:t>
      </w:r>
      <w:r>
        <w:tab/>
      </w:r>
      <w:r>
        <w:fldChar w:fldCharType="begin"/>
      </w:r>
      <w:r>
        <w:instrText xml:space="preserve"> PAGEREF _Toc121810973 \h </w:instrText>
      </w:r>
      <w:r>
        <w:fldChar w:fldCharType="separate"/>
      </w:r>
      <w:r>
        <w:t>17</w:t>
      </w:r>
      <w:r>
        <w:fldChar w:fldCharType="end"/>
      </w:r>
    </w:p>
    <w:p w14:paraId="7B3A1060" w14:textId="77777777" w:rsidR="00743B95" w:rsidRDefault="00890E0E">
      <w:pPr>
        <w:pStyle w:val="TableofFigures"/>
        <w:rPr>
          <w:rFonts w:asciiTheme="minorHAnsi" w:eastAsiaTheme="minorEastAsia" w:hAnsiTheme="minorHAnsi" w:cstheme="minorBidi"/>
          <w:sz w:val="22"/>
          <w:szCs w:val="22"/>
          <w:lang w:val="en-US" w:eastAsia="sv-SE"/>
        </w:rPr>
      </w:pPr>
      <w:r>
        <w:t>Table 2: Policies Applicable to the TOE</w:t>
      </w:r>
      <w:r>
        <w:tab/>
      </w:r>
      <w:r>
        <w:fldChar w:fldCharType="begin"/>
      </w:r>
      <w:r>
        <w:instrText xml:space="preserve"> PAGEREF _Toc121810974 \h </w:instrText>
      </w:r>
      <w:r>
        <w:fldChar w:fldCharType="separate"/>
      </w:r>
      <w:r>
        <w:t>17</w:t>
      </w:r>
      <w:r>
        <w:fldChar w:fldCharType="end"/>
      </w:r>
    </w:p>
    <w:p w14:paraId="7D932237" w14:textId="77777777" w:rsidR="00743B95" w:rsidRDefault="00890E0E">
      <w:pPr>
        <w:pStyle w:val="TableofFigures"/>
        <w:rPr>
          <w:rFonts w:asciiTheme="minorHAnsi" w:eastAsiaTheme="minorEastAsia" w:hAnsiTheme="minorHAnsi" w:cstheme="minorBidi"/>
          <w:sz w:val="22"/>
          <w:szCs w:val="22"/>
          <w:lang w:val="en-US" w:eastAsia="sv-SE"/>
        </w:rPr>
      </w:pPr>
      <w:r>
        <w:t>Table 3: Assumptions Applicable to the TOE Environment</w:t>
      </w:r>
      <w:r>
        <w:tab/>
      </w:r>
      <w:r>
        <w:fldChar w:fldCharType="begin"/>
      </w:r>
      <w:r>
        <w:instrText xml:space="preserve"> PAGEREF _Toc121810975 \h </w:instrText>
      </w:r>
      <w:r>
        <w:fldChar w:fldCharType="separate"/>
      </w:r>
      <w:r>
        <w:t>18</w:t>
      </w:r>
      <w:r>
        <w:fldChar w:fldCharType="end"/>
      </w:r>
    </w:p>
    <w:p w14:paraId="10949530" w14:textId="77777777" w:rsidR="00743B95" w:rsidRDefault="00890E0E">
      <w:pPr>
        <w:pStyle w:val="TableofFigures"/>
        <w:rPr>
          <w:rFonts w:asciiTheme="minorHAnsi" w:eastAsiaTheme="minorEastAsia" w:hAnsiTheme="minorHAnsi" w:cstheme="minorBidi"/>
          <w:sz w:val="22"/>
          <w:szCs w:val="22"/>
          <w:lang w:val="en-US" w:eastAsia="sv-SE"/>
        </w:rPr>
      </w:pPr>
      <w:r>
        <w:t>Table 4: Auditable Events</w:t>
      </w:r>
      <w:r>
        <w:tab/>
      </w:r>
      <w:r>
        <w:fldChar w:fldCharType="begin"/>
      </w:r>
      <w:r>
        <w:instrText xml:space="preserve"> PAGEREF _Toc121810976 \h </w:instrText>
      </w:r>
      <w:r>
        <w:fldChar w:fldCharType="separate"/>
      </w:r>
      <w:r>
        <w:t>22</w:t>
      </w:r>
      <w:r>
        <w:fldChar w:fldCharType="end"/>
      </w:r>
    </w:p>
    <w:p w14:paraId="2F2C19FF" w14:textId="77777777" w:rsidR="00743B95" w:rsidRDefault="00890E0E">
      <w:pPr>
        <w:pStyle w:val="TableofFigures"/>
        <w:rPr>
          <w:rFonts w:asciiTheme="minorHAnsi" w:eastAsiaTheme="minorEastAsia" w:hAnsiTheme="minorHAnsi" w:cstheme="minorBidi"/>
          <w:sz w:val="22"/>
          <w:szCs w:val="22"/>
          <w:lang w:val="en-US" w:eastAsia="sv-SE"/>
        </w:rPr>
      </w:pPr>
      <w:r>
        <w:t>Table 5:</w:t>
      </w:r>
      <w:r>
        <w:rPr>
          <w:lang w:val="en-US"/>
        </w:rPr>
        <w:t xml:space="preserve"> Security Assurance Requirements</w:t>
      </w:r>
      <w:r>
        <w:tab/>
      </w:r>
      <w:r>
        <w:fldChar w:fldCharType="begin"/>
      </w:r>
      <w:r>
        <w:instrText xml:space="preserve"> PAGEREF _Toc121810977 \h </w:instrText>
      </w:r>
      <w:r>
        <w:fldChar w:fldCharType="separate"/>
      </w:r>
      <w:r>
        <w:t>31</w:t>
      </w:r>
      <w:r>
        <w:fldChar w:fldCharType="end"/>
      </w:r>
    </w:p>
    <w:p w14:paraId="49EE1105" w14:textId="77777777" w:rsidR="00743B95" w:rsidRDefault="00890E0E">
      <w:pPr>
        <w:pStyle w:val="TableofFigures"/>
        <w:rPr>
          <w:rFonts w:asciiTheme="minorHAnsi" w:eastAsiaTheme="minorEastAsia" w:hAnsiTheme="minorHAnsi" w:cstheme="minorBidi"/>
          <w:sz w:val="22"/>
          <w:szCs w:val="22"/>
          <w:lang w:val="en-US" w:eastAsia="sv-SE"/>
        </w:rPr>
      </w:pPr>
      <w:r>
        <w:t>Table 6: Coverage of Security Objectives for the TOE</w:t>
      </w:r>
      <w:r>
        <w:tab/>
      </w:r>
      <w:r>
        <w:fldChar w:fldCharType="begin"/>
      </w:r>
      <w:r>
        <w:instrText xml:space="preserve"> PAGEREF _Toc121810978 \h </w:instrText>
      </w:r>
      <w:r>
        <w:fldChar w:fldCharType="separate"/>
      </w:r>
      <w:r>
        <w:t>39</w:t>
      </w:r>
      <w:r>
        <w:fldChar w:fldCharType="end"/>
      </w:r>
    </w:p>
    <w:p w14:paraId="4D0FCE4C" w14:textId="77777777" w:rsidR="00743B95" w:rsidRDefault="00890E0E">
      <w:pPr>
        <w:pStyle w:val="TableofFigures"/>
        <w:rPr>
          <w:rFonts w:asciiTheme="minorHAnsi" w:eastAsiaTheme="minorEastAsia" w:hAnsiTheme="minorHAnsi" w:cstheme="minorBidi"/>
          <w:sz w:val="22"/>
          <w:szCs w:val="22"/>
          <w:lang w:val="en-US" w:eastAsia="sv-SE"/>
        </w:rPr>
      </w:pPr>
      <w:r>
        <w:t>Table 7: Rationale for the TOE Security Objectives</w:t>
      </w:r>
      <w:r>
        <w:tab/>
      </w:r>
      <w:r>
        <w:fldChar w:fldCharType="begin"/>
      </w:r>
      <w:r>
        <w:instrText xml:space="preserve"> PAGEREF _Toc121810979 \h </w:instrText>
      </w:r>
      <w:r>
        <w:fldChar w:fldCharType="separate"/>
      </w:r>
      <w:r>
        <w:t>40</w:t>
      </w:r>
      <w:r>
        <w:fldChar w:fldCharType="end"/>
      </w:r>
    </w:p>
    <w:p w14:paraId="726A1F82" w14:textId="77777777" w:rsidR="00743B95" w:rsidRDefault="00890E0E">
      <w:pPr>
        <w:pStyle w:val="TableofFigures"/>
        <w:rPr>
          <w:rFonts w:asciiTheme="minorHAnsi" w:eastAsiaTheme="minorEastAsia" w:hAnsiTheme="minorHAnsi" w:cstheme="minorBidi"/>
          <w:sz w:val="22"/>
          <w:szCs w:val="22"/>
          <w:lang w:val="en-US" w:eastAsia="sv-SE"/>
        </w:rPr>
      </w:pPr>
      <w:r>
        <w:t>Table 8: Coverage of SPF Items for the TOE Environment Security Objectives</w:t>
      </w:r>
      <w:r>
        <w:tab/>
      </w:r>
      <w:r>
        <w:fldChar w:fldCharType="begin"/>
      </w:r>
      <w:r>
        <w:instrText xml:space="preserve"> PAGEREF _Toc121810980 \h </w:instrText>
      </w:r>
      <w:r>
        <w:fldChar w:fldCharType="separate"/>
      </w:r>
      <w:r>
        <w:t>44</w:t>
      </w:r>
      <w:r>
        <w:fldChar w:fldCharType="end"/>
      </w:r>
    </w:p>
    <w:p w14:paraId="6C47BFA0" w14:textId="77777777" w:rsidR="00743B95" w:rsidRDefault="00890E0E">
      <w:pPr>
        <w:pStyle w:val="TableofFigures"/>
        <w:rPr>
          <w:rFonts w:asciiTheme="minorHAnsi" w:eastAsiaTheme="minorEastAsia" w:hAnsiTheme="minorHAnsi" w:cstheme="minorBidi"/>
          <w:sz w:val="22"/>
          <w:szCs w:val="22"/>
          <w:lang w:val="en-US" w:eastAsia="sv-SE"/>
        </w:rPr>
      </w:pPr>
      <w:r>
        <w:t>Table 9: Rationale for Environmental Security Objectives</w:t>
      </w:r>
      <w:r>
        <w:tab/>
      </w:r>
      <w:r>
        <w:fldChar w:fldCharType="begin"/>
      </w:r>
      <w:r>
        <w:instrText xml:space="preserve"> PAGEREF _Toc121810981 \h </w:instrText>
      </w:r>
      <w:r>
        <w:fldChar w:fldCharType="separate"/>
      </w:r>
      <w:r>
        <w:t>45</w:t>
      </w:r>
      <w:r>
        <w:fldChar w:fldCharType="end"/>
      </w:r>
    </w:p>
    <w:p w14:paraId="178F51A4" w14:textId="77777777" w:rsidR="00743B95" w:rsidRDefault="00890E0E">
      <w:pPr>
        <w:pStyle w:val="TableofFigures"/>
        <w:rPr>
          <w:rFonts w:asciiTheme="minorHAnsi" w:eastAsiaTheme="minorEastAsia" w:hAnsiTheme="minorHAnsi" w:cstheme="minorBidi"/>
          <w:sz w:val="22"/>
          <w:szCs w:val="22"/>
          <w:lang w:val="en-US" w:eastAsia="sv-SE"/>
        </w:rPr>
      </w:pPr>
      <w:r>
        <w:t>Table 10: Rationale for TOE Security Functional Requirements</w:t>
      </w:r>
      <w:r>
        <w:tab/>
      </w:r>
      <w:r>
        <w:fldChar w:fldCharType="begin"/>
      </w:r>
      <w:r>
        <w:instrText xml:space="preserve"> PAGEREF _Toc121810982 \h </w:instrText>
      </w:r>
      <w:r>
        <w:fldChar w:fldCharType="separate"/>
      </w:r>
      <w:r>
        <w:t>52</w:t>
      </w:r>
      <w:r>
        <w:fldChar w:fldCharType="end"/>
      </w:r>
    </w:p>
    <w:p w14:paraId="703BC56F" w14:textId="77777777" w:rsidR="00743B95" w:rsidRDefault="00890E0E">
      <w:pPr>
        <w:pStyle w:val="TableofFigures"/>
        <w:rPr>
          <w:rFonts w:asciiTheme="minorHAnsi" w:eastAsiaTheme="minorEastAsia" w:hAnsiTheme="minorHAnsi" w:cstheme="minorBidi"/>
          <w:sz w:val="22"/>
          <w:szCs w:val="22"/>
          <w:lang w:val="en-US" w:eastAsia="sv-SE"/>
        </w:rPr>
      </w:pPr>
      <w:r>
        <w:t>Table 11: Rationale for Extended Security Functional Requirements</w:t>
      </w:r>
      <w:r>
        <w:tab/>
      </w:r>
      <w:r>
        <w:fldChar w:fldCharType="begin"/>
      </w:r>
      <w:r>
        <w:instrText xml:space="preserve"> PAGEREF _Toc121810983 \h </w:instrText>
      </w:r>
      <w:r>
        <w:fldChar w:fldCharType="separate"/>
      </w:r>
      <w:r>
        <w:t>58</w:t>
      </w:r>
      <w:r>
        <w:fldChar w:fldCharType="end"/>
      </w:r>
    </w:p>
    <w:p w14:paraId="401230C1" w14:textId="77777777" w:rsidR="00743B95" w:rsidRDefault="00890E0E">
      <w:r>
        <w:fldChar w:fldCharType="end"/>
      </w:r>
      <w:bookmarkEnd w:id="39"/>
    </w:p>
    <w:p w14:paraId="14E538A7" w14:textId="77777777" w:rsidR="00743B95" w:rsidRDefault="00890E0E">
      <w:pPr>
        <w:pStyle w:val="Heading1"/>
        <w:rPr>
          <w:lang w:val="en-US"/>
        </w:rPr>
      </w:pPr>
      <w:bookmarkStart w:id="822" w:name="_Toc234034141"/>
      <w:bookmarkStart w:id="823" w:name="_Toc210015147"/>
      <w:bookmarkStart w:id="824" w:name="_Toc360632723"/>
      <w:bookmarkStart w:id="825" w:name="_Toc237563390"/>
      <w:bookmarkStart w:id="826" w:name="_Toc197502058"/>
      <w:r>
        <w:rPr>
          <w:lang w:val="en-US"/>
        </w:rPr>
        <w:lastRenderedPageBreak/>
        <w:t>cPP Introduction</w:t>
      </w:r>
      <w:bookmarkEnd w:id="822"/>
      <w:bookmarkEnd w:id="823"/>
      <w:bookmarkEnd w:id="824"/>
      <w:bookmarkEnd w:id="825"/>
      <w:bookmarkEnd w:id="40"/>
      <w:bookmarkEnd w:id="41"/>
      <w:bookmarkEnd w:id="42"/>
      <w:bookmarkEnd w:id="43"/>
      <w:bookmarkEnd w:id="826"/>
    </w:p>
    <w:p w14:paraId="38BB1EA8" w14:textId="77777777" w:rsidR="00743B95" w:rsidRDefault="00890E0E">
      <w:pPr>
        <w:pStyle w:val="Heading2"/>
        <w:rPr>
          <w:lang w:val="en-US"/>
        </w:rPr>
      </w:pPr>
      <w:bookmarkStart w:id="827" w:name="_Toc360632724"/>
      <w:bookmarkStart w:id="828" w:name="_Toc234034142"/>
      <w:bookmarkStart w:id="829" w:name="_Toc210015148"/>
      <w:bookmarkStart w:id="830" w:name="_Toc237563391"/>
      <w:bookmarkStart w:id="831" w:name="_Toc197502059"/>
      <w:r>
        <w:rPr>
          <w:lang w:val="en-US"/>
        </w:rPr>
        <w:t>cPP Reference Identification</w:t>
      </w:r>
      <w:bookmarkEnd w:id="827"/>
      <w:bookmarkEnd w:id="828"/>
      <w:bookmarkEnd w:id="829"/>
      <w:bookmarkEnd w:id="830"/>
      <w:bookmarkEnd w:id="831"/>
    </w:p>
    <w:p w14:paraId="7D93F183" w14:textId="77777777" w:rsidR="00743B95" w:rsidRDefault="00890E0E">
      <w:pPr>
        <w:ind w:left="360"/>
      </w:pPr>
      <w:bookmarkStart w:id="832" w:name="PP_ref"/>
      <w:r>
        <w:rPr>
          <w:b/>
        </w:rPr>
        <w:t>cPP Reference:</w:t>
      </w:r>
      <w:r>
        <w:t xml:space="preserve">  </w:t>
      </w:r>
      <w:bookmarkEnd w:id="832"/>
      <w:r>
        <w:fldChar w:fldCharType="begin"/>
      </w:r>
      <w:r>
        <w:instrText xml:space="preserve"> TITLE  \* MERGEFORMAT </w:instrText>
      </w:r>
      <w:r>
        <w:fldChar w:fldCharType="separate"/>
      </w:r>
      <w:r>
        <w:t>collaborative Protection Profile for Database Management Systems</w:t>
      </w:r>
      <w:r>
        <w:fldChar w:fldCharType="end"/>
      </w:r>
    </w:p>
    <w:p w14:paraId="2FA530AB" w14:textId="6C3703BE" w:rsidR="00743B95" w:rsidRDefault="00890E0E">
      <w:pPr>
        <w:ind w:left="360"/>
      </w:pPr>
      <w:r>
        <w:rPr>
          <w:b/>
        </w:rPr>
        <w:t>cPP Version:</w:t>
      </w:r>
      <w:r>
        <w:t xml:space="preserve"> </w:t>
      </w:r>
      <w:r w:rsidR="002F3602">
        <w:fldChar w:fldCharType="begin"/>
      </w:r>
      <w:r w:rsidR="002F3602">
        <w:instrText xml:space="preserve"> DOCPROPERTY  Version  \* MERGEFORMAT </w:instrText>
      </w:r>
      <w:r w:rsidR="002F3602">
        <w:fldChar w:fldCharType="separate"/>
      </w:r>
      <w:ins w:id="833" w:author="Staaf Anders" w:date="2025-04-25T14:42:00Z">
        <w:r w:rsidR="00671AE3">
          <w:t>1.4</w:t>
        </w:r>
      </w:ins>
      <w:del w:id="834" w:author="Staaf Anders" w:date="2025-04-25T14:42:00Z">
        <w:r w:rsidDel="00671AE3">
          <w:delText>1.3</w:delText>
        </w:r>
      </w:del>
      <w:r w:rsidR="002F3602">
        <w:fldChar w:fldCharType="end"/>
      </w:r>
    </w:p>
    <w:p w14:paraId="6F48D02F" w14:textId="1597861D" w:rsidR="00743B95" w:rsidRDefault="00890E0E">
      <w:pPr>
        <w:ind w:left="360"/>
      </w:pPr>
      <w:r>
        <w:rPr>
          <w:b/>
        </w:rPr>
        <w:t>cPP Date:</w:t>
      </w:r>
      <w:r>
        <w:t xml:space="preserve"> </w:t>
      </w:r>
      <w:bookmarkStart w:id="835" w:name="ST_Date"/>
      <w:r>
        <w:t xml:space="preserve">  </w:t>
      </w:r>
      <w:bookmarkStart w:id="836" w:name="_Toc238820481"/>
      <w:bookmarkStart w:id="837" w:name="_Toc238795152"/>
      <w:bookmarkStart w:id="838" w:name="_Toc238795153"/>
      <w:bookmarkStart w:id="839" w:name="_Toc238820480"/>
      <w:bookmarkStart w:id="840" w:name="_Toc238787287"/>
      <w:bookmarkStart w:id="841" w:name="_Toc238787288"/>
      <w:bookmarkStart w:id="842" w:name="_Toc360632725"/>
      <w:bookmarkStart w:id="843" w:name="_Toc237563392"/>
      <w:bookmarkStart w:id="844" w:name="_Ref265148993"/>
      <w:bookmarkEnd w:id="835"/>
      <w:bookmarkEnd w:id="836"/>
      <w:bookmarkEnd w:id="837"/>
      <w:bookmarkEnd w:id="838"/>
      <w:bookmarkEnd w:id="839"/>
      <w:bookmarkEnd w:id="840"/>
      <w:bookmarkEnd w:id="841"/>
      <w:r>
        <w:fldChar w:fldCharType="begin"/>
      </w:r>
      <w:r>
        <w:instrText xml:space="preserve"> DOCPROPERTY "Document date"  \* MERGEFORMAT </w:instrText>
      </w:r>
      <w:r>
        <w:fldChar w:fldCharType="separate"/>
      </w:r>
      <w:ins w:id="845" w:author="Staaf Anders" w:date="2025-04-25T14:42:00Z">
        <w:r w:rsidR="00671AE3">
          <w:t>25 April 2025</w:t>
        </w:r>
      </w:ins>
      <w:del w:id="846" w:author="Staaf Anders" w:date="2025-04-25T14:42:00Z">
        <w:r w:rsidDel="00671AE3">
          <w:delText>13 March 2023</w:delText>
        </w:r>
      </w:del>
      <w:r>
        <w:rPr>
          <w:bCs/>
          <w:lang w:val="en-US"/>
        </w:rPr>
        <w:fldChar w:fldCharType="end"/>
      </w:r>
    </w:p>
    <w:p w14:paraId="57678087" w14:textId="77777777" w:rsidR="00743B95" w:rsidRDefault="00890E0E">
      <w:pPr>
        <w:pStyle w:val="Heading2"/>
        <w:rPr>
          <w:lang w:val="en-US"/>
        </w:rPr>
      </w:pPr>
      <w:bookmarkStart w:id="847" w:name="_Toc197502060"/>
      <w:r>
        <w:rPr>
          <w:lang w:val="en-US"/>
        </w:rPr>
        <w:t>cPP Overview</w:t>
      </w:r>
      <w:bookmarkEnd w:id="842"/>
      <w:bookmarkEnd w:id="843"/>
      <w:bookmarkEnd w:id="844"/>
      <w:bookmarkEnd w:id="847"/>
    </w:p>
    <w:p w14:paraId="38BA92C9" w14:textId="77777777" w:rsidR="00743B95" w:rsidRDefault="00890E0E">
      <w:pPr>
        <w:rPr>
          <w:lang w:val="en-US"/>
        </w:rPr>
      </w:pPr>
      <w:bookmarkStart w:id="848" w:name="_Toc210015152"/>
      <w:bookmarkStart w:id="849" w:name="_Toc131920908"/>
      <w:bookmarkStart w:id="850" w:name="_Toc234034145"/>
      <w:r>
        <w:rPr>
          <w:lang w:val="en-US"/>
        </w:rPr>
        <w:t xml:space="preserve">This is a collaborative Protection Profile (cPP), a PP that meets the requirements for </w:t>
      </w:r>
      <w:proofErr w:type="spellStart"/>
      <w:r>
        <w:rPr>
          <w:lang w:val="en-US"/>
        </w:rPr>
        <w:t>cPPs</w:t>
      </w:r>
      <w:proofErr w:type="spellEnd"/>
      <w:r>
        <w:rPr>
          <w:lang w:val="en-US"/>
        </w:rPr>
        <w:t xml:space="preserve"> described in the Common Criteria Recognition Arrangement. </w:t>
      </w:r>
    </w:p>
    <w:p w14:paraId="689DF764" w14:textId="77777777" w:rsidR="00743B95" w:rsidRDefault="00890E0E">
      <w:pPr>
        <w:rPr>
          <w:lang w:val="en-US"/>
        </w:rPr>
      </w:pPr>
      <w:r>
        <w:rPr>
          <w:lang w:val="en-US"/>
        </w:rPr>
        <w:t xml:space="preserve">Security Targets (STs) that claim conformance to this cPP shall claim exact conformance as defined in Addenda for Exact conformance the CC, </w:t>
      </w:r>
      <w:r>
        <w:rPr>
          <w:lang w:val="en-US"/>
        </w:rPr>
        <w:fldChar w:fldCharType="begin"/>
      </w:r>
      <w:r>
        <w:rPr>
          <w:lang w:val="en-US"/>
        </w:rPr>
        <w:instrText xml:space="preserve"> REF CCADD \h  \* MERGEFORMAT </w:instrText>
      </w:r>
      <w:r>
        <w:rPr>
          <w:lang w:val="en-US"/>
        </w:rPr>
      </w:r>
      <w:r>
        <w:rPr>
          <w:lang w:val="en-US"/>
        </w:rPr>
        <w:fldChar w:fldCharType="separate"/>
      </w:r>
      <w:r>
        <w:t>[CCADD]</w:t>
      </w:r>
      <w:r>
        <w:rPr>
          <w:lang w:val="en-US"/>
        </w:rPr>
        <w:fldChar w:fldCharType="end"/>
      </w:r>
    </w:p>
    <w:p w14:paraId="0F28B762" w14:textId="77777777" w:rsidR="00743B95" w:rsidRDefault="00890E0E">
      <w:r>
        <w:t xml:space="preserve">The product type of the Target of Evaluation (TOE) described in this cPP is a database management system (DBMS). A database is an organized collection of data, generally stored and accessed electronically from a computer system. The database management system (DBMS) is the software that interacts with end users, applications, and the database itself to capture and </w:t>
      </w:r>
      <w:proofErr w:type="spellStart"/>
      <w:r>
        <w:t>analyze</w:t>
      </w:r>
      <w:proofErr w:type="spellEnd"/>
      <w:r>
        <w:t xml:space="preserve"> the data. The DBMS software additionally encompasses the core facilities provided to administer the database. A DBMS may be a single-user system, in which only one user may access the DBMS at a given time, or a multi-user system, in which many users may access the DBMS simultaneously.</w:t>
      </w:r>
    </w:p>
    <w:p w14:paraId="280FEE57" w14:textId="77777777" w:rsidR="00743B95" w:rsidRDefault="00890E0E">
      <w:r>
        <w:t>The DBMS will have the capability to limit DBMS access to authorized users, enforce Discretionary Access Controls (DAC) on objects under the control of the database management system based on user and optionally, group authorizations, and provide user accountability via audit of users' actions.</w:t>
      </w:r>
    </w:p>
    <w:p w14:paraId="06373AE1" w14:textId="77777777" w:rsidR="00743B95" w:rsidRDefault="00890E0E">
      <w:pPr>
        <w:rPr>
          <w:lang w:val="en-US"/>
        </w:rPr>
      </w:pPr>
      <w:r>
        <w:rPr>
          <w:lang w:val="en-US"/>
        </w:rPr>
        <w:t xml:space="preserve">This cPP specifies security requirements for a commercial-off-the-shelf (COTS) database management system (DBMS). The TOE type is a database management system. </w:t>
      </w:r>
    </w:p>
    <w:p w14:paraId="0FDA70DB" w14:textId="77777777" w:rsidR="00743B95" w:rsidRDefault="00890E0E">
      <w:pPr>
        <w:rPr>
          <w:lang w:val="en-US"/>
        </w:rPr>
      </w:pPr>
      <w:r>
        <w:rPr>
          <w:lang w:val="en-US"/>
        </w:rPr>
        <w:t>Security Targets (ST) derived from this cPP describe Targets of Evaluation (TOE) that are Database Management Systems.</w:t>
      </w:r>
    </w:p>
    <w:p w14:paraId="4A282DFE" w14:textId="77777777" w:rsidR="00743B95" w:rsidRDefault="00890E0E">
      <w:pPr>
        <w:pStyle w:val="Heading2"/>
        <w:rPr>
          <w:lang w:val="en-US"/>
        </w:rPr>
      </w:pPr>
      <w:bookmarkStart w:id="851" w:name="_Toc197502061"/>
      <w:r>
        <w:rPr>
          <w:lang w:val="en-US"/>
        </w:rPr>
        <w:t>TOE Overview</w:t>
      </w:r>
      <w:bookmarkEnd w:id="851"/>
    </w:p>
    <w:p w14:paraId="0279381A" w14:textId="77777777" w:rsidR="00743B95" w:rsidRDefault="00890E0E">
      <w:pPr>
        <w:rPr>
          <w:lang w:val="en-US"/>
        </w:rPr>
      </w:pPr>
      <w:r>
        <w:rPr>
          <w:lang w:val="en-US"/>
        </w:rPr>
        <w:t xml:space="preserve">A TOE compliant with this cPP includes, but is not limited to, a DBMS server and can be evaluated as a software only application layered on an underlying system, i.e., an operating system (OS), hardware, network services, and/or custom software, and is </w:t>
      </w:r>
      <w:r>
        <w:rPr>
          <w:lang w:val="en-US"/>
        </w:rPr>
        <w:lastRenderedPageBreak/>
        <w:t>usually embedded as a component of a larger system within an operational environment. This profile establishes the requirements necessary to achieve the security objectives of the Target of Evaluation (TOE) and its environment.</w:t>
      </w:r>
    </w:p>
    <w:p w14:paraId="7F69F437" w14:textId="77777777" w:rsidR="00743B95" w:rsidRDefault="00890E0E">
      <w:pPr>
        <w:rPr>
          <w:lang w:val="en-US"/>
        </w:rPr>
      </w:pPr>
      <w:r>
        <w:rPr>
          <w:lang w:val="en-US"/>
        </w:rPr>
        <w:t>Conformant TOEs provide access control based on user identity and, optionally, group membership, e.g., Discretionary Access Control (DAC), and generation of audit records for security relevant events. Authorized administrators of the TOE are trusted to not misuse the privileges assigned to them.</w:t>
      </w:r>
    </w:p>
    <w:p w14:paraId="1ECAD9B8" w14:textId="77777777" w:rsidR="00743B95" w:rsidRDefault="00890E0E">
      <w:pPr>
        <w:pStyle w:val="Heading3"/>
      </w:pPr>
      <w:bookmarkStart w:id="852" w:name="_Toc197502062"/>
      <w:r>
        <w:t>Database Management Systems overview</w:t>
      </w:r>
      <w:bookmarkEnd w:id="852"/>
    </w:p>
    <w:p w14:paraId="670F3C70" w14:textId="77777777" w:rsidR="00743B95" w:rsidRDefault="00890E0E">
      <w:r>
        <w:t xml:space="preserve">A DBMS is comprised of the DBMS server application that performs some or </w:t>
      </w:r>
      <w:proofErr w:type="gramStart"/>
      <w:r>
        <w:t>all of</w:t>
      </w:r>
      <w:proofErr w:type="gramEnd"/>
      <w:r>
        <w:t xml:space="preserve"> the following functions:</w:t>
      </w:r>
    </w:p>
    <w:p w14:paraId="4E8E714C" w14:textId="77777777" w:rsidR="00743B95" w:rsidRDefault="00890E0E">
      <w:pPr>
        <w:pStyle w:val="ListParagraph"/>
        <w:numPr>
          <w:ilvl w:val="1"/>
          <w:numId w:val="20"/>
        </w:numPr>
        <w:ind w:left="720"/>
      </w:pPr>
      <w:r>
        <w:t>Controlling TOE users' accesses to user data and TSF data;</w:t>
      </w:r>
    </w:p>
    <w:p w14:paraId="499D5DEE" w14:textId="77777777" w:rsidR="00743B95" w:rsidRDefault="00890E0E">
      <w:pPr>
        <w:pStyle w:val="ListParagraph"/>
        <w:numPr>
          <w:ilvl w:val="1"/>
          <w:numId w:val="20"/>
        </w:numPr>
        <w:ind w:left="720"/>
      </w:pPr>
      <w:r>
        <w:t>Indexing data values to their physical locations for quick retrievals based on a value or range of values;</w:t>
      </w:r>
    </w:p>
    <w:p w14:paraId="35294DD3" w14:textId="77777777" w:rsidR="00743B95" w:rsidRDefault="00890E0E">
      <w:pPr>
        <w:pStyle w:val="ListParagraph"/>
        <w:numPr>
          <w:ilvl w:val="1"/>
          <w:numId w:val="20"/>
        </w:numPr>
        <w:ind w:left="720"/>
      </w:pPr>
      <w:r>
        <w:t>Executing pre-written programs (i.e., utilities) to perform common tasks like database backup, recovery, loading, and copying;</w:t>
      </w:r>
    </w:p>
    <w:p w14:paraId="0C9B73BE" w14:textId="77777777" w:rsidR="00743B95" w:rsidRDefault="00890E0E">
      <w:pPr>
        <w:pStyle w:val="ListParagraph"/>
        <w:numPr>
          <w:ilvl w:val="1"/>
          <w:numId w:val="20"/>
        </w:numPr>
        <w:ind w:left="720"/>
      </w:pPr>
      <w:r>
        <w:t>Supporting mechanisms that enable concurrent database access (e.g., locks);</w:t>
      </w:r>
    </w:p>
    <w:p w14:paraId="42B3FC91" w14:textId="77777777" w:rsidR="00743B95" w:rsidRDefault="00890E0E">
      <w:pPr>
        <w:pStyle w:val="ListParagraph"/>
        <w:numPr>
          <w:ilvl w:val="1"/>
          <w:numId w:val="20"/>
        </w:numPr>
        <w:ind w:left="720"/>
      </w:pPr>
      <w:r>
        <w:t>Assisting recovery of user data and DBMS data (e.g., transaction log); and</w:t>
      </w:r>
    </w:p>
    <w:p w14:paraId="0DED1787" w14:textId="77777777" w:rsidR="00743B95" w:rsidRDefault="00890E0E">
      <w:pPr>
        <w:pStyle w:val="ListParagraph"/>
        <w:numPr>
          <w:ilvl w:val="1"/>
          <w:numId w:val="20"/>
        </w:numPr>
        <w:ind w:left="720"/>
      </w:pPr>
      <w:r>
        <w:t>Tracking operations that users perform.</w:t>
      </w:r>
    </w:p>
    <w:p w14:paraId="5BAC4925" w14:textId="77777777" w:rsidR="00743B95" w:rsidRDefault="00890E0E">
      <w:r>
        <w:t>Most commercial DBMS server applications also provide the following functions:</w:t>
      </w:r>
    </w:p>
    <w:p w14:paraId="7B7EE5A2" w14:textId="77777777" w:rsidR="00743B95" w:rsidRDefault="00890E0E">
      <w:pPr>
        <w:pStyle w:val="ListParagraph"/>
        <w:numPr>
          <w:ilvl w:val="0"/>
          <w:numId w:val="21"/>
        </w:numPr>
      </w:pPr>
      <w:r>
        <w:t>A data model with which the DBMS data structures and organization can be conceptualized (e.g., hierarchical, object-oriented, relational data models) and DBMS objects defined.</w:t>
      </w:r>
    </w:p>
    <w:p w14:paraId="4E3C65D9" w14:textId="77777777" w:rsidR="00743B95" w:rsidRDefault="00890E0E">
      <w:pPr>
        <w:pStyle w:val="ListParagraph"/>
        <w:numPr>
          <w:ilvl w:val="0"/>
          <w:numId w:val="21"/>
        </w:numPr>
      </w:pPr>
      <w:r>
        <w:t>High-level language(s) or interfaces that allow authorized users to define database constructs; access and modify user or DBMS data; present user or DBMS data; and perform operations on those data.</w:t>
      </w:r>
    </w:p>
    <w:p w14:paraId="7E1C022E" w14:textId="77777777" w:rsidR="00743B95" w:rsidRDefault="00890E0E">
      <w:r>
        <w:t>A DBMS supports two user types:</w:t>
      </w:r>
    </w:p>
    <w:p w14:paraId="138CA270" w14:textId="77777777" w:rsidR="00743B95" w:rsidRDefault="00890E0E">
      <w:pPr>
        <w:pStyle w:val="ListParagraph"/>
        <w:numPr>
          <w:ilvl w:val="0"/>
          <w:numId w:val="22"/>
        </w:numPr>
      </w:pPr>
      <w:r>
        <w:t>Users who interact with the DBMS to observe and/or modify data objects for which they have authorization to access; and</w:t>
      </w:r>
    </w:p>
    <w:p w14:paraId="154062C1" w14:textId="77777777" w:rsidR="00743B95" w:rsidRDefault="00890E0E">
      <w:pPr>
        <w:pStyle w:val="ListParagraph"/>
        <w:numPr>
          <w:ilvl w:val="0"/>
          <w:numId w:val="22"/>
        </w:numPr>
      </w:pPr>
      <w:r>
        <w:t>The authorized administrators who implement and manage the various information-related policies of an organization (e.g., access, integrity, consistency, availability) for the databases that they install, configure, manage, and/or own.</w:t>
      </w:r>
    </w:p>
    <w:p w14:paraId="62194533" w14:textId="77777777" w:rsidR="00743B95" w:rsidRDefault="00890E0E">
      <w:r>
        <w:t>A DBMS stores and controls access to two types of data:</w:t>
      </w:r>
    </w:p>
    <w:p w14:paraId="7E80B37A" w14:textId="77777777" w:rsidR="00743B95" w:rsidRDefault="00890E0E">
      <w:pPr>
        <w:pStyle w:val="ListParagraph"/>
        <w:numPr>
          <w:ilvl w:val="0"/>
          <w:numId w:val="23"/>
        </w:numPr>
        <w:ind w:left="810"/>
      </w:pPr>
      <w:r>
        <w:t>The first type is the user data that the DBMS maintains and protects. User data may consist of the following:</w:t>
      </w:r>
    </w:p>
    <w:p w14:paraId="2A725C7D" w14:textId="77777777" w:rsidR="00743B95" w:rsidRDefault="00890E0E">
      <w:pPr>
        <w:pStyle w:val="ListParagraph"/>
        <w:numPr>
          <w:ilvl w:val="1"/>
          <w:numId w:val="23"/>
        </w:numPr>
        <w:ind w:left="1260"/>
      </w:pPr>
      <w:r>
        <w:t>The user data stored in or as database objects;</w:t>
      </w:r>
    </w:p>
    <w:p w14:paraId="0052E2FB" w14:textId="77777777" w:rsidR="00743B95" w:rsidRDefault="00890E0E">
      <w:pPr>
        <w:pStyle w:val="ListParagraph"/>
        <w:numPr>
          <w:ilvl w:val="1"/>
          <w:numId w:val="23"/>
        </w:numPr>
        <w:ind w:left="1260"/>
      </w:pPr>
      <w:r>
        <w:t>The definitions of user databases and database objects, commonly known as DBMS metadata; and</w:t>
      </w:r>
    </w:p>
    <w:p w14:paraId="06DA7A2C" w14:textId="77777777" w:rsidR="00743B95" w:rsidRDefault="00890E0E">
      <w:pPr>
        <w:pStyle w:val="ListParagraph"/>
        <w:numPr>
          <w:ilvl w:val="1"/>
          <w:numId w:val="23"/>
        </w:numPr>
        <w:ind w:left="1260"/>
      </w:pPr>
      <w:r>
        <w:lastRenderedPageBreak/>
        <w:t>The user-developed queries, functions, or procedures that the DBMS maintains for users.</w:t>
      </w:r>
    </w:p>
    <w:p w14:paraId="068DAC4D" w14:textId="77777777" w:rsidR="00743B95" w:rsidRDefault="00890E0E">
      <w:pPr>
        <w:pStyle w:val="ListParagraph"/>
        <w:numPr>
          <w:ilvl w:val="0"/>
          <w:numId w:val="23"/>
        </w:numPr>
        <w:ind w:left="810"/>
      </w:pPr>
      <w:r>
        <w:t>The second type is the DBMS data (e.g., configuration parameters, user security attributes, transaction log, audit instructions, and records) that the DBMS maintains and may use to operate the DBMS.</w:t>
      </w:r>
    </w:p>
    <w:p w14:paraId="0417BE50" w14:textId="77777777" w:rsidR="00743B95" w:rsidRDefault="00890E0E">
      <w:r>
        <w:t>DBMS specifications identify the detailed requirements for the DBMS server functions given in the above list.</w:t>
      </w:r>
    </w:p>
    <w:p w14:paraId="1DECBE10" w14:textId="77777777" w:rsidR="00743B95" w:rsidRDefault="00890E0E">
      <w:pPr>
        <w:pStyle w:val="Heading3"/>
        <w:rPr>
          <w:lang w:val="en-US"/>
        </w:rPr>
      </w:pPr>
      <w:bookmarkStart w:id="853" w:name="_Toc197502063"/>
      <w:r>
        <w:rPr>
          <w:lang w:val="en-US"/>
        </w:rPr>
        <w:t>Security Functionality Provided by the TOE</w:t>
      </w:r>
      <w:bookmarkEnd w:id="853"/>
    </w:p>
    <w:p w14:paraId="1E4424D3" w14:textId="77777777" w:rsidR="00743B95" w:rsidRDefault="00890E0E">
      <w:pPr>
        <w:rPr>
          <w:lang w:val="en-US"/>
        </w:rPr>
      </w:pPr>
      <w:r>
        <w:rPr>
          <w:lang w:val="en-US"/>
        </w:rPr>
        <w:t>A DBMS evaluated against this PP will provide the following security services.</w:t>
      </w:r>
    </w:p>
    <w:p w14:paraId="37458603" w14:textId="77777777" w:rsidR="00743B95" w:rsidRDefault="00890E0E">
      <w:pPr>
        <w:rPr>
          <w:lang w:val="en-US"/>
        </w:rPr>
      </w:pPr>
      <w:r>
        <w:rPr>
          <w:lang w:val="en-US"/>
        </w:rPr>
        <w:t>Security services that must be provided by the TOE:</w:t>
      </w:r>
    </w:p>
    <w:p w14:paraId="0132EAA3" w14:textId="77777777" w:rsidR="00743B95" w:rsidRDefault="00890E0E">
      <w:pPr>
        <w:pStyle w:val="ListParagraph"/>
        <w:numPr>
          <w:ilvl w:val="0"/>
          <w:numId w:val="24"/>
        </w:numPr>
      </w:pPr>
      <w:r>
        <w:t>Discretionary Access Control (DAC) limits access to objects based on the identity of the subjects or groups to which the subjects and objects belong, and which allows authorized users to specify how the objects that they control are protected.</w:t>
      </w:r>
    </w:p>
    <w:p w14:paraId="19601A3A" w14:textId="77777777" w:rsidR="00743B95" w:rsidRDefault="00890E0E">
      <w:pPr>
        <w:pStyle w:val="ListParagraph"/>
        <w:numPr>
          <w:ilvl w:val="0"/>
          <w:numId w:val="25"/>
        </w:numPr>
      </w:pPr>
      <w:r>
        <w:t>Audit Capture for creation of information on all auditable events.</w:t>
      </w:r>
    </w:p>
    <w:p w14:paraId="16DAE097" w14:textId="77777777" w:rsidR="00743B95" w:rsidRDefault="00890E0E">
      <w:pPr>
        <w:pStyle w:val="ListParagraph"/>
        <w:numPr>
          <w:ilvl w:val="0"/>
          <w:numId w:val="25"/>
        </w:numPr>
      </w:pPr>
      <w:r>
        <w:t>Authorized administration role to allow authorized administrators to configure the policies for discretionary access control, identification and authentication, and auditing. The TOE must enforce the authorized administration role.</w:t>
      </w:r>
    </w:p>
    <w:p w14:paraId="65E6C4B3" w14:textId="77777777" w:rsidR="00743B95" w:rsidRDefault="00890E0E">
      <w:pPr>
        <w:pStyle w:val="ListParagraph"/>
        <w:numPr>
          <w:ilvl w:val="0"/>
          <w:numId w:val="25"/>
        </w:numPr>
      </w:pPr>
      <w:r>
        <w:t>Limitation of the number of concurrent sessions and restrictions on establishing sessions.</w:t>
      </w:r>
    </w:p>
    <w:p w14:paraId="6115064B" w14:textId="77777777" w:rsidR="00743B95" w:rsidRDefault="00890E0E">
      <w:pPr>
        <w:pStyle w:val="ApplicationNote"/>
        <w:numPr>
          <w:ilvl w:val="0"/>
          <w:numId w:val="26"/>
        </w:numPr>
        <w:ind w:left="2160" w:hanging="2160"/>
      </w:pPr>
      <w:r>
        <w:t>Some administrative tasks may be delegated to specific users (which by that delegation become administrators although they can only perform some limited administrative actions). Ensuring that those users cannot extend the administrative rights assigned to them is a security functionality the TOE has to provide.</w:t>
      </w:r>
    </w:p>
    <w:p w14:paraId="7E9F45C2" w14:textId="77777777" w:rsidR="00743B95" w:rsidRDefault="00890E0E">
      <w:pPr>
        <w:pStyle w:val="Heading3"/>
      </w:pPr>
      <w:bookmarkStart w:id="854" w:name="_Toc197502064"/>
      <w:r>
        <w:t>TOE definition</w:t>
      </w:r>
      <w:bookmarkEnd w:id="854"/>
    </w:p>
    <w:p w14:paraId="3F440D80" w14:textId="77777777" w:rsidR="00743B95" w:rsidRDefault="00890E0E">
      <w:pPr>
        <w:pStyle w:val="BodyText"/>
      </w:pPr>
      <w:r>
        <w:t>The TOE consists of at least one instance of the security functions of the DBMS server application with its associated guidance documentation and the interfaces to the external Information Technology (IT) entities with which the DBMS interacts.</w:t>
      </w:r>
    </w:p>
    <w:p w14:paraId="30C6C23D" w14:textId="77777777" w:rsidR="00743B95" w:rsidRDefault="00890E0E">
      <w:pPr>
        <w:pStyle w:val="BodyText"/>
      </w:pPr>
      <w:r>
        <w:t>This cPP does not dictate a specific architecture. The ST writer will need to identify and describe the TOE architecture to be evaluated. Architectures are described in section 1.4.2.</w:t>
      </w:r>
    </w:p>
    <w:p w14:paraId="541676B9" w14:textId="77777777" w:rsidR="00743B95" w:rsidRDefault="00890E0E">
      <w:pPr>
        <w:pStyle w:val="BodyText"/>
      </w:pPr>
      <w:r>
        <w:t>The external IT entities, with which the DBMS may interact, may include the following:</w:t>
      </w:r>
    </w:p>
    <w:p w14:paraId="7CD58BDE" w14:textId="77777777" w:rsidR="00743B95" w:rsidRDefault="00890E0E">
      <w:pPr>
        <w:pStyle w:val="BodyText"/>
        <w:numPr>
          <w:ilvl w:val="0"/>
          <w:numId w:val="27"/>
        </w:numPr>
      </w:pPr>
      <w:r>
        <w:t>Client applications that allow users to interface with the DBMS server.</w:t>
      </w:r>
    </w:p>
    <w:p w14:paraId="2763BCBC" w14:textId="77777777" w:rsidR="00743B95" w:rsidRDefault="00890E0E">
      <w:pPr>
        <w:pStyle w:val="BodyText"/>
        <w:numPr>
          <w:ilvl w:val="0"/>
          <w:numId w:val="27"/>
        </w:numPr>
      </w:pPr>
      <w:r>
        <w:t xml:space="preserve">The host operating system (host OS) on which the TOE has been </w:t>
      </w:r>
      <w:proofErr w:type="gramStart"/>
      <w:r>
        <w:t>installed;</w:t>
      </w:r>
      <w:proofErr w:type="gramEnd"/>
    </w:p>
    <w:p w14:paraId="384C4027" w14:textId="77777777" w:rsidR="00743B95" w:rsidRDefault="00890E0E">
      <w:pPr>
        <w:pStyle w:val="BodyText"/>
        <w:numPr>
          <w:ilvl w:val="0"/>
          <w:numId w:val="27"/>
        </w:numPr>
      </w:pPr>
      <w:r>
        <w:lastRenderedPageBreak/>
        <w:t>The networking, printing, data-storage, and other devices and services with which the host OS may interact on behalf of the DBMS or the DBMS user; and the other IT products such as application servers, web servers, authentication servers, directory services, and transaction processors with which the DBMS may interact to perform a DBMS function or a security function.</w:t>
      </w:r>
    </w:p>
    <w:p w14:paraId="6045F96C" w14:textId="77777777" w:rsidR="00743B95" w:rsidRDefault="00890E0E">
      <w:pPr>
        <w:pStyle w:val="BodyText"/>
      </w:pPr>
      <w:r>
        <w:t xml:space="preserve">The TOE Security Function (TSF) is limited to the elements required to exercise the evaluated security functionality. </w:t>
      </w:r>
    </w:p>
    <w:p w14:paraId="777E9B98" w14:textId="77777777" w:rsidR="00743B95" w:rsidRDefault="00890E0E">
      <w:pPr>
        <w:pStyle w:val="BodyText"/>
      </w:pPr>
      <w:r>
        <w:t xml:space="preserve">The DBMS must specify the host OS on which it must reside to provide the desired degree of security feature integration as well as the configuration of those </w:t>
      </w:r>
      <w:proofErr w:type="gramStart"/>
      <w:r>
        <w:t>OS(</w:t>
      </w:r>
      <w:proofErr w:type="gramEnd"/>
      <w:r>
        <w:t>es) required to support the DBMS functions. In all cases, the TOE must be installed and administered in accordance with the TOE installation and administration instructions.</w:t>
      </w:r>
    </w:p>
    <w:p w14:paraId="4F23FD9F" w14:textId="77777777" w:rsidR="00743B95" w:rsidRDefault="00890E0E">
      <w:pPr>
        <w:pStyle w:val="Heading3"/>
      </w:pPr>
      <w:bookmarkStart w:id="855" w:name="_Toc197502065"/>
      <w:r>
        <w:t>Limitations of Security Claims</w:t>
      </w:r>
      <w:bookmarkEnd w:id="855"/>
      <w:r>
        <w:t xml:space="preserve"> </w:t>
      </w:r>
    </w:p>
    <w:p w14:paraId="32C589B7" w14:textId="77777777" w:rsidR="00743B95" w:rsidRDefault="00890E0E">
      <w:r>
        <w:t>Conformance with this cPP will not guarantee the following:</w:t>
      </w:r>
    </w:p>
    <w:p w14:paraId="5F40F9DC" w14:textId="77777777" w:rsidR="00743B95" w:rsidRDefault="00890E0E">
      <w:pPr>
        <w:pStyle w:val="ListParagraph"/>
        <w:numPr>
          <w:ilvl w:val="0"/>
          <w:numId w:val="28"/>
        </w:numPr>
      </w:pPr>
      <w:r>
        <w:t>Physical protection mechanisms and the administrative procedures for using them are in place.</w:t>
      </w:r>
    </w:p>
    <w:p w14:paraId="5ABE5898" w14:textId="77777777" w:rsidR="00743B95" w:rsidRDefault="00890E0E">
      <w:pPr>
        <w:pStyle w:val="ListParagraph"/>
        <w:numPr>
          <w:ilvl w:val="0"/>
          <w:numId w:val="29"/>
        </w:numPr>
      </w:pPr>
      <w:r>
        <w:t>Mechanisms to ensure the complete availability of the data residing on the DBMS are in place. The DBMS can provide simultaneous access to data to make the data available to more than one person at a given time, and it can enforce DBMS resource allocation limits to prevent users from monopolizing a DBMS service/resource. However, it cannot detect or prevent the unavailability that may occur because of a physical or environmental disaster, a storage device failure, or external threats on the underlying operating system. For such threats to availability, the environment must provide the required countermeasures.</w:t>
      </w:r>
    </w:p>
    <w:p w14:paraId="535999BB" w14:textId="77777777" w:rsidR="00743B95" w:rsidRDefault="00890E0E">
      <w:pPr>
        <w:pStyle w:val="ListParagraph"/>
        <w:numPr>
          <w:ilvl w:val="0"/>
          <w:numId w:val="29"/>
        </w:numPr>
      </w:pPr>
      <w:r>
        <w:t>Mechanisms to ensure that users properly secure the data that they retrieve from the DBMS are in place. The security procedures of the organization(s) that use and manage the DBMS must define users' data retrieval, storage, export, and disposition responsibilities.</w:t>
      </w:r>
    </w:p>
    <w:p w14:paraId="2F6B84F5" w14:textId="77777777" w:rsidR="00743B95" w:rsidRDefault="00890E0E">
      <w:pPr>
        <w:pStyle w:val="ListParagraph"/>
        <w:numPr>
          <w:ilvl w:val="0"/>
          <w:numId w:val="29"/>
        </w:numPr>
      </w:pPr>
      <w:r>
        <w:t>Mechanisms to ensure that authorized administrators wisely use DAC. Although the DBMS can support an access control policy by which users and optionally users in defined groups, are granted access only to the data that they need to perform their jobs, it cannot completely ensure that authorized administrators who are able to set access controls will do so prudently.</w:t>
      </w:r>
    </w:p>
    <w:p w14:paraId="4AD885AB" w14:textId="77777777" w:rsidR="00743B95" w:rsidRDefault="00890E0E">
      <w:pPr>
        <w:pStyle w:val="Heading2"/>
      </w:pPr>
      <w:bookmarkStart w:id="856" w:name="_Toc197502066"/>
      <w:r>
        <w:t>TOE Operational Environment</w:t>
      </w:r>
      <w:bookmarkEnd w:id="856"/>
    </w:p>
    <w:p w14:paraId="6F8CC2B7" w14:textId="77777777" w:rsidR="00743B95" w:rsidRDefault="00890E0E">
      <w:pPr>
        <w:pStyle w:val="Heading3"/>
      </w:pPr>
      <w:bookmarkStart w:id="857" w:name="_Toc197502067"/>
      <w:r>
        <w:t>DBMS Architecture and Environmental Components</w:t>
      </w:r>
      <w:bookmarkEnd w:id="857"/>
    </w:p>
    <w:p w14:paraId="0616DF45" w14:textId="77777777" w:rsidR="00743B95" w:rsidRDefault="00890E0E">
      <w:r>
        <w:t>This cPP does not dictate a specific architecture. A TOE compliant with this cPP may be evaluated and may operate in several architectures, including, but not limited to, one or more of the following:</w:t>
      </w:r>
    </w:p>
    <w:p w14:paraId="3680060D" w14:textId="77777777" w:rsidR="00743B95" w:rsidRDefault="00890E0E">
      <w:pPr>
        <w:pStyle w:val="ListParagraph"/>
        <w:numPr>
          <w:ilvl w:val="0"/>
          <w:numId w:val="30"/>
        </w:numPr>
      </w:pPr>
      <w:r>
        <w:lastRenderedPageBreak/>
        <w:t>A stand-alone system running the DBMS server application; a stand-alone system running the DBMS server and DBMS client(s) and serving one, or more than one, online user at a given time;</w:t>
      </w:r>
    </w:p>
    <w:p w14:paraId="6874EC19" w14:textId="77777777" w:rsidR="00743B95" w:rsidRDefault="00890E0E">
      <w:pPr>
        <w:pStyle w:val="ListParagraph"/>
        <w:numPr>
          <w:ilvl w:val="0"/>
          <w:numId w:val="30"/>
        </w:numPr>
      </w:pPr>
      <w:r>
        <w:t>A network of systems communicating with several distributed DBMS servers simultaneously;</w:t>
      </w:r>
    </w:p>
    <w:p w14:paraId="689270F1" w14:textId="77777777" w:rsidR="00743B95" w:rsidRDefault="00890E0E">
      <w:pPr>
        <w:pStyle w:val="ListParagraph"/>
        <w:numPr>
          <w:ilvl w:val="0"/>
          <w:numId w:val="30"/>
        </w:numPr>
      </w:pPr>
      <w:r>
        <w:t>A network of workstations or terminals running DBMS clients and communicating with a DBMS server simultaneously; these devices may be hardwired to the host computer or be connected to it by means of local or wide-area networks; and</w:t>
      </w:r>
    </w:p>
    <w:p w14:paraId="5503C30A" w14:textId="77777777" w:rsidR="00743B95" w:rsidRDefault="00890E0E">
      <w:pPr>
        <w:pStyle w:val="ListParagraph"/>
        <w:numPr>
          <w:ilvl w:val="0"/>
          <w:numId w:val="30"/>
        </w:numPr>
      </w:pPr>
      <w:r>
        <w:t xml:space="preserve">A network of workstations communicating with one or more application servers, which in turn interact with the DBMS on behalf of the workstation users or other subjects (e.g., a DBMS server interacting with a transaction processor that manages user requests). </w:t>
      </w:r>
    </w:p>
    <w:p w14:paraId="0C5E2948" w14:textId="77777777" w:rsidR="00743B95" w:rsidRDefault="00890E0E">
      <w:pPr>
        <w:pStyle w:val="Heading3"/>
      </w:pPr>
      <w:bookmarkStart w:id="858" w:name="_Toc197502068"/>
      <w:r>
        <w:t>TOE Administration</w:t>
      </w:r>
      <w:bookmarkEnd w:id="858"/>
    </w:p>
    <w:p w14:paraId="1362700C" w14:textId="77777777" w:rsidR="00743B95" w:rsidRDefault="00890E0E">
      <w:r>
        <w:t>This cPP defines one necessary administrator role (authorized administrator) which is established by the developer of the DBMS. This cPP allows the DBMS developer or security target writer to define more user or administrator roles.</w:t>
      </w:r>
    </w:p>
    <w:p w14:paraId="42713B60" w14:textId="77777777" w:rsidR="00743B95" w:rsidRDefault="00890E0E">
      <w:r>
        <w:t>If the security target allows it, the administrators of the system may assign privileges to users. When the DBMS is established, the ability to assign privileges and their associated responsibilities must also exist.</w:t>
      </w:r>
    </w:p>
    <w:p w14:paraId="0CFFA280" w14:textId="77777777" w:rsidR="00743B95" w:rsidRDefault="00890E0E">
      <w:r>
        <w:t>Authorized administrators of the TOE will have capabilities that are commensurate with their assigned administrative privileges. The very ability to establish and assign privileges will itself be a privileged function.</w:t>
      </w:r>
    </w:p>
    <w:bookmarkEnd w:id="848"/>
    <w:bookmarkEnd w:id="849"/>
    <w:bookmarkEnd w:id="850"/>
    <w:p w14:paraId="4609CD0F" w14:textId="77777777" w:rsidR="00743B95" w:rsidRDefault="00743B95">
      <w:pPr>
        <w:rPr>
          <w:lang w:val="en-US"/>
        </w:rPr>
      </w:pPr>
    </w:p>
    <w:p w14:paraId="010C9A03" w14:textId="77777777" w:rsidR="00743B95" w:rsidRDefault="00890E0E">
      <w:pPr>
        <w:pStyle w:val="Heading1"/>
      </w:pPr>
      <w:bookmarkStart w:id="859" w:name="_Toc238787291"/>
      <w:bookmarkStart w:id="860" w:name="_Toc238820484"/>
      <w:bookmarkStart w:id="861" w:name="_Toc238795160"/>
      <w:bookmarkStart w:id="862" w:name="_Toc238795165"/>
      <w:bookmarkStart w:id="863" w:name="_Toc238787302"/>
      <w:bookmarkStart w:id="864" w:name="_Toc238795156"/>
      <w:bookmarkStart w:id="865" w:name="_Toc238820493"/>
      <w:bookmarkStart w:id="866" w:name="_Toc238820495"/>
      <w:bookmarkStart w:id="867" w:name="_Toc238787300"/>
      <w:bookmarkStart w:id="868" w:name="_Toc238820488"/>
      <w:bookmarkStart w:id="869" w:name="_Toc238787295"/>
      <w:bookmarkStart w:id="870" w:name="_Toc2887797"/>
      <w:bookmarkStart w:id="871" w:name="_Toc238787301"/>
      <w:bookmarkStart w:id="872" w:name="_Toc238795166"/>
      <w:bookmarkStart w:id="873" w:name="_Toc238795167"/>
      <w:bookmarkStart w:id="874" w:name="_Toc238820494"/>
      <w:bookmarkStart w:id="875" w:name="_Toc2887799"/>
      <w:bookmarkStart w:id="876" w:name="_Toc360632730"/>
      <w:bookmarkStart w:id="877" w:name="_Toc210015158"/>
      <w:bookmarkStart w:id="878" w:name="_Toc237563394"/>
      <w:bookmarkStart w:id="879" w:name="_Toc234034152"/>
      <w:bookmarkStart w:id="880" w:name="_Toc197502069"/>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r>
        <w:rPr>
          <w:lang w:val="en-US"/>
        </w:rPr>
        <w:lastRenderedPageBreak/>
        <w:t>Conformance</w:t>
      </w:r>
      <w:bookmarkEnd w:id="876"/>
      <w:bookmarkEnd w:id="877"/>
      <w:bookmarkEnd w:id="878"/>
      <w:bookmarkEnd w:id="879"/>
      <w:r>
        <w:rPr>
          <w:lang w:val="en-US"/>
        </w:rPr>
        <w:t xml:space="preserve"> Claims</w:t>
      </w:r>
      <w:bookmarkEnd w:id="880"/>
    </w:p>
    <w:p w14:paraId="5B7D053C" w14:textId="77777777" w:rsidR="00743B95" w:rsidRDefault="00890E0E">
      <w:pPr>
        <w:pStyle w:val="Heading2"/>
      </w:pPr>
      <w:bookmarkStart w:id="881" w:name="_Toc197502070"/>
      <w:r>
        <w:t>Conformance with CC</w:t>
      </w:r>
      <w:bookmarkEnd w:id="881"/>
    </w:p>
    <w:p w14:paraId="663EA5B6" w14:textId="77777777" w:rsidR="00743B95" w:rsidRDefault="00890E0E">
      <w:r>
        <w:t xml:space="preserve">This cPP conforms to the requirements of Common Criteria v3.1, Revision 5 as defined by the references </w:t>
      </w:r>
      <w:r>
        <w:fldChar w:fldCharType="begin"/>
      </w:r>
      <w:r>
        <w:instrText xml:space="preserve"> REF CC1 \h </w:instrText>
      </w:r>
      <w:r>
        <w:fldChar w:fldCharType="separate"/>
      </w:r>
      <w:r>
        <w:t>[CC1]</w:t>
      </w:r>
      <w:r>
        <w:fldChar w:fldCharType="end"/>
      </w:r>
      <w:r>
        <w:t xml:space="preserve">, </w:t>
      </w:r>
      <w:r>
        <w:fldChar w:fldCharType="begin"/>
      </w:r>
      <w:r>
        <w:instrText xml:space="preserve"> REF CC2 \h </w:instrText>
      </w:r>
      <w:r>
        <w:fldChar w:fldCharType="separate"/>
      </w:r>
      <w:r>
        <w:t>[CC2]</w:t>
      </w:r>
      <w:r>
        <w:fldChar w:fldCharType="end"/>
      </w:r>
      <w:r>
        <w:t xml:space="preserve"> and </w:t>
      </w:r>
      <w:r>
        <w:fldChar w:fldCharType="begin"/>
      </w:r>
      <w:r>
        <w:instrText xml:space="preserve"> REF CC3 \h </w:instrText>
      </w:r>
      <w:r>
        <w:fldChar w:fldCharType="separate"/>
      </w:r>
      <w:r>
        <w:t>[CC3]</w:t>
      </w:r>
      <w:r>
        <w:fldChar w:fldCharType="end"/>
      </w:r>
      <w:r>
        <w:t xml:space="preserve">. The methodology applied for the PP evaluation is defined in [CEM]. </w:t>
      </w:r>
    </w:p>
    <w:p w14:paraId="0C683766" w14:textId="77777777" w:rsidR="00743B95" w:rsidRDefault="00890E0E">
      <w:r>
        <w:t>This cPP also applies the CC and CEM Addenda, Exact Conformance, Selection-Based SFRs, Optional SFRs: V2.0 dated 2021-Sep-30, Final.</w:t>
      </w:r>
    </w:p>
    <w:p w14:paraId="1521F656" w14:textId="77777777" w:rsidR="00743B95" w:rsidRDefault="00890E0E">
      <w:r>
        <w:t xml:space="preserve">This cPP satisfies the following Assurance Families: APE_CCL.1, APE_ECD.1, APE_INT.1, APE_OBJ.2, APE_REQ.2 and APE_SPD.1. </w:t>
      </w:r>
    </w:p>
    <w:p w14:paraId="52F3F025" w14:textId="77777777" w:rsidR="00743B95" w:rsidRDefault="00890E0E">
      <w:pPr>
        <w:pStyle w:val="Heading2"/>
      </w:pPr>
      <w:bookmarkStart w:id="882" w:name="_Toc2887802"/>
      <w:bookmarkStart w:id="883" w:name="_Toc197502071"/>
      <w:bookmarkEnd w:id="882"/>
      <w:r>
        <w:t>Conformance with CC parts 2 and 3</w:t>
      </w:r>
      <w:bookmarkEnd w:id="883"/>
    </w:p>
    <w:p w14:paraId="7350B067" w14:textId="77777777" w:rsidR="00743B95" w:rsidRDefault="00890E0E">
      <w:r>
        <w:t>DBMS cPP is CC version 3.1 revision 5 Part 2 extended and Part 3 conformant.</w:t>
      </w:r>
    </w:p>
    <w:p w14:paraId="798C4E02" w14:textId="77777777" w:rsidR="00743B95" w:rsidRDefault="00890E0E">
      <w:pPr>
        <w:pStyle w:val="Heading2"/>
      </w:pPr>
      <w:bookmarkStart w:id="884" w:name="_Toc197502072"/>
      <w:r>
        <w:t>Conformance with Packages</w:t>
      </w:r>
      <w:bookmarkEnd w:id="884"/>
    </w:p>
    <w:p w14:paraId="1699A6D4" w14:textId="77777777" w:rsidR="00743B95" w:rsidRDefault="00890E0E">
      <w:r>
        <w:t>The DBMS cPP does not claim conformance to any functional packages.</w:t>
      </w:r>
    </w:p>
    <w:p w14:paraId="1FA1CF7C" w14:textId="77777777" w:rsidR="00743B95" w:rsidRDefault="00890E0E">
      <w:r>
        <w:t>The DBMS cPP claims conformance to the EAL2 assurance package augmented by ALC_FLR.3 Systematic flaw remediation.</w:t>
      </w:r>
    </w:p>
    <w:p w14:paraId="1DA191EE" w14:textId="77777777" w:rsidR="00743B95" w:rsidRDefault="00890E0E">
      <w:pPr>
        <w:pStyle w:val="Heading2"/>
      </w:pPr>
      <w:bookmarkStart w:id="885" w:name="_Toc2887805"/>
      <w:bookmarkStart w:id="886" w:name="_Toc2887806"/>
      <w:bookmarkStart w:id="887" w:name="_Toc197502073"/>
      <w:bookmarkEnd w:id="885"/>
      <w:bookmarkEnd w:id="886"/>
      <w:r>
        <w:t>Conformance with other Protection Profiles</w:t>
      </w:r>
      <w:bookmarkEnd w:id="887"/>
    </w:p>
    <w:p w14:paraId="5A680EAF" w14:textId="77777777" w:rsidR="00743B95" w:rsidRDefault="00890E0E">
      <w:r>
        <w:t>The DBMS cPP does not claim conformance to any other Protection Profile.</w:t>
      </w:r>
    </w:p>
    <w:p w14:paraId="65082464" w14:textId="77777777" w:rsidR="00743B95" w:rsidRDefault="00890E0E">
      <w:pPr>
        <w:pStyle w:val="Heading2"/>
      </w:pPr>
      <w:bookmarkStart w:id="888" w:name="_Toc197502074"/>
      <w:r>
        <w:t>Conformance Statement</w:t>
      </w:r>
      <w:bookmarkEnd w:id="888"/>
    </w:p>
    <w:p w14:paraId="046901D9" w14:textId="77777777" w:rsidR="00743B95" w:rsidRDefault="00890E0E">
      <w:r>
        <w:t>DBMS cPP requires exact conformance by an ST.</w:t>
      </w:r>
    </w:p>
    <w:p w14:paraId="4B789C6D" w14:textId="77777777" w:rsidR="00743B95" w:rsidRDefault="00890E0E">
      <w:r>
        <w:t xml:space="preserve">Exact Conformance is a subset of Strict Conformance as defined by [CC1]. Exact Conformance is defined as the ST containing </w:t>
      </w:r>
      <w:proofErr w:type="gramStart"/>
      <w:r>
        <w:t>all of</w:t>
      </w:r>
      <w:proofErr w:type="gramEnd"/>
      <w:r>
        <w:t xml:space="preserve"> the SFRs in section </w:t>
      </w:r>
      <w:r>
        <w:fldChar w:fldCharType="begin"/>
      </w:r>
      <w:r>
        <w:instrText xml:space="preserve"> REF _Ref360622478 \w \h  \* MERGEFORMAT </w:instrText>
      </w:r>
      <w:r>
        <w:fldChar w:fldCharType="separate"/>
      </w:r>
      <w:r>
        <w:t>6</w:t>
      </w:r>
      <w:r>
        <w:fldChar w:fldCharType="end"/>
      </w:r>
      <w:r>
        <w:t xml:space="preserve"> (these are mandatory SFRs) of this cPP, and potentially SFRs from Appendix A (these are optional SFRs). While iteration is allowed, no additional requirements from [CC2], [CC3], or definitions of extended components not already included in this cPP) are allowed to be included in the ST. Further, no SFRs in section </w:t>
      </w:r>
      <w:r>
        <w:fldChar w:fldCharType="begin"/>
      </w:r>
      <w:r>
        <w:instrText xml:space="preserve"> REF _Ref360622478 \w \h  \* MERGEFORMAT </w:instrText>
      </w:r>
      <w:r>
        <w:fldChar w:fldCharType="separate"/>
      </w:r>
      <w:r>
        <w:t>6</w:t>
      </w:r>
      <w:r>
        <w:fldChar w:fldCharType="end"/>
      </w:r>
      <w:r>
        <w:t xml:space="preserve"> of this cPP are allowed to be omitted.</w:t>
      </w:r>
    </w:p>
    <w:p w14:paraId="6D15DD15" w14:textId="77777777" w:rsidR="00743B95" w:rsidRDefault="00890E0E">
      <w:pPr>
        <w:pStyle w:val="Heading2"/>
      </w:pPr>
      <w:bookmarkStart w:id="889" w:name="_Toc197502075"/>
      <w:r>
        <w:t>PP-Configuration</w:t>
      </w:r>
      <w:bookmarkEnd w:id="889"/>
    </w:p>
    <w:p w14:paraId="7ACF6683" w14:textId="77777777" w:rsidR="00743B95" w:rsidRDefault="00890E0E">
      <w:r>
        <w:t>The collaborative Protection Profile for Database Management Systems (DBMS cPP) is structured as a base Protection Profile, able to accommodate a set of (optional) PP-Modules.</w:t>
      </w:r>
    </w:p>
    <w:p w14:paraId="019CA169" w14:textId="77777777" w:rsidR="00743B95" w:rsidRDefault="00890E0E">
      <w:pPr>
        <w:pStyle w:val="Heading1"/>
        <w:rPr>
          <w:lang w:val="en-US"/>
        </w:rPr>
      </w:pPr>
      <w:bookmarkStart w:id="890" w:name="_Toc523489117"/>
      <w:bookmarkStart w:id="891" w:name="_Toc524421189"/>
      <w:bookmarkStart w:id="892" w:name="_Toc523489258"/>
      <w:bookmarkStart w:id="893" w:name="_Toc523491634"/>
      <w:bookmarkStart w:id="894" w:name="_Toc523491028"/>
      <w:bookmarkStart w:id="895" w:name="_Toc238620538"/>
      <w:bookmarkStart w:id="896" w:name="_Toc238787317"/>
      <w:bookmarkStart w:id="897" w:name="_Toc238820513"/>
      <w:bookmarkStart w:id="898" w:name="_Toc238795184"/>
      <w:bookmarkStart w:id="899" w:name="_Toc238620487"/>
      <w:bookmarkStart w:id="900" w:name="_Toc237563395"/>
      <w:bookmarkStart w:id="901" w:name="_Ref237676371"/>
      <w:bookmarkStart w:id="902" w:name="_Toc210015166"/>
      <w:bookmarkStart w:id="903" w:name="_Ref265149724"/>
      <w:bookmarkStart w:id="904" w:name="_Toc234034164"/>
      <w:bookmarkStart w:id="905" w:name="_Ref360623792"/>
      <w:bookmarkStart w:id="906" w:name="_Toc360632731"/>
      <w:bookmarkStart w:id="907" w:name="_Toc197502076"/>
      <w:bookmarkEnd w:id="890"/>
      <w:bookmarkEnd w:id="891"/>
      <w:bookmarkEnd w:id="892"/>
      <w:bookmarkEnd w:id="893"/>
      <w:bookmarkEnd w:id="894"/>
      <w:bookmarkEnd w:id="895"/>
      <w:bookmarkEnd w:id="896"/>
      <w:bookmarkEnd w:id="897"/>
      <w:bookmarkEnd w:id="898"/>
      <w:bookmarkEnd w:id="899"/>
      <w:r>
        <w:rPr>
          <w:lang w:val="en-US"/>
        </w:rPr>
        <w:lastRenderedPageBreak/>
        <w:t>Security Problem Definition</w:t>
      </w:r>
      <w:bookmarkEnd w:id="900"/>
      <w:bookmarkEnd w:id="901"/>
      <w:bookmarkEnd w:id="907"/>
    </w:p>
    <w:p w14:paraId="70E8E952" w14:textId="77777777" w:rsidR="00743B95" w:rsidRDefault="00890E0E">
      <w:r>
        <w:t>In this section, the security problem definition (SPD) for a DBMS is described. First, the informal discussion of the SPD is presented followed by a more formal description in terms of the identified threats, policies, and assumptions that will be used to identify the specific security requirements addressed by this cPP.</w:t>
      </w:r>
    </w:p>
    <w:p w14:paraId="324BE720" w14:textId="77777777" w:rsidR="00743B95" w:rsidRDefault="00890E0E">
      <w:pPr>
        <w:pStyle w:val="Heading2"/>
        <w:rPr>
          <w:lang w:val="en-US"/>
        </w:rPr>
      </w:pPr>
      <w:bookmarkStart w:id="908" w:name="_Toc197502077"/>
      <w:r>
        <w:rPr>
          <w:lang w:val="en-US"/>
        </w:rPr>
        <w:t>Informal Discussion</w:t>
      </w:r>
      <w:bookmarkEnd w:id="908"/>
    </w:p>
    <w:p w14:paraId="24EE9111" w14:textId="77777777" w:rsidR="00743B95" w:rsidRDefault="00890E0E">
      <w:r>
        <w:t>Given their common usage as repositories of high value data, attackers routinely target DBMS installations for compromise. Vulnerabilities that attackers may take advantage of are:</w:t>
      </w:r>
    </w:p>
    <w:p w14:paraId="6F3FF5DD" w14:textId="77777777" w:rsidR="00743B95" w:rsidRDefault="00890E0E">
      <w:pPr>
        <w:pStyle w:val="ListParagraph"/>
        <w:numPr>
          <w:ilvl w:val="0"/>
          <w:numId w:val="31"/>
        </w:numPr>
      </w:pPr>
      <w:r>
        <w:t xml:space="preserve">Design flaws and programming bugs in the DBMS and the associated programs and systems, creating various security vulnerabilities (e.g. weak or ineffective access controls) which can lead to data loss/corruption, performance degradation </w:t>
      </w:r>
      <w:proofErr w:type="spellStart"/>
      <w:r>
        <w:t>etc</w:t>
      </w:r>
      <w:proofErr w:type="spellEnd"/>
      <w:r>
        <w:t>;</w:t>
      </w:r>
    </w:p>
    <w:p w14:paraId="03C82470" w14:textId="77777777" w:rsidR="00743B95" w:rsidRDefault="00890E0E">
      <w:pPr>
        <w:pStyle w:val="ListParagraph"/>
        <w:numPr>
          <w:ilvl w:val="0"/>
          <w:numId w:val="31"/>
        </w:numPr>
      </w:pPr>
      <w:r>
        <w:t>Unauthorized or unintended activity or misuse by authorized database users, or network/systems managers, or by unauthorized users or hackers (e.g. inappropriate access to sensitive data, metadata or functions within databases, or inappropriate changes to the database programs, structures or security configurations);</w:t>
      </w:r>
    </w:p>
    <w:p w14:paraId="302A879F" w14:textId="77777777" w:rsidR="00743B95" w:rsidRDefault="00890E0E">
      <w:pPr>
        <w:pStyle w:val="ListParagraph"/>
        <w:numPr>
          <w:ilvl w:val="0"/>
          <w:numId w:val="31"/>
        </w:numPr>
      </w:pPr>
      <w:r>
        <w:t>Malware infections causing incidents such as unauthorized access, leakage or disclosure of personal or proprietary data, deletion of or damage to the data or programs, interruption or denial of authorized access to the database, attacks on other systems and the unanticipated failure of database services; and</w:t>
      </w:r>
    </w:p>
    <w:p w14:paraId="6AA1BBAC" w14:textId="77777777" w:rsidR="00743B95" w:rsidRDefault="00890E0E">
      <w:pPr>
        <w:pStyle w:val="ListParagraph"/>
        <w:numPr>
          <w:ilvl w:val="0"/>
          <w:numId w:val="31"/>
        </w:numPr>
      </w:pPr>
      <w:r>
        <w:t>Data corruption and/or loss caused by the entry of invalid data or commands, mistakes in database or system administration processes, sabotage/criminal damage etc.</w:t>
      </w:r>
    </w:p>
    <w:p w14:paraId="59A99850" w14:textId="77777777" w:rsidR="00743B95" w:rsidRDefault="00890E0E">
      <w:pPr>
        <w:pStyle w:val="Heading2"/>
        <w:rPr>
          <w:lang w:val="en-US"/>
        </w:rPr>
      </w:pPr>
      <w:bookmarkStart w:id="909" w:name="_Toc197502078"/>
      <w:r>
        <w:rPr>
          <w:lang w:val="en-US"/>
        </w:rPr>
        <w:t>Assets and Threat Agents</w:t>
      </w:r>
      <w:bookmarkEnd w:id="909"/>
    </w:p>
    <w:p w14:paraId="5A45254E" w14:textId="77777777" w:rsidR="00743B95" w:rsidRDefault="00890E0E">
      <w:pPr>
        <w:pStyle w:val="BodyText"/>
      </w:pPr>
      <w:r>
        <w:t xml:space="preserve">The threats given in section </w:t>
      </w:r>
      <w:r>
        <w:fldChar w:fldCharType="begin"/>
      </w:r>
      <w:r>
        <w:instrText xml:space="preserve"> REF _Ref361130028 \w \h </w:instrText>
      </w:r>
      <w:r>
        <w:fldChar w:fldCharType="separate"/>
      </w:r>
      <w:r>
        <w:t>4.3</w:t>
      </w:r>
      <w:r>
        <w:fldChar w:fldCharType="end"/>
      </w:r>
      <w:r>
        <w:t xml:space="preserve"> refer to various threat agents and assets. The term "threat agent" is defined in CC Part 1. </w:t>
      </w:r>
    </w:p>
    <w:p w14:paraId="29B4FEEC" w14:textId="77777777" w:rsidR="00743B95" w:rsidRDefault="00890E0E">
      <w:pPr>
        <w:pStyle w:val="BodyText"/>
      </w:pPr>
      <w:r>
        <w:t xml:space="preserve">The assets, mentioned in </w:t>
      </w:r>
      <w:r>
        <w:fldChar w:fldCharType="begin"/>
      </w:r>
      <w:r>
        <w:instrText xml:space="preserve"> REF _Ref429558037 \h </w:instrText>
      </w:r>
      <w:r>
        <w:fldChar w:fldCharType="separate"/>
      </w:r>
      <w:r>
        <w:t>Table 1</w:t>
      </w:r>
      <w:r>
        <w:fldChar w:fldCharType="end"/>
      </w:r>
      <w:r>
        <w:t xml:space="preserve"> </w:t>
      </w:r>
      <w:r>
        <w:fldChar w:fldCharType="begin"/>
      </w:r>
      <w:r>
        <w:instrText xml:space="preserve"> REF _Ref429558042 \p \h </w:instrText>
      </w:r>
      <w:r>
        <w:fldChar w:fldCharType="separate"/>
      </w:r>
      <w:r>
        <w:t>below</w:t>
      </w:r>
      <w:r>
        <w:fldChar w:fldCharType="end"/>
      </w:r>
      <w:r>
        <w:t>, are either defined in CC Part 1, or in the glossary which will be provided in the Appendix of the cPP document.</w:t>
      </w:r>
    </w:p>
    <w:p w14:paraId="1FA4788E" w14:textId="77777777" w:rsidR="00743B95" w:rsidRDefault="00890E0E">
      <w:pPr>
        <w:pStyle w:val="BodyText"/>
      </w:pPr>
      <w:r>
        <w:t>The terms "TSF data", "TSF" and "user data", are defined in CC Part 1. The terms "public objects" and "TOE resources" are given in the glossary which will be provided in the Appendix of the cPP document.</w:t>
      </w:r>
    </w:p>
    <w:p w14:paraId="03B1AABE" w14:textId="77777777" w:rsidR="00743B95" w:rsidRDefault="00890E0E">
      <w:pPr>
        <w:pStyle w:val="Heading2"/>
        <w:rPr>
          <w:lang w:val="en-US"/>
        </w:rPr>
      </w:pPr>
      <w:bookmarkStart w:id="910" w:name="_Toc237563396"/>
      <w:bookmarkStart w:id="911" w:name="_Ref361130028"/>
      <w:bookmarkStart w:id="912" w:name="_Toc197502079"/>
      <w:r>
        <w:rPr>
          <w:lang w:val="en-US"/>
        </w:rPr>
        <w:lastRenderedPageBreak/>
        <w:t>Threats</w:t>
      </w:r>
      <w:bookmarkEnd w:id="910"/>
      <w:bookmarkEnd w:id="911"/>
      <w:bookmarkEnd w:id="912"/>
    </w:p>
    <w:p w14:paraId="51EFF59E" w14:textId="77777777" w:rsidR="00743B95" w:rsidRDefault="00890E0E">
      <w:pPr>
        <w:pStyle w:val="BodyText"/>
        <w:rPr>
          <w:lang w:val="en-US"/>
        </w:rPr>
      </w:pPr>
      <w:r>
        <w:rPr>
          <w:lang w:val="en-US"/>
        </w:rPr>
        <w:t>The following threats are identified and addressed by the TOE and should be read in conjunction with the threat rationale.</w:t>
      </w:r>
    </w:p>
    <w:p w14:paraId="7DAE89E2" w14:textId="77777777" w:rsidR="00743B95" w:rsidRDefault="00890E0E">
      <w:pPr>
        <w:pStyle w:val="BodyText"/>
        <w:rPr>
          <w:lang w:val="en-US"/>
        </w:rPr>
      </w:pPr>
      <w:r>
        <w:rPr>
          <w:lang w:val="en-US"/>
        </w:rPr>
        <w:t>Compliant TOEs will provide security functionality that addresses threats to the TOE and implements policies that are imposed by the organization, law or regulation.</w:t>
      </w:r>
    </w:p>
    <w:p w14:paraId="2BEC9AFD" w14:textId="77777777" w:rsidR="00743B95" w:rsidRDefault="00890E0E">
      <w:pPr>
        <w:pStyle w:val="Caption"/>
        <w:outlineLvl w:val="0"/>
      </w:pPr>
      <w:bookmarkStart w:id="913" w:name="_Ref429558037"/>
      <w:bookmarkStart w:id="914" w:name="_Toc396392993"/>
      <w:bookmarkStart w:id="915" w:name="_Toc121810973"/>
      <w:bookmarkStart w:id="916" w:name="_Toc402964558"/>
      <w:bookmarkStart w:id="917" w:name="_Ref429558042"/>
      <w:bookmarkStart w:id="918" w:name="_Toc429567143"/>
      <w:bookmarkStart w:id="919" w:name="_Toc237563402"/>
      <w:r>
        <w:t xml:space="preserve">Table </w:t>
      </w:r>
      <w:r>
        <w:fldChar w:fldCharType="begin"/>
      </w:r>
      <w:r>
        <w:instrText xml:space="preserve">SEQ Table \* ARABIC </w:instrText>
      </w:r>
      <w:r>
        <w:fldChar w:fldCharType="separate"/>
      </w:r>
      <w:r>
        <w:t>1</w:t>
      </w:r>
      <w:r>
        <w:fldChar w:fldCharType="end"/>
      </w:r>
      <w:bookmarkEnd w:id="913"/>
      <w:r>
        <w:t xml:space="preserve">: </w:t>
      </w:r>
      <w:bookmarkEnd w:id="914"/>
      <w:r>
        <w:t>Threats Applicable to the TOE</w:t>
      </w:r>
      <w:bookmarkEnd w:id="915"/>
      <w:bookmarkEnd w:id="916"/>
      <w:bookmarkEnd w:id="917"/>
      <w:bookmarkEnd w:id="918"/>
    </w:p>
    <w:tbl>
      <w:tblPr>
        <w:tblW w:w="8990" w:type="dxa"/>
        <w:tblInd w:w="106" w:type="dxa"/>
        <w:tblLayout w:type="fixed"/>
        <w:tblCellMar>
          <w:left w:w="0" w:type="dxa"/>
          <w:right w:w="0" w:type="dxa"/>
        </w:tblCellMar>
        <w:tblLook w:val="04A0" w:firstRow="1" w:lastRow="0" w:firstColumn="1" w:lastColumn="0" w:noHBand="0" w:noVBand="1"/>
      </w:tblPr>
      <w:tblGrid>
        <w:gridCol w:w="3398"/>
        <w:gridCol w:w="5592"/>
      </w:tblGrid>
      <w:tr w:rsidR="00743B95" w14:paraId="6494959D" w14:textId="77777777">
        <w:trPr>
          <w:cantSplit/>
          <w:tblHeader/>
        </w:trPr>
        <w:tc>
          <w:tcPr>
            <w:tcW w:w="3398"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2F02A75D" w14:textId="77777777" w:rsidR="00743B95" w:rsidRDefault="00890E0E">
            <w:pPr>
              <w:pStyle w:val="TableParagraph"/>
              <w:spacing w:before="60" w:after="60"/>
              <w:ind w:left="144" w:right="144"/>
              <w:rPr>
                <w:rFonts w:ascii="Arial" w:hAnsi="Arial" w:cs="Arial"/>
                <w:b/>
              </w:rPr>
            </w:pPr>
            <w:r>
              <w:rPr>
                <w:rFonts w:ascii="Arial" w:hAnsi="Arial" w:cs="Arial"/>
                <w:b/>
              </w:rPr>
              <w:t>Threat</w:t>
            </w:r>
          </w:p>
        </w:tc>
        <w:tc>
          <w:tcPr>
            <w:tcW w:w="5592"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13DB7141" w14:textId="77777777" w:rsidR="00743B95" w:rsidRDefault="00890E0E">
            <w:pPr>
              <w:pStyle w:val="TableParagraph"/>
              <w:spacing w:before="60" w:after="60"/>
              <w:ind w:left="144" w:right="144"/>
              <w:rPr>
                <w:rFonts w:ascii="Arial" w:hAnsi="Arial" w:cs="Arial"/>
                <w:b/>
              </w:rPr>
            </w:pPr>
            <w:r>
              <w:rPr>
                <w:rFonts w:ascii="Arial" w:hAnsi="Arial" w:cs="Arial"/>
                <w:b/>
              </w:rPr>
              <w:t>Definition</w:t>
            </w:r>
          </w:p>
        </w:tc>
      </w:tr>
      <w:tr w:rsidR="00743B95" w14:paraId="5C2509B7" w14:textId="77777777">
        <w:trPr>
          <w:cantSplit/>
          <w:trHeight w:val="465"/>
          <w:tblHeader/>
        </w:trPr>
        <w:tc>
          <w:tcPr>
            <w:tcW w:w="3398" w:type="dxa"/>
            <w:tcBorders>
              <w:top w:val="single" w:sz="4" w:space="0" w:color="000000"/>
              <w:left w:val="single" w:sz="4" w:space="0" w:color="000000"/>
              <w:bottom w:val="single" w:sz="4" w:space="0" w:color="000000"/>
              <w:right w:val="single" w:sz="4" w:space="0" w:color="000000"/>
            </w:tcBorders>
            <w:vAlign w:val="center"/>
          </w:tcPr>
          <w:p w14:paraId="333CA16C" w14:textId="77777777" w:rsidR="00743B95" w:rsidRDefault="00890E0E">
            <w:pPr>
              <w:pStyle w:val="TableParagraph"/>
              <w:spacing w:before="60" w:after="60"/>
              <w:ind w:left="144" w:right="144"/>
              <w:rPr>
                <w:rFonts w:ascii="Arial" w:hAnsi="Arial" w:cs="Arial"/>
              </w:rPr>
            </w:pPr>
            <w:r>
              <w:rPr>
                <w:rFonts w:ascii="Arial" w:hAnsi="Arial" w:cs="Arial"/>
              </w:rPr>
              <w:t>T.ACCESS_TSFDATA</w:t>
            </w:r>
          </w:p>
        </w:tc>
        <w:tc>
          <w:tcPr>
            <w:tcW w:w="5592" w:type="dxa"/>
            <w:tcBorders>
              <w:top w:val="single" w:sz="4" w:space="0" w:color="000000"/>
              <w:left w:val="single" w:sz="4" w:space="0" w:color="000000"/>
              <w:bottom w:val="single" w:sz="4" w:space="0" w:color="000000"/>
              <w:right w:val="single" w:sz="4" w:space="0" w:color="000000"/>
            </w:tcBorders>
          </w:tcPr>
          <w:p w14:paraId="3809699A" w14:textId="77777777" w:rsidR="00743B95" w:rsidRDefault="00890E0E">
            <w:pPr>
              <w:pStyle w:val="TableParagraph"/>
              <w:spacing w:before="60" w:after="60"/>
              <w:ind w:left="144" w:right="144"/>
              <w:rPr>
                <w:rFonts w:ascii="Arial" w:hAnsi="Arial" w:cs="Arial"/>
              </w:rPr>
            </w:pPr>
            <w:r>
              <w:rPr>
                <w:rFonts w:ascii="Arial" w:hAnsi="Arial" w:cs="Arial"/>
              </w:rPr>
              <w:t>A user or a process may read or modify TSF data using functions of the TOE without being identified, authenticated and authorized.</w:t>
            </w:r>
          </w:p>
        </w:tc>
      </w:tr>
      <w:tr w:rsidR="00743B95" w14:paraId="722CB8FD" w14:textId="77777777">
        <w:trPr>
          <w:cantSplit/>
          <w:trHeight w:val="501"/>
          <w:tblHeader/>
        </w:trPr>
        <w:tc>
          <w:tcPr>
            <w:tcW w:w="3398" w:type="dxa"/>
            <w:tcBorders>
              <w:top w:val="single" w:sz="4" w:space="0" w:color="000000"/>
              <w:left w:val="single" w:sz="4" w:space="0" w:color="000000"/>
              <w:bottom w:val="single" w:sz="4" w:space="0" w:color="000000"/>
              <w:right w:val="single" w:sz="4" w:space="0" w:color="000000"/>
            </w:tcBorders>
            <w:vAlign w:val="center"/>
          </w:tcPr>
          <w:p w14:paraId="13F2AA58" w14:textId="77777777" w:rsidR="00743B95" w:rsidRDefault="00890E0E">
            <w:pPr>
              <w:pStyle w:val="TableParagraph"/>
              <w:spacing w:before="60" w:after="60"/>
              <w:ind w:left="144" w:right="144"/>
              <w:rPr>
                <w:rFonts w:ascii="Arial" w:hAnsi="Arial" w:cs="Arial"/>
              </w:rPr>
            </w:pPr>
            <w:r>
              <w:rPr>
                <w:rFonts w:ascii="Arial" w:hAnsi="Arial" w:cs="Arial"/>
              </w:rPr>
              <w:t>T.ACCESS_TSFFUNC</w:t>
            </w:r>
          </w:p>
        </w:tc>
        <w:tc>
          <w:tcPr>
            <w:tcW w:w="5592" w:type="dxa"/>
            <w:tcBorders>
              <w:top w:val="single" w:sz="4" w:space="0" w:color="000000"/>
              <w:left w:val="single" w:sz="4" w:space="0" w:color="000000"/>
              <w:bottom w:val="single" w:sz="4" w:space="0" w:color="000000"/>
              <w:right w:val="single" w:sz="4" w:space="0" w:color="000000"/>
            </w:tcBorders>
          </w:tcPr>
          <w:p w14:paraId="5F7DA4EB" w14:textId="77777777" w:rsidR="00743B95" w:rsidRDefault="00890E0E">
            <w:pPr>
              <w:pStyle w:val="TableParagraph"/>
              <w:spacing w:before="60" w:after="60"/>
              <w:ind w:left="144" w:right="144"/>
              <w:rPr>
                <w:rFonts w:ascii="Arial" w:hAnsi="Arial" w:cs="Arial"/>
              </w:rPr>
            </w:pPr>
            <w:r>
              <w:rPr>
                <w:rFonts w:ascii="Arial" w:hAnsi="Arial" w:cs="Arial"/>
              </w:rPr>
              <w:t>A user or a process may use, manage or modify the TSF, bypassing the protection mechanisms of the TSF.</w:t>
            </w:r>
          </w:p>
        </w:tc>
      </w:tr>
      <w:tr w:rsidR="00743B95" w14:paraId="0C591AEE" w14:textId="77777777">
        <w:trPr>
          <w:cantSplit/>
          <w:trHeight w:val="510"/>
          <w:tblHeader/>
        </w:trPr>
        <w:tc>
          <w:tcPr>
            <w:tcW w:w="3398" w:type="dxa"/>
            <w:tcBorders>
              <w:top w:val="single" w:sz="4" w:space="0" w:color="000000"/>
              <w:left w:val="single" w:sz="4" w:space="0" w:color="000000"/>
              <w:bottom w:val="single" w:sz="4" w:space="0" w:color="000000"/>
              <w:right w:val="single" w:sz="4" w:space="0" w:color="000000"/>
            </w:tcBorders>
            <w:vAlign w:val="center"/>
          </w:tcPr>
          <w:p w14:paraId="38C1B826" w14:textId="77777777" w:rsidR="00743B95" w:rsidRDefault="00890E0E">
            <w:pPr>
              <w:pStyle w:val="TableParagraph"/>
              <w:spacing w:before="60" w:after="60"/>
              <w:ind w:left="144" w:right="144"/>
              <w:rPr>
                <w:rFonts w:ascii="Arial" w:hAnsi="Arial" w:cs="Arial"/>
              </w:rPr>
            </w:pPr>
            <w:r>
              <w:rPr>
                <w:rFonts w:ascii="Arial" w:hAnsi="Arial" w:cs="Arial"/>
              </w:rPr>
              <w:t>T.IA_USER</w:t>
            </w:r>
          </w:p>
        </w:tc>
        <w:tc>
          <w:tcPr>
            <w:tcW w:w="5592" w:type="dxa"/>
            <w:tcBorders>
              <w:top w:val="single" w:sz="4" w:space="0" w:color="000000"/>
              <w:left w:val="single" w:sz="4" w:space="0" w:color="000000"/>
              <w:bottom w:val="single" w:sz="4" w:space="0" w:color="000000"/>
              <w:right w:val="single" w:sz="4" w:space="0" w:color="000000"/>
            </w:tcBorders>
          </w:tcPr>
          <w:p w14:paraId="7AC2558E" w14:textId="77777777" w:rsidR="00743B95" w:rsidRDefault="00890E0E">
            <w:pPr>
              <w:pStyle w:val="TableParagraph"/>
              <w:spacing w:before="60" w:after="60"/>
              <w:ind w:left="144" w:right="144"/>
              <w:rPr>
                <w:rFonts w:ascii="Arial" w:hAnsi="Arial" w:cs="Arial"/>
              </w:rPr>
            </w:pPr>
            <w:r>
              <w:rPr>
                <w:rFonts w:ascii="Arial" w:hAnsi="Arial" w:cs="Arial"/>
              </w:rPr>
              <w:t>A user who has not successfully completed identification and authentication may gain unauthorized access to user data or TOE resources beyond public objects.</w:t>
            </w:r>
          </w:p>
        </w:tc>
      </w:tr>
      <w:tr w:rsidR="00743B95" w14:paraId="4CADB5D1" w14:textId="77777777">
        <w:trPr>
          <w:cantSplit/>
          <w:tblHeader/>
        </w:trPr>
        <w:tc>
          <w:tcPr>
            <w:tcW w:w="3398" w:type="dxa"/>
            <w:tcBorders>
              <w:top w:val="single" w:sz="4" w:space="0" w:color="000000"/>
              <w:left w:val="single" w:sz="4" w:space="0" w:color="000000"/>
              <w:bottom w:val="single" w:sz="4" w:space="0" w:color="000000"/>
              <w:right w:val="single" w:sz="4" w:space="0" w:color="000000"/>
            </w:tcBorders>
            <w:vAlign w:val="center"/>
          </w:tcPr>
          <w:p w14:paraId="516AD721" w14:textId="77777777" w:rsidR="00743B95" w:rsidRDefault="00890E0E">
            <w:pPr>
              <w:pStyle w:val="TableParagraph"/>
              <w:spacing w:before="60" w:after="60"/>
              <w:ind w:left="144" w:right="144"/>
              <w:rPr>
                <w:rFonts w:ascii="Arial" w:hAnsi="Arial" w:cs="Arial"/>
              </w:rPr>
            </w:pPr>
            <w:r>
              <w:rPr>
                <w:rFonts w:ascii="Arial" w:hAnsi="Arial" w:cs="Arial"/>
              </w:rPr>
              <w:t>T.RESIDUAL_DATA</w:t>
            </w:r>
          </w:p>
        </w:tc>
        <w:tc>
          <w:tcPr>
            <w:tcW w:w="5592" w:type="dxa"/>
            <w:tcBorders>
              <w:top w:val="single" w:sz="4" w:space="0" w:color="000000"/>
              <w:left w:val="single" w:sz="4" w:space="0" w:color="000000"/>
              <w:bottom w:val="single" w:sz="4" w:space="0" w:color="000000"/>
              <w:right w:val="single" w:sz="4" w:space="0" w:color="000000"/>
            </w:tcBorders>
          </w:tcPr>
          <w:p w14:paraId="0ACBEF73" w14:textId="77777777" w:rsidR="00743B95" w:rsidRDefault="00890E0E">
            <w:pPr>
              <w:pStyle w:val="TableParagraph"/>
              <w:spacing w:before="60" w:after="60"/>
              <w:ind w:left="144" w:right="144"/>
              <w:rPr>
                <w:rFonts w:ascii="Arial" w:hAnsi="Arial" w:cs="Arial"/>
              </w:rPr>
            </w:pPr>
            <w:r>
              <w:rPr>
                <w:rFonts w:ascii="Arial" w:hAnsi="Arial" w:cs="Arial"/>
              </w:rPr>
              <w:t>A user or a process acting on behalf of a user may gain unauthorized access to user or TSF data through reallocation of TOE resources from one user or process to another.</w:t>
            </w:r>
          </w:p>
        </w:tc>
      </w:tr>
      <w:tr w:rsidR="00743B95" w14:paraId="196BCD37" w14:textId="77777777">
        <w:trPr>
          <w:cantSplit/>
          <w:tblHeader/>
        </w:trPr>
        <w:tc>
          <w:tcPr>
            <w:tcW w:w="3398" w:type="dxa"/>
            <w:tcBorders>
              <w:top w:val="single" w:sz="4" w:space="0" w:color="000000"/>
              <w:left w:val="single" w:sz="4" w:space="0" w:color="000000"/>
              <w:bottom w:val="single" w:sz="4" w:space="0" w:color="000000"/>
              <w:right w:val="single" w:sz="4" w:space="0" w:color="000000"/>
            </w:tcBorders>
            <w:vAlign w:val="center"/>
          </w:tcPr>
          <w:p w14:paraId="3F24DEC1" w14:textId="77777777" w:rsidR="00743B95" w:rsidRDefault="00890E0E">
            <w:pPr>
              <w:pStyle w:val="TableParagraph"/>
              <w:spacing w:before="60" w:after="60"/>
              <w:ind w:left="144" w:right="144"/>
              <w:rPr>
                <w:rFonts w:ascii="Arial" w:hAnsi="Arial" w:cs="Arial"/>
              </w:rPr>
            </w:pPr>
            <w:r>
              <w:rPr>
                <w:rFonts w:ascii="Arial" w:hAnsi="Arial" w:cs="Arial"/>
              </w:rPr>
              <w:t>T.UNAUTHORIZED_ACCESS</w:t>
            </w:r>
          </w:p>
        </w:tc>
        <w:tc>
          <w:tcPr>
            <w:tcW w:w="5592" w:type="dxa"/>
            <w:tcBorders>
              <w:top w:val="single" w:sz="4" w:space="0" w:color="000000"/>
              <w:left w:val="single" w:sz="4" w:space="0" w:color="000000"/>
              <w:bottom w:val="single" w:sz="4" w:space="0" w:color="000000"/>
              <w:right w:val="single" w:sz="4" w:space="0" w:color="000000"/>
            </w:tcBorders>
          </w:tcPr>
          <w:p w14:paraId="04826510" w14:textId="77777777" w:rsidR="00743B95" w:rsidRDefault="00890E0E">
            <w:pPr>
              <w:pStyle w:val="TableParagraph"/>
              <w:spacing w:before="60" w:after="60"/>
              <w:ind w:left="144" w:right="144"/>
              <w:rPr>
                <w:rFonts w:ascii="Arial" w:hAnsi="Arial" w:cs="Arial"/>
              </w:rPr>
            </w:pPr>
            <w:r>
              <w:rPr>
                <w:rFonts w:ascii="Arial" w:hAnsi="Arial" w:cs="Arial"/>
              </w:rPr>
              <w:t>An authenticated user or a process, in conflict with the TOE security policy, may gain unauthorized access to user data.</w:t>
            </w:r>
            <w:bookmarkEnd w:id="919"/>
          </w:p>
        </w:tc>
      </w:tr>
    </w:tbl>
    <w:p w14:paraId="57AC6583" w14:textId="77777777" w:rsidR="00743B95" w:rsidRDefault="00890E0E">
      <w:pPr>
        <w:pStyle w:val="Heading2"/>
        <w:rPr>
          <w:lang w:val="en-US"/>
        </w:rPr>
      </w:pPr>
      <w:bookmarkStart w:id="920" w:name="_Toc2887834"/>
      <w:bookmarkStart w:id="921" w:name="_bookmark18"/>
      <w:bookmarkStart w:id="922" w:name="_Toc2879458"/>
      <w:bookmarkStart w:id="923" w:name="_bookmark14"/>
      <w:bookmarkStart w:id="924" w:name="_Toc2887835"/>
      <w:bookmarkStart w:id="925" w:name="_Toc2879459"/>
      <w:bookmarkStart w:id="926" w:name="_Toc237563406"/>
      <w:bookmarkStart w:id="927" w:name="_Toc197502080"/>
      <w:bookmarkEnd w:id="920"/>
      <w:bookmarkEnd w:id="921"/>
      <w:bookmarkEnd w:id="922"/>
      <w:bookmarkEnd w:id="923"/>
      <w:bookmarkEnd w:id="924"/>
      <w:bookmarkEnd w:id="925"/>
      <w:r>
        <w:rPr>
          <w:lang w:val="en-US"/>
        </w:rPr>
        <w:t>Organizational Security Polic</w:t>
      </w:r>
      <w:bookmarkEnd w:id="926"/>
      <w:r>
        <w:rPr>
          <w:lang w:val="en-US"/>
        </w:rPr>
        <w:t>ies</w:t>
      </w:r>
      <w:bookmarkEnd w:id="927"/>
    </w:p>
    <w:p w14:paraId="0BBF24B7" w14:textId="77777777" w:rsidR="00743B95" w:rsidRDefault="00890E0E">
      <w:pPr>
        <w:pStyle w:val="BodyText"/>
      </w:pPr>
      <w:r>
        <w:t>The following organizational security policies are addressed by cPP-conformant TOEs:</w:t>
      </w:r>
    </w:p>
    <w:p w14:paraId="3EF036F4" w14:textId="77777777" w:rsidR="00743B95" w:rsidRDefault="00890E0E">
      <w:pPr>
        <w:pStyle w:val="Caption"/>
        <w:keepNext/>
        <w:outlineLvl w:val="0"/>
      </w:pPr>
      <w:bookmarkStart w:id="928" w:name="_bookmark15"/>
      <w:bookmarkStart w:id="929" w:name="_Toc429567144"/>
      <w:bookmarkStart w:id="930" w:name="_Toc121810974"/>
      <w:bookmarkStart w:id="931" w:name="_Toc402964559"/>
      <w:bookmarkStart w:id="932" w:name="_Toc396392994"/>
      <w:bookmarkEnd w:id="928"/>
      <w:r>
        <w:t xml:space="preserve">Table </w:t>
      </w:r>
      <w:r>
        <w:fldChar w:fldCharType="begin"/>
      </w:r>
      <w:r>
        <w:instrText xml:space="preserve">SEQ Table \* ARABIC </w:instrText>
      </w:r>
      <w:r>
        <w:fldChar w:fldCharType="separate"/>
      </w:r>
      <w:r>
        <w:t>2</w:t>
      </w:r>
      <w:r>
        <w:fldChar w:fldCharType="end"/>
      </w:r>
      <w:r>
        <w:t>: Policies Applicable to the TOE</w:t>
      </w:r>
      <w:bookmarkEnd w:id="929"/>
      <w:bookmarkEnd w:id="930"/>
      <w:bookmarkEnd w:id="931"/>
      <w:bookmarkEnd w:id="932"/>
    </w:p>
    <w:tbl>
      <w:tblPr>
        <w:tblW w:w="8990" w:type="dxa"/>
        <w:tblInd w:w="106" w:type="dxa"/>
        <w:tblLayout w:type="fixed"/>
        <w:tblCellMar>
          <w:left w:w="0" w:type="dxa"/>
          <w:right w:w="0" w:type="dxa"/>
        </w:tblCellMar>
        <w:tblLook w:val="04A0" w:firstRow="1" w:lastRow="0" w:firstColumn="1" w:lastColumn="0" w:noHBand="0" w:noVBand="1"/>
      </w:tblPr>
      <w:tblGrid>
        <w:gridCol w:w="3038"/>
        <w:gridCol w:w="5952"/>
      </w:tblGrid>
      <w:tr w:rsidR="00743B95" w14:paraId="0C512F80" w14:textId="77777777">
        <w:trPr>
          <w:cantSplit/>
        </w:trPr>
        <w:tc>
          <w:tcPr>
            <w:tcW w:w="3038"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20790A81" w14:textId="77777777" w:rsidR="00743B95" w:rsidRDefault="00890E0E">
            <w:pPr>
              <w:pStyle w:val="TableParagraph"/>
              <w:spacing w:before="60" w:after="60"/>
              <w:ind w:left="144" w:right="144"/>
              <w:rPr>
                <w:rFonts w:ascii="Arial" w:hAnsi="Arial" w:cs="Arial"/>
                <w:b/>
              </w:rPr>
            </w:pPr>
            <w:r>
              <w:rPr>
                <w:rFonts w:ascii="Arial" w:hAnsi="Arial" w:cs="Arial"/>
                <w:b/>
              </w:rPr>
              <w:t>Policy</w:t>
            </w:r>
          </w:p>
        </w:tc>
        <w:tc>
          <w:tcPr>
            <w:tcW w:w="5952"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5E94C4DD" w14:textId="77777777" w:rsidR="00743B95" w:rsidRDefault="00890E0E">
            <w:pPr>
              <w:pStyle w:val="TableParagraph"/>
              <w:spacing w:before="60" w:after="60"/>
              <w:ind w:left="144" w:right="144"/>
              <w:rPr>
                <w:rFonts w:ascii="Arial" w:hAnsi="Arial" w:cs="Arial"/>
                <w:b/>
              </w:rPr>
            </w:pPr>
            <w:r>
              <w:rPr>
                <w:rFonts w:ascii="Arial" w:hAnsi="Arial" w:cs="Arial"/>
                <w:b/>
              </w:rPr>
              <w:t>Definition</w:t>
            </w:r>
          </w:p>
        </w:tc>
      </w:tr>
      <w:tr w:rsidR="00743B95" w14:paraId="71063159" w14:textId="77777777">
        <w:trPr>
          <w:cantSplit/>
        </w:trPr>
        <w:tc>
          <w:tcPr>
            <w:tcW w:w="3038" w:type="dxa"/>
            <w:tcBorders>
              <w:top w:val="single" w:sz="4" w:space="0" w:color="000000"/>
              <w:left w:val="single" w:sz="4" w:space="0" w:color="000000"/>
              <w:bottom w:val="single" w:sz="4" w:space="0" w:color="000000"/>
              <w:right w:val="single" w:sz="4" w:space="0" w:color="000000"/>
            </w:tcBorders>
            <w:vAlign w:val="center"/>
          </w:tcPr>
          <w:p w14:paraId="2197F37B" w14:textId="77777777" w:rsidR="00743B95" w:rsidRDefault="00890E0E">
            <w:pPr>
              <w:pStyle w:val="TableParagraph"/>
              <w:spacing w:before="60" w:after="60"/>
              <w:ind w:left="144" w:right="144"/>
              <w:rPr>
                <w:rFonts w:ascii="Arial" w:hAnsi="Arial" w:cs="Arial"/>
              </w:rPr>
            </w:pPr>
            <w:r>
              <w:rPr>
                <w:rFonts w:ascii="Arial" w:hAnsi="Arial" w:cs="Arial"/>
              </w:rPr>
              <w:t>P.ACCOUNTABILITY</w:t>
            </w:r>
          </w:p>
        </w:tc>
        <w:tc>
          <w:tcPr>
            <w:tcW w:w="5952" w:type="dxa"/>
            <w:tcBorders>
              <w:top w:val="single" w:sz="4" w:space="0" w:color="000000"/>
              <w:left w:val="single" w:sz="4" w:space="0" w:color="000000"/>
              <w:bottom w:val="single" w:sz="4" w:space="0" w:color="000000"/>
              <w:right w:val="single" w:sz="4" w:space="0" w:color="000000"/>
            </w:tcBorders>
          </w:tcPr>
          <w:p w14:paraId="5D646F14" w14:textId="77777777" w:rsidR="00743B95" w:rsidRDefault="00890E0E">
            <w:pPr>
              <w:pStyle w:val="TableParagraph"/>
              <w:spacing w:before="60" w:after="60"/>
              <w:ind w:left="144" w:right="144"/>
              <w:rPr>
                <w:rFonts w:ascii="Arial" w:hAnsi="Arial" w:cs="Arial"/>
              </w:rPr>
            </w:pPr>
            <w:r>
              <w:rPr>
                <w:rFonts w:ascii="Arial" w:hAnsi="Arial" w:cs="Arial"/>
              </w:rPr>
              <w:t>The authorized users of the TOE shall be held accountable for their actions within the TOE.</w:t>
            </w:r>
          </w:p>
        </w:tc>
      </w:tr>
      <w:tr w:rsidR="00743B95" w14:paraId="62E01E52" w14:textId="77777777">
        <w:trPr>
          <w:cantSplit/>
        </w:trPr>
        <w:tc>
          <w:tcPr>
            <w:tcW w:w="3038" w:type="dxa"/>
            <w:tcBorders>
              <w:top w:val="single" w:sz="4" w:space="0" w:color="000000"/>
              <w:left w:val="single" w:sz="4" w:space="0" w:color="000000"/>
              <w:bottom w:val="single" w:sz="4" w:space="0" w:color="000000"/>
              <w:right w:val="single" w:sz="4" w:space="0" w:color="000000"/>
            </w:tcBorders>
            <w:vAlign w:val="center"/>
          </w:tcPr>
          <w:p w14:paraId="15A0106E" w14:textId="77777777" w:rsidR="00743B95" w:rsidRDefault="00890E0E">
            <w:pPr>
              <w:pStyle w:val="TableParagraph"/>
              <w:spacing w:before="60" w:after="60"/>
              <w:ind w:left="144" w:right="144"/>
              <w:rPr>
                <w:rFonts w:ascii="Arial" w:hAnsi="Arial" w:cs="Arial"/>
              </w:rPr>
            </w:pPr>
            <w:r>
              <w:rPr>
                <w:rFonts w:ascii="Arial" w:hAnsi="Arial" w:cs="Arial"/>
              </w:rPr>
              <w:t>P.ROLES</w:t>
            </w:r>
          </w:p>
        </w:tc>
        <w:tc>
          <w:tcPr>
            <w:tcW w:w="5952" w:type="dxa"/>
            <w:tcBorders>
              <w:top w:val="single" w:sz="4" w:space="0" w:color="000000"/>
              <w:left w:val="single" w:sz="4" w:space="0" w:color="000000"/>
              <w:bottom w:val="single" w:sz="4" w:space="0" w:color="000000"/>
              <w:right w:val="single" w:sz="4" w:space="0" w:color="000000"/>
            </w:tcBorders>
          </w:tcPr>
          <w:p w14:paraId="38A3116C" w14:textId="77777777" w:rsidR="00743B95" w:rsidRDefault="00890E0E">
            <w:pPr>
              <w:pStyle w:val="TableParagraph"/>
              <w:spacing w:before="60" w:after="60"/>
              <w:ind w:left="144" w:right="144"/>
              <w:rPr>
                <w:rFonts w:ascii="Arial" w:hAnsi="Arial" w:cs="Arial"/>
              </w:rPr>
            </w:pPr>
            <w:r>
              <w:rPr>
                <w:rFonts w:ascii="Arial" w:hAnsi="Arial" w:cs="Arial"/>
              </w:rPr>
              <w:t>Administrative authority to TSF functionality shall be given to trusted personnel and be as restricted as possible while supporting only the administrative duties the person has. This role shall be separate and distinct from other authorized users.</w:t>
            </w:r>
          </w:p>
        </w:tc>
      </w:tr>
      <w:tr w:rsidR="00743B95" w14:paraId="4EF6D1B2" w14:textId="77777777">
        <w:trPr>
          <w:cantSplit/>
        </w:trPr>
        <w:tc>
          <w:tcPr>
            <w:tcW w:w="3038" w:type="dxa"/>
            <w:tcBorders>
              <w:top w:val="single" w:sz="4" w:space="0" w:color="000000"/>
              <w:left w:val="single" w:sz="4" w:space="0" w:color="000000"/>
              <w:bottom w:val="single" w:sz="4" w:space="0" w:color="000000"/>
              <w:right w:val="single" w:sz="4" w:space="0" w:color="000000"/>
            </w:tcBorders>
            <w:vAlign w:val="center"/>
          </w:tcPr>
          <w:p w14:paraId="4AF81192" w14:textId="77777777" w:rsidR="00743B95" w:rsidRDefault="00890E0E">
            <w:pPr>
              <w:pStyle w:val="TableParagraph"/>
              <w:spacing w:before="60" w:after="60"/>
              <w:ind w:left="144" w:right="144"/>
              <w:rPr>
                <w:rFonts w:ascii="Arial" w:hAnsi="Arial" w:cs="Arial"/>
              </w:rPr>
            </w:pPr>
            <w:r>
              <w:rPr>
                <w:rFonts w:ascii="Arial" w:hAnsi="Arial" w:cs="Arial"/>
              </w:rPr>
              <w:t>P.USER</w:t>
            </w:r>
          </w:p>
        </w:tc>
        <w:tc>
          <w:tcPr>
            <w:tcW w:w="5952" w:type="dxa"/>
            <w:tcBorders>
              <w:top w:val="single" w:sz="4" w:space="0" w:color="000000"/>
              <w:left w:val="single" w:sz="4" w:space="0" w:color="000000"/>
              <w:bottom w:val="single" w:sz="4" w:space="0" w:color="000000"/>
              <w:right w:val="single" w:sz="4" w:space="0" w:color="000000"/>
            </w:tcBorders>
          </w:tcPr>
          <w:p w14:paraId="29C6E974" w14:textId="77777777" w:rsidR="00743B95" w:rsidRDefault="00890E0E">
            <w:pPr>
              <w:pStyle w:val="TableParagraph"/>
              <w:spacing w:before="60" w:after="60"/>
              <w:ind w:left="144" w:right="144"/>
              <w:rPr>
                <w:rFonts w:ascii="Arial" w:hAnsi="Arial" w:cs="Arial"/>
              </w:rPr>
            </w:pPr>
            <w:r>
              <w:rPr>
                <w:rFonts w:ascii="Arial" w:hAnsi="Arial" w:cs="Arial"/>
              </w:rPr>
              <w:t>Authority shall only be given to users who are trusted to perform the actions correctly and are permitted by the organization to access user data.</w:t>
            </w:r>
          </w:p>
        </w:tc>
      </w:tr>
    </w:tbl>
    <w:p w14:paraId="6DD7693C" w14:textId="77777777" w:rsidR="00743B95" w:rsidRDefault="00743B95">
      <w:pPr>
        <w:pStyle w:val="BodyText"/>
        <w:rPr>
          <w:lang w:val="en-US"/>
        </w:rPr>
      </w:pPr>
      <w:bookmarkStart w:id="933" w:name="_bookmark16"/>
      <w:bookmarkEnd w:id="933"/>
    </w:p>
    <w:p w14:paraId="7BED1F40" w14:textId="77777777" w:rsidR="00743B95" w:rsidRDefault="00890E0E">
      <w:pPr>
        <w:pStyle w:val="Heading2"/>
        <w:rPr>
          <w:lang w:val="en-US"/>
        </w:rPr>
      </w:pPr>
      <w:bookmarkStart w:id="934" w:name="_Toc197502081"/>
      <w:r>
        <w:rPr>
          <w:lang w:val="en-US"/>
        </w:rPr>
        <w:lastRenderedPageBreak/>
        <w:t>Assumptions</w:t>
      </w:r>
      <w:bookmarkEnd w:id="934"/>
    </w:p>
    <w:p w14:paraId="52D4CF36" w14:textId="77777777" w:rsidR="00743B95" w:rsidRDefault="00890E0E">
      <w:pPr>
        <w:pStyle w:val="BodyText"/>
      </w:pPr>
      <w:r>
        <w:t>This s</w:t>
      </w:r>
      <w:r>
        <w:rPr>
          <w:spacing w:val="-1"/>
        </w:rPr>
        <w:t>ec</w:t>
      </w:r>
      <w:r>
        <w:t xml:space="preserve">tion </w:t>
      </w:r>
      <w:r>
        <w:rPr>
          <w:spacing w:val="-1"/>
        </w:rPr>
        <w:t>c</w:t>
      </w:r>
      <w:r>
        <w:t xml:space="preserve">ontains </w:t>
      </w:r>
      <w:r>
        <w:rPr>
          <w:spacing w:val="-1"/>
        </w:rPr>
        <w:t>a</w:t>
      </w:r>
      <w:r>
        <w:t>s</w:t>
      </w:r>
      <w:r>
        <w:rPr>
          <w:spacing w:val="2"/>
        </w:rPr>
        <w:t>s</w:t>
      </w:r>
      <w:r>
        <w:t>umptions r</w:t>
      </w:r>
      <w:r>
        <w:rPr>
          <w:spacing w:val="-1"/>
        </w:rPr>
        <w:t>e</w:t>
      </w:r>
      <w:r>
        <w:rPr>
          <w:spacing w:val="-3"/>
        </w:rPr>
        <w:t>g</w:t>
      </w:r>
      <w:r>
        <w:rPr>
          <w:spacing w:val="1"/>
        </w:rPr>
        <w:t>ar</w:t>
      </w:r>
      <w:r>
        <w:t>ding</w:t>
      </w:r>
      <w:r>
        <w:rPr>
          <w:spacing w:val="-2"/>
        </w:rPr>
        <w:t xml:space="preserve"> </w:t>
      </w:r>
      <w:r>
        <w:t>t</w:t>
      </w:r>
      <w:r>
        <w:rPr>
          <w:spacing w:val="2"/>
        </w:rPr>
        <w:t>h</w:t>
      </w:r>
      <w:r>
        <w:t>e</w:t>
      </w:r>
      <w:r>
        <w:rPr>
          <w:spacing w:val="1"/>
        </w:rPr>
        <w:t xml:space="preserve"> </w:t>
      </w:r>
      <w:r>
        <w:t>IT</w:t>
      </w:r>
      <w:r>
        <w:rPr>
          <w:spacing w:val="-1"/>
        </w:rPr>
        <w:t xml:space="preserve"> e</w:t>
      </w:r>
      <w:r>
        <w:t>nvironme</w:t>
      </w:r>
      <w:r>
        <w:rPr>
          <w:spacing w:val="-1"/>
        </w:rPr>
        <w:t>n</w:t>
      </w:r>
      <w:r>
        <w:t>t in whi</w:t>
      </w:r>
      <w:r>
        <w:rPr>
          <w:spacing w:val="-1"/>
        </w:rPr>
        <w:t>c</w:t>
      </w:r>
      <w:r>
        <w:t xml:space="preserve">h </w:t>
      </w:r>
      <w:r>
        <w:rPr>
          <w:spacing w:val="2"/>
        </w:rPr>
        <w:t>t</w:t>
      </w:r>
      <w:r>
        <w:t>he</w:t>
      </w:r>
      <w:r>
        <w:rPr>
          <w:spacing w:val="-1"/>
        </w:rPr>
        <w:t xml:space="preserve"> </w:t>
      </w:r>
      <w:r>
        <w:t>TOE</w:t>
      </w:r>
      <w:r>
        <w:rPr>
          <w:spacing w:val="-1"/>
        </w:rPr>
        <w:t xml:space="preserve"> </w:t>
      </w:r>
      <w:r>
        <w:t>will r</w:t>
      </w:r>
      <w:r>
        <w:rPr>
          <w:spacing w:val="-2"/>
        </w:rPr>
        <w:t>e</w:t>
      </w:r>
      <w:r>
        <w:t>side.</w:t>
      </w:r>
    </w:p>
    <w:p w14:paraId="491E3949" w14:textId="77777777" w:rsidR="00743B95" w:rsidRDefault="00890E0E">
      <w:pPr>
        <w:pStyle w:val="Caption"/>
        <w:outlineLvl w:val="0"/>
      </w:pPr>
      <w:bookmarkStart w:id="935" w:name="_Toc121810975"/>
      <w:r>
        <w:t xml:space="preserve">Table </w:t>
      </w:r>
      <w:r>
        <w:fldChar w:fldCharType="begin"/>
      </w:r>
      <w:r>
        <w:instrText xml:space="preserve">SEQ Table \* ARABIC </w:instrText>
      </w:r>
      <w:r>
        <w:fldChar w:fldCharType="separate"/>
      </w:r>
      <w:r>
        <w:t>3</w:t>
      </w:r>
      <w:r>
        <w:fldChar w:fldCharType="end"/>
      </w:r>
      <w:r>
        <w:t>: Assumptions Applicable to the TOE Environment</w:t>
      </w:r>
      <w:bookmarkEnd w:id="935"/>
    </w:p>
    <w:tbl>
      <w:tblPr>
        <w:tblW w:w="8922" w:type="dxa"/>
        <w:tblInd w:w="84" w:type="dxa"/>
        <w:tblLayout w:type="fixed"/>
        <w:tblCellMar>
          <w:left w:w="0" w:type="dxa"/>
          <w:right w:w="0" w:type="dxa"/>
        </w:tblCellMar>
        <w:tblLook w:val="04A0" w:firstRow="1" w:lastRow="0" w:firstColumn="1" w:lastColumn="0" w:noHBand="0" w:noVBand="1"/>
      </w:tblPr>
      <w:tblGrid>
        <w:gridCol w:w="1980"/>
        <w:gridCol w:w="6942"/>
      </w:tblGrid>
      <w:tr w:rsidR="00743B95" w14:paraId="6D8D7240" w14:textId="77777777">
        <w:trPr>
          <w:cantSplit/>
        </w:trPr>
        <w:tc>
          <w:tcPr>
            <w:tcW w:w="198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27888A3A" w14:textId="77777777" w:rsidR="00743B95" w:rsidRDefault="00890E0E">
            <w:pPr>
              <w:pStyle w:val="TableParagraph"/>
              <w:spacing w:before="60" w:after="60"/>
              <w:ind w:left="144" w:right="144"/>
              <w:rPr>
                <w:rFonts w:ascii="Arial" w:hAnsi="Arial" w:cs="Arial"/>
                <w:b/>
              </w:rPr>
            </w:pPr>
            <w:r>
              <w:rPr>
                <w:rFonts w:ascii="Arial" w:hAnsi="Arial" w:cs="Arial"/>
                <w:b/>
              </w:rPr>
              <w:t>Assumption</w:t>
            </w:r>
          </w:p>
        </w:tc>
        <w:tc>
          <w:tcPr>
            <w:tcW w:w="6942"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3C2B8B58" w14:textId="77777777" w:rsidR="00743B95" w:rsidRDefault="00890E0E">
            <w:pPr>
              <w:pStyle w:val="TableParagraph"/>
              <w:spacing w:before="60" w:after="60"/>
              <w:ind w:left="144" w:right="144"/>
              <w:rPr>
                <w:rFonts w:ascii="Arial" w:hAnsi="Arial" w:cs="Arial"/>
                <w:b/>
              </w:rPr>
            </w:pPr>
            <w:r>
              <w:rPr>
                <w:rFonts w:ascii="Arial" w:hAnsi="Arial" w:cs="Arial"/>
                <w:b/>
              </w:rPr>
              <w:t>Definition</w:t>
            </w:r>
          </w:p>
        </w:tc>
      </w:tr>
      <w:tr w:rsidR="00743B95" w14:paraId="4C9C4963" w14:textId="77777777">
        <w:trPr>
          <w:cantSplit/>
        </w:trPr>
        <w:tc>
          <w:tcPr>
            <w:tcW w:w="8922" w:type="dxa"/>
            <w:gridSpan w:val="2"/>
            <w:tcBorders>
              <w:top w:val="single" w:sz="4" w:space="0" w:color="000000"/>
              <w:left w:val="single" w:sz="4" w:space="0" w:color="000000"/>
              <w:bottom w:val="single" w:sz="4" w:space="0" w:color="000000"/>
              <w:right w:val="single" w:sz="4" w:space="0" w:color="000000"/>
            </w:tcBorders>
          </w:tcPr>
          <w:p w14:paraId="666505CC" w14:textId="77777777" w:rsidR="00743B95" w:rsidRDefault="00890E0E">
            <w:pPr>
              <w:pStyle w:val="TableParagraph"/>
              <w:spacing w:before="60" w:after="60"/>
              <w:ind w:left="144" w:right="144"/>
              <w:rPr>
                <w:rFonts w:ascii="Arial" w:hAnsi="Arial" w:cs="Arial"/>
              </w:rPr>
            </w:pPr>
            <w:r>
              <w:rPr>
                <w:rFonts w:ascii="Arial" w:hAnsi="Arial" w:cs="Arial"/>
                <w:b/>
              </w:rPr>
              <w:t>Physical aspects</w:t>
            </w:r>
          </w:p>
        </w:tc>
      </w:tr>
      <w:tr w:rsidR="00743B95" w14:paraId="289D4602" w14:textId="77777777">
        <w:trPr>
          <w:cantSplit/>
        </w:trPr>
        <w:tc>
          <w:tcPr>
            <w:tcW w:w="1980" w:type="dxa"/>
            <w:tcBorders>
              <w:top w:val="single" w:sz="4" w:space="0" w:color="000000"/>
              <w:left w:val="single" w:sz="4" w:space="0" w:color="000000"/>
              <w:bottom w:val="single" w:sz="4" w:space="0" w:color="000000"/>
              <w:right w:val="single" w:sz="4" w:space="0" w:color="000000"/>
            </w:tcBorders>
            <w:vAlign w:val="center"/>
          </w:tcPr>
          <w:p w14:paraId="22B8327C" w14:textId="77777777" w:rsidR="00743B95" w:rsidRDefault="00890E0E">
            <w:pPr>
              <w:pStyle w:val="TableParagraph"/>
              <w:spacing w:before="60" w:after="60"/>
              <w:ind w:left="144" w:right="144"/>
              <w:rPr>
                <w:rFonts w:ascii="Arial" w:hAnsi="Arial" w:cs="Arial"/>
              </w:rPr>
            </w:pPr>
            <w:r>
              <w:rPr>
                <w:rFonts w:ascii="Arial" w:hAnsi="Arial" w:cs="Arial"/>
              </w:rPr>
              <w:t>A.PHY</w:t>
            </w:r>
            <w:r>
              <w:rPr>
                <w:rFonts w:ascii="Arial" w:hAnsi="Arial" w:cs="Arial"/>
                <w:spacing w:val="2"/>
              </w:rPr>
              <w:t>S</w:t>
            </w:r>
            <w:r>
              <w:rPr>
                <w:rFonts w:ascii="Arial" w:hAnsi="Arial" w:cs="Arial"/>
                <w:spacing w:val="-6"/>
              </w:rPr>
              <w:t>I</w:t>
            </w:r>
            <w:r>
              <w:rPr>
                <w:rFonts w:ascii="Arial" w:hAnsi="Arial" w:cs="Arial"/>
              </w:rPr>
              <w:t>CAL</w:t>
            </w:r>
          </w:p>
        </w:tc>
        <w:tc>
          <w:tcPr>
            <w:tcW w:w="6942" w:type="dxa"/>
            <w:tcBorders>
              <w:top w:val="single" w:sz="4" w:space="0" w:color="000000"/>
              <w:left w:val="single" w:sz="4" w:space="0" w:color="000000"/>
              <w:bottom w:val="single" w:sz="4" w:space="0" w:color="000000"/>
              <w:right w:val="single" w:sz="4" w:space="0" w:color="000000"/>
            </w:tcBorders>
          </w:tcPr>
          <w:p w14:paraId="0F757885" w14:textId="77777777" w:rsidR="00743B95" w:rsidRDefault="00890E0E">
            <w:pPr>
              <w:pStyle w:val="TableParagraph"/>
              <w:spacing w:before="60" w:after="60"/>
              <w:ind w:left="144" w:right="144"/>
              <w:rPr>
                <w:rFonts w:ascii="Arial" w:hAnsi="Arial" w:cs="Arial"/>
                <w:strike/>
              </w:rPr>
            </w:pPr>
            <w:r>
              <w:rPr>
                <w:rFonts w:ascii="Arial" w:hAnsi="Arial" w:cs="Arial"/>
              </w:rPr>
              <w:t>The operational environment is assumed to provide the TOE with appropriate physical protection such that the TOE is not subject to physical attack that may compromise the security and/or interfere with the platform’s correct operation. This includes protection for the physical infrastructure on which the TOE depends for correct operation and hardware devices on which the TOE is executing.</w:t>
            </w:r>
          </w:p>
        </w:tc>
      </w:tr>
      <w:tr w:rsidR="00743B95" w14:paraId="193C3871" w14:textId="77777777">
        <w:trPr>
          <w:cantSplit/>
        </w:trPr>
        <w:tc>
          <w:tcPr>
            <w:tcW w:w="8922" w:type="dxa"/>
            <w:gridSpan w:val="2"/>
            <w:tcBorders>
              <w:top w:val="single" w:sz="4" w:space="0" w:color="000000"/>
              <w:left w:val="single" w:sz="4" w:space="0" w:color="000000"/>
              <w:bottom w:val="single" w:sz="4" w:space="0" w:color="000000"/>
              <w:right w:val="single" w:sz="4" w:space="0" w:color="000000"/>
            </w:tcBorders>
          </w:tcPr>
          <w:p w14:paraId="34937D57" w14:textId="77777777" w:rsidR="00743B95" w:rsidRDefault="00890E0E">
            <w:pPr>
              <w:pStyle w:val="TableParagraph"/>
              <w:spacing w:before="60" w:after="60"/>
              <w:ind w:left="144" w:right="144"/>
              <w:rPr>
                <w:rFonts w:ascii="Arial" w:hAnsi="Arial" w:cs="Arial"/>
              </w:rPr>
            </w:pPr>
            <w:r>
              <w:rPr>
                <w:rFonts w:ascii="Arial" w:hAnsi="Arial" w:cs="Arial"/>
                <w:b/>
              </w:rPr>
              <w:t>Personnel aspects</w:t>
            </w:r>
          </w:p>
        </w:tc>
      </w:tr>
      <w:tr w:rsidR="00743B95" w14:paraId="597223B0" w14:textId="77777777">
        <w:trPr>
          <w:cantSplit/>
        </w:trPr>
        <w:tc>
          <w:tcPr>
            <w:tcW w:w="1980" w:type="dxa"/>
            <w:tcBorders>
              <w:top w:val="single" w:sz="4" w:space="0" w:color="000000"/>
              <w:left w:val="single" w:sz="4" w:space="0" w:color="000000"/>
              <w:bottom w:val="single" w:sz="4" w:space="0" w:color="000000"/>
              <w:right w:val="single" w:sz="4" w:space="0" w:color="000000"/>
            </w:tcBorders>
            <w:vAlign w:val="center"/>
          </w:tcPr>
          <w:p w14:paraId="364E059E" w14:textId="77777777" w:rsidR="00743B95" w:rsidRDefault="00890E0E">
            <w:pPr>
              <w:pStyle w:val="TableParagraph"/>
              <w:spacing w:before="60" w:after="60"/>
              <w:ind w:left="144" w:right="144"/>
              <w:rPr>
                <w:rFonts w:ascii="Arial" w:hAnsi="Arial" w:cs="Arial"/>
              </w:rPr>
            </w:pPr>
            <w:r>
              <w:rPr>
                <w:rFonts w:ascii="Arial" w:hAnsi="Arial" w:cs="Arial"/>
              </w:rPr>
              <w:t>A.AUTHUSER</w:t>
            </w:r>
          </w:p>
        </w:tc>
        <w:tc>
          <w:tcPr>
            <w:tcW w:w="6942" w:type="dxa"/>
            <w:tcBorders>
              <w:top w:val="single" w:sz="4" w:space="0" w:color="000000"/>
              <w:left w:val="single" w:sz="4" w:space="0" w:color="000000"/>
              <w:bottom w:val="single" w:sz="4" w:space="0" w:color="000000"/>
              <w:right w:val="single" w:sz="4" w:space="0" w:color="000000"/>
            </w:tcBorders>
          </w:tcPr>
          <w:p w14:paraId="6A3A4B93" w14:textId="77777777" w:rsidR="00743B95" w:rsidRDefault="00890E0E">
            <w:pPr>
              <w:pStyle w:val="TableParagraph"/>
              <w:spacing w:before="60" w:after="60"/>
              <w:ind w:left="144" w:right="144"/>
              <w:rPr>
                <w:rFonts w:ascii="Arial" w:hAnsi="Arial" w:cs="Arial"/>
              </w:rPr>
            </w:pPr>
            <w:r>
              <w:rPr>
                <w:rFonts w:ascii="Arial" w:hAnsi="Arial" w:cs="Arial"/>
              </w:rPr>
              <w:t xml:space="preserve">Authorized users possess the necessary authorization to access the information managed by the TOE in accordance with organization information access policies. </w:t>
            </w:r>
          </w:p>
        </w:tc>
      </w:tr>
      <w:tr w:rsidR="00743B95" w14:paraId="5168B623" w14:textId="77777777">
        <w:trPr>
          <w:cantSplit/>
        </w:trPr>
        <w:tc>
          <w:tcPr>
            <w:tcW w:w="1980" w:type="dxa"/>
            <w:tcBorders>
              <w:top w:val="single" w:sz="4" w:space="0" w:color="000000"/>
              <w:left w:val="single" w:sz="4" w:space="0" w:color="000000"/>
              <w:bottom w:val="single" w:sz="4" w:space="0" w:color="000000"/>
              <w:right w:val="single" w:sz="4" w:space="0" w:color="000000"/>
            </w:tcBorders>
            <w:vAlign w:val="center"/>
          </w:tcPr>
          <w:p w14:paraId="0ACFF640" w14:textId="77777777" w:rsidR="00743B95" w:rsidRDefault="00890E0E">
            <w:pPr>
              <w:pStyle w:val="TableParagraph"/>
              <w:spacing w:before="60" w:after="60"/>
              <w:ind w:left="144" w:right="144"/>
              <w:rPr>
                <w:rFonts w:ascii="Arial" w:hAnsi="Arial" w:cs="Arial"/>
              </w:rPr>
            </w:pPr>
            <w:r>
              <w:rPr>
                <w:rFonts w:ascii="Arial" w:hAnsi="Arial" w:cs="Arial"/>
              </w:rPr>
              <w:t>A.MANAGE</w:t>
            </w:r>
          </w:p>
        </w:tc>
        <w:tc>
          <w:tcPr>
            <w:tcW w:w="6942" w:type="dxa"/>
            <w:tcBorders>
              <w:top w:val="single" w:sz="4" w:space="0" w:color="000000"/>
              <w:left w:val="single" w:sz="4" w:space="0" w:color="000000"/>
              <w:bottom w:val="single" w:sz="4" w:space="0" w:color="000000"/>
              <w:right w:val="single" w:sz="4" w:space="0" w:color="000000"/>
            </w:tcBorders>
          </w:tcPr>
          <w:p w14:paraId="6726AA86" w14:textId="77777777" w:rsidR="00743B95" w:rsidRDefault="00890E0E">
            <w:pPr>
              <w:pStyle w:val="TableParagraph"/>
              <w:spacing w:before="60" w:after="60"/>
              <w:ind w:left="144" w:right="144"/>
              <w:rPr>
                <w:rFonts w:ascii="Arial" w:hAnsi="Arial" w:cs="Arial"/>
              </w:rPr>
            </w:pPr>
            <w:r>
              <w:rPr>
                <w:rFonts w:ascii="Arial" w:hAnsi="Arial" w:cs="Arial"/>
              </w:rPr>
              <w:t>The TOE security functionality is managed by one or more competent, authorized administrators. The system administrative personnel are not careless, willfully negligent, or hostile, and will follow and abide by the instructions provided by the guidance documentation.</w:t>
            </w:r>
          </w:p>
        </w:tc>
      </w:tr>
      <w:tr w:rsidR="00743B95" w14:paraId="681B1567" w14:textId="77777777">
        <w:trPr>
          <w:cantSplit/>
        </w:trPr>
        <w:tc>
          <w:tcPr>
            <w:tcW w:w="1980" w:type="dxa"/>
            <w:tcBorders>
              <w:top w:val="single" w:sz="4" w:space="0" w:color="000000"/>
              <w:left w:val="single" w:sz="4" w:space="0" w:color="000000"/>
              <w:bottom w:val="single" w:sz="4" w:space="0" w:color="000000"/>
              <w:right w:val="single" w:sz="4" w:space="0" w:color="000000"/>
            </w:tcBorders>
            <w:vAlign w:val="center"/>
          </w:tcPr>
          <w:p w14:paraId="3920464A" w14:textId="77777777" w:rsidR="00743B95" w:rsidRDefault="00890E0E">
            <w:pPr>
              <w:pStyle w:val="TableParagraph"/>
              <w:spacing w:before="60" w:after="60"/>
              <w:ind w:left="144" w:right="144"/>
              <w:rPr>
                <w:rFonts w:ascii="Arial" w:hAnsi="Arial" w:cs="Arial"/>
              </w:rPr>
            </w:pPr>
            <w:r>
              <w:rPr>
                <w:rFonts w:ascii="Arial" w:hAnsi="Arial" w:cs="Arial"/>
              </w:rPr>
              <w:t>A.TRAINEDUSER</w:t>
            </w:r>
          </w:p>
        </w:tc>
        <w:tc>
          <w:tcPr>
            <w:tcW w:w="6942" w:type="dxa"/>
            <w:tcBorders>
              <w:top w:val="single" w:sz="4" w:space="0" w:color="000000"/>
              <w:left w:val="single" w:sz="4" w:space="0" w:color="000000"/>
              <w:bottom w:val="single" w:sz="4" w:space="0" w:color="000000"/>
              <w:right w:val="single" w:sz="4" w:space="0" w:color="000000"/>
            </w:tcBorders>
          </w:tcPr>
          <w:p w14:paraId="26355C1A" w14:textId="77777777" w:rsidR="00743B95" w:rsidRDefault="00890E0E">
            <w:pPr>
              <w:pStyle w:val="TableParagraph"/>
              <w:spacing w:before="60" w:after="60"/>
              <w:ind w:left="144" w:right="144"/>
              <w:rPr>
                <w:rFonts w:ascii="Arial" w:hAnsi="Arial" w:cs="Arial"/>
              </w:rPr>
            </w:pPr>
            <w:r>
              <w:rPr>
                <w:rFonts w:ascii="Arial" w:hAnsi="Arial" w:cs="Arial"/>
              </w:rPr>
              <w:t>Authorized users are sufficiently trained to accomplish a task or a group of tasks within a secure IT environment by exercising control over their user data.</w:t>
            </w:r>
          </w:p>
        </w:tc>
      </w:tr>
      <w:tr w:rsidR="00743B95" w14:paraId="1244A61F" w14:textId="77777777">
        <w:trPr>
          <w:cantSplit/>
        </w:trPr>
        <w:tc>
          <w:tcPr>
            <w:tcW w:w="8922" w:type="dxa"/>
            <w:gridSpan w:val="2"/>
            <w:tcBorders>
              <w:top w:val="single" w:sz="4" w:space="0" w:color="000000"/>
              <w:left w:val="single" w:sz="4" w:space="0" w:color="000000"/>
              <w:bottom w:val="single" w:sz="4" w:space="0" w:color="000000"/>
              <w:right w:val="single" w:sz="4" w:space="0" w:color="000000"/>
            </w:tcBorders>
          </w:tcPr>
          <w:p w14:paraId="721106F4" w14:textId="77777777" w:rsidR="00743B95" w:rsidRDefault="00890E0E">
            <w:pPr>
              <w:pStyle w:val="TableParagraph"/>
              <w:spacing w:before="60" w:after="60"/>
              <w:ind w:left="144" w:right="144"/>
              <w:rPr>
                <w:rFonts w:ascii="Arial" w:hAnsi="Arial" w:cs="Arial"/>
              </w:rPr>
            </w:pPr>
            <w:r>
              <w:rPr>
                <w:rFonts w:ascii="Arial" w:hAnsi="Arial" w:cs="Arial"/>
                <w:b/>
              </w:rPr>
              <w:t>Procedural aspects</w:t>
            </w:r>
          </w:p>
        </w:tc>
      </w:tr>
      <w:tr w:rsidR="00743B95" w14:paraId="008CBCCD" w14:textId="77777777">
        <w:trPr>
          <w:cantSplit/>
        </w:trPr>
        <w:tc>
          <w:tcPr>
            <w:tcW w:w="1980" w:type="dxa"/>
            <w:tcBorders>
              <w:top w:val="single" w:sz="4" w:space="0" w:color="000000"/>
              <w:left w:val="single" w:sz="4" w:space="0" w:color="000000"/>
              <w:bottom w:val="single" w:sz="4" w:space="0" w:color="000000"/>
              <w:right w:val="single" w:sz="4" w:space="0" w:color="000000"/>
            </w:tcBorders>
            <w:vAlign w:val="center"/>
          </w:tcPr>
          <w:p w14:paraId="6EA5A0E4" w14:textId="77777777" w:rsidR="00743B95" w:rsidRDefault="00890E0E">
            <w:pPr>
              <w:pStyle w:val="TableParagraph"/>
              <w:spacing w:before="60" w:after="60"/>
              <w:ind w:left="144" w:right="144"/>
              <w:rPr>
                <w:rFonts w:ascii="Arial" w:hAnsi="Arial" w:cs="Arial"/>
                <w:b/>
              </w:rPr>
            </w:pPr>
            <w:r>
              <w:rPr>
                <w:rFonts w:ascii="Arial" w:hAnsi="Arial" w:cs="Arial"/>
              </w:rPr>
              <w:t>A.</w:t>
            </w:r>
            <w:r>
              <w:rPr>
                <w:rFonts w:ascii="Arial" w:hAnsi="Arial" w:cs="Arial"/>
                <w:spacing w:val="-1"/>
              </w:rPr>
              <w:t>N</w:t>
            </w:r>
            <w:r>
              <w:rPr>
                <w:rFonts w:ascii="Arial" w:hAnsi="Arial" w:cs="Arial"/>
              </w:rPr>
              <w:t>O_</w:t>
            </w:r>
            <w:r>
              <w:rPr>
                <w:rFonts w:ascii="Arial" w:hAnsi="Arial" w:cs="Arial"/>
                <w:spacing w:val="-1"/>
              </w:rPr>
              <w:t>G</w:t>
            </w:r>
            <w:r>
              <w:rPr>
                <w:rFonts w:ascii="Arial" w:hAnsi="Arial" w:cs="Arial"/>
              </w:rPr>
              <w:t>EN</w:t>
            </w:r>
            <w:r>
              <w:rPr>
                <w:rFonts w:ascii="Arial" w:hAnsi="Arial" w:cs="Arial"/>
                <w:spacing w:val="-1"/>
              </w:rPr>
              <w:t>E</w:t>
            </w:r>
            <w:r>
              <w:rPr>
                <w:rFonts w:ascii="Arial" w:hAnsi="Arial" w:cs="Arial"/>
              </w:rPr>
              <w:t>RA</w:t>
            </w:r>
            <w:r>
              <w:rPr>
                <w:rFonts w:ascii="Arial" w:hAnsi="Arial" w:cs="Arial"/>
                <w:spacing w:val="-3"/>
              </w:rPr>
              <w:t>L</w:t>
            </w:r>
            <w:r>
              <w:rPr>
                <w:rFonts w:ascii="Arial" w:hAnsi="Arial" w:cs="Arial"/>
              </w:rPr>
              <w:t>_</w:t>
            </w:r>
            <w:r>
              <w:rPr>
                <w:rFonts w:ascii="Arial" w:hAnsi="Arial" w:cs="Arial"/>
              </w:rPr>
              <w:br/>
              <w:t>PU</w:t>
            </w:r>
            <w:r>
              <w:rPr>
                <w:rFonts w:ascii="Arial" w:hAnsi="Arial" w:cs="Arial"/>
                <w:spacing w:val="2"/>
              </w:rPr>
              <w:t>R</w:t>
            </w:r>
            <w:r>
              <w:rPr>
                <w:rFonts w:ascii="Arial" w:hAnsi="Arial" w:cs="Arial"/>
              </w:rPr>
              <w:t>PO</w:t>
            </w:r>
            <w:r>
              <w:rPr>
                <w:rFonts w:ascii="Arial" w:hAnsi="Arial" w:cs="Arial"/>
                <w:spacing w:val="2"/>
              </w:rPr>
              <w:t>S</w:t>
            </w:r>
            <w:r>
              <w:rPr>
                <w:rFonts w:ascii="Arial" w:hAnsi="Arial" w:cs="Arial"/>
              </w:rPr>
              <w:t>E</w:t>
            </w:r>
          </w:p>
        </w:tc>
        <w:tc>
          <w:tcPr>
            <w:tcW w:w="6942" w:type="dxa"/>
            <w:tcBorders>
              <w:top w:val="single" w:sz="4" w:space="0" w:color="000000"/>
              <w:left w:val="single" w:sz="4" w:space="0" w:color="000000"/>
              <w:bottom w:val="single" w:sz="4" w:space="0" w:color="000000"/>
              <w:right w:val="single" w:sz="4" w:space="0" w:color="000000"/>
            </w:tcBorders>
          </w:tcPr>
          <w:p w14:paraId="631A3C6B" w14:textId="77777777" w:rsidR="00743B95" w:rsidRDefault="00890E0E">
            <w:pPr>
              <w:pStyle w:val="TableParagraph"/>
              <w:spacing w:before="60" w:after="60"/>
              <w:ind w:left="144" w:right="144"/>
              <w:rPr>
                <w:rFonts w:ascii="Arial" w:hAnsi="Arial" w:cs="Arial"/>
              </w:rPr>
            </w:pPr>
            <w:r>
              <w:rPr>
                <w:rFonts w:ascii="Arial" w:hAnsi="Arial" w:cs="Arial"/>
              </w:rPr>
              <w:t>Th</w:t>
            </w:r>
            <w:r>
              <w:rPr>
                <w:rFonts w:ascii="Arial" w:hAnsi="Arial" w:cs="Arial"/>
                <w:spacing w:val="-2"/>
              </w:rPr>
              <w:t>e</w:t>
            </w:r>
            <w:r>
              <w:rPr>
                <w:rFonts w:ascii="Arial" w:hAnsi="Arial" w:cs="Arial"/>
              </w:rPr>
              <w:t xml:space="preserve">re </w:t>
            </w:r>
            <w:r>
              <w:rPr>
                <w:rFonts w:ascii="Arial" w:hAnsi="Arial" w:cs="Arial"/>
                <w:spacing w:val="-1"/>
              </w:rPr>
              <w:t>a</w:t>
            </w:r>
            <w:r>
              <w:rPr>
                <w:rFonts w:ascii="Arial" w:hAnsi="Arial" w:cs="Arial"/>
              </w:rPr>
              <w:t>re</w:t>
            </w:r>
            <w:r>
              <w:rPr>
                <w:rFonts w:ascii="Arial" w:hAnsi="Arial" w:cs="Arial"/>
                <w:spacing w:val="-2"/>
              </w:rPr>
              <w:t xml:space="preserve"> </w:t>
            </w:r>
            <w:r>
              <w:rPr>
                <w:rFonts w:ascii="Arial" w:hAnsi="Arial" w:cs="Arial"/>
              </w:rPr>
              <w:t>no</w:t>
            </w:r>
            <w:r>
              <w:rPr>
                <w:rFonts w:ascii="Arial" w:hAnsi="Arial" w:cs="Arial"/>
                <w:spacing w:val="2"/>
              </w:rPr>
              <w:t xml:space="preserve"> </w:t>
            </w:r>
            <w:r>
              <w:rPr>
                <w:rFonts w:ascii="Arial" w:hAnsi="Arial" w:cs="Arial"/>
              </w:rPr>
              <w:t>g</w:t>
            </w:r>
            <w:r>
              <w:rPr>
                <w:rFonts w:ascii="Arial" w:hAnsi="Arial" w:cs="Arial"/>
                <w:spacing w:val="-1"/>
              </w:rPr>
              <w:t>e</w:t>
            </w:r>
            <w:r>
              <w:rPr>
                <w:rFonts w:ascii="Arial" w:hAnsi="Arial" w:cs="Arial"/>
              </w:rPr>
              <w:t>n</w:t>
            </w:r>
            <w:r>
              <w:rPr>
                <w:rFonts w:ascii="Arial" w:hAnsi="Arial" w:cs="Arial"/>
                <w:spacing w:val="-1"/>
              </w:rPr>
              <w:t>e</w:t>
            </w:r>
            <w:r>
              <w:rPr>
                <w:rFonts w:ascii="Arial" w:hAnsi="Arial" w:cs="Arial"/>
              </w:rPr>
              <w:t>r</w:t>
            </w:r>
            <w:r>
              <w:rPr>
                <w:rFonts w:ascii="Arial" w:hAnsi="Arial" w:cs="Arial"/>
                <w:spacing w:val="-1"/>
              </w:rPr>
              <w:t>a</w:t>
            </w:r>
            <w:r>
              <w:rPr>
                <w:rFonts w:ascii="Arial" w:hAnsi="Arial" w:cs="Arial"/>
              </w:rPr>
              <w:t>l</w:t>
            </w:r>
            <w:r>
              <w:rPr>
                <w:rFonts w:ascii="Arial" w:hAnsi="Arial" w:cs="Arial"/>
                <w:spacing w:val="-1"/>
              </w:rPr>
              <w:t>-</w:t>
            </w:r>
            <w:r>
              <w:rPr>
                <w:rFonts w:ascii="Arial" w:hAnsi="Arial" w:cs="Arial"/>
              </w:rPr>
              <w:t>purpose</w:t>
            </w:r>
            <w:r>
              <w:rPr>
                <w:rFonts w:ascii="Arial" w:hAnsi="Arial" w:cs="Arial"/>
                <w:spacing w:val="-1"/>
              </w:rPr>
              <w:t xml:space="preserve"> c</w:t>
            </w:r>
            <w:r>
              <w:rPr>
                <w:rFonts w:ascii="Arial" w:hAnsi="Arial" w:cs="Arial"/>
              </w:rPr>
              <w:t>omputing</w:t>
            </w:r>
            <w:r>
              <w:rPr>
                <w:rFonts w:ascii="Arial" w:hAnsi="Arial" w:cs="Arial"/>
                <w:spacing w:val="-2"/>
              </w:rPr>
              <w:t xml:space="preserve"> </w:t>
            </w:r>
            <w:r>
              <w:rPr>
                <w:rFonts w:ascii="Arial" w:hAnsi="Arial" w:cs="Arial"/>
              </w:rPr>
              <w:t>c</w:t>
            </w:r>
            <w:r>
              <w:rPr>
                <w:rFonts w:ascii="Arial" w:hAnsi="Arial" w:cs="Arial"/>
                <w:spacing w:val="-1"/>
              </w:rPr>
              <w:t>a</w:t>
            </w:r>
            <w:r>
              <w:rPr>
                <w:rFonts w:ascii="Arial" w:hAnsi="Arial" w:cs="Arial"/>
              </w:rPr>
              <w:t>p</w:t>
            </w:r>
            <w:r>
              <w:rPr>
                <w:rFonts w:ascii="Arial" w:hAnsi="Arial" w:cs="Arial"/>
                <w:spacing w:val="-1"/>
              </w:rPr>
              <w:t>a</w:t>
            </w:r>
            <w:r>
              <w:rPr>
                <w:rFonts w:ascii="Arial" w:hAnsi="Arial" w:cs="Arial"/>
              </w:rPr>
              <w:t xml:space="preserve">bilities </w:t>
            </w:r>
            <w:r>
              <w:rPr>
                <w:rFonts w:ascii="Arial" w:hAnsi="Arial" w:cs="Arial"/>
                <w:spacing w:val="-1"/>
              </w:rPr>
              <w:t>(e</w:t>
            </w:r>
            <w:r>
              <w:rPr>
                <w:rFonts w:ascii="Arial" w:hAnsi="Arial" w:cs="Arial"/>
                <w:spacing w:val="2"/>
              </w:rPr>
              <w:t>.</w:t>
            </w:r>
            <w:r>
              <w:rPr>
                <w:rFonts w:ascii="Arial" w:hAnsi="Arial" w:cs="Arial"/>
                <w:spacing w:val="-3"/>
              </w:rPr>
              <w:t>g</w:t>
            </w:r>
            <w:r>
              <w:rPr>
                <w:rFonts w:ascii="Arial" w:hAnsi="Arial" w:cs="Arial"/>
              </w:rPr>
              <w:t xml:space="preserve">., </w:t>
            </w:r>
            <w:r>
              <w:rPr>
                <w:rFonts w:ascii="Arial" w:hAnsi="Arial" w:cs="Arial"/>
                <w:spacing w:val="-1"/>
              </w:rPr>
              <w:t>c</w:t>
            </w:r>
            <w:r>
              <w:rPr>
                <w:rFonts w:ascii="Arial" w:hAnsi="Arial" w:cs="Arial"/>
              </w:rPr>
              <w:t>ompile</w:t>
            </w:r>
            <w:r>
              <w:rPr>
                <w:rFonts w:ascii="Arial" w:hAnsi="Arial" w:cs="Arial"/>
                <w:spacing w:val="-2"/>
              </w:rPr>
              <w:t>r</w:t>
            </w:r>
            <w:r>
              <w:rPr>
                <w:rFonts w:ascii="Arial" w:hAnsi="Arial" w:cs="Arial"/>
              </w:rPr>
              <w:t>s or us</w:t>
            </w:r>
            <w:r>
              <w:rPr>
                <w:rFonts w:ascii="Arial" w:hAnsi="Arial" w:cs="Arial"/>
                <w:spacing w:val="-2"/>
              </w:rPr>
              <w:t>e</w:t>
            </w:r>
            <w:r>
              <w:rPr>
                <w:rFonts w:ascii="Arial" w:hAnsi="Arial" w:cs="Arial"/>
              </w:rPr>
              <w:t xml:space="preserve">r </w:t>
            </w:r>
            <w:r>
              <w:rPr>
                <w:rFonts w:ascii="Arial" w:hAnsi="Arial" w:cs="Arial"/>
                <w:spacing w:val="-1"/>
              </w:rPr>
              <w:t>a</w:t>
            </w:r>
            <w:r>
              <w:rPr>
                <w:rFonts w:ascii="Arial" w:hAnsi="Arial" w:cs="Arial"/>
              </w:rPr>
              <w:t>ppli</w:t>
            </w:r>
            <w:r>
              <w:rPr>
                <w:rFonts w:ascii="Arial" w:hAnsi="Arial" w:cs="Arial"/>
                <w:spacing w:val="-1"/>
              </w:rPr>
              <w:t>c</w:t>
            </w:r>
            <w:r>
              <w:rPr>
                <w:rFonts w:ascii="Arial" w:hAnsi="Arial" w:cs="Arial"/>
              </w:rPr>
              <w:t xml:space="preserve">ations) </w:t>
            </w:r>
            <w:r>
              <w:rPr>
                <w:rFonts w:ascii="Arial" w:hAnsi="Arial" w:cs="Arial"/>
                <w:spacing w:val="-2"/>
              </w:rPr>
              <w:t>a</w:t>
            </w:r>
            <w:r>
              <w:rPr>
                <w:rFonts w:ascii="Arial" w:hAnsi="Arial" w:cs="Arial"/>
              </w:rPr>
              <w:t>v</w:t>
            </w:r>
            <w:r>
              <w:rPr>
                <w:rFonts w:ascii="Arial" w:hAnsi="Arial" w:cs="Arial"/>
                <w:spacing w:val="-1"/>
              </w:rPr>
              <w:t>a</w:t>
            </w:r>
            <w:r>
              <w:rPr>
                <w:rFonts w:ascii="Arial" w:hAnsi="Arial" w:cs="Arial"/>
              </w:rPr>
              <w:t>il</w:t>
            </w:r>
            <w:r>
              <w:rPr>
                <w:rFonts w:ascii="Arial" w:hAnsi="Arial" w:cs="Arial"/>
                <w:spacing w:val="-1"/>
              </w:rPr>
              <w:t>a</w:t>
            </w:r>
            <w:r>
              <w:rPr>
                <w:rFonts w:ascii="Arial" w:hAnsi="Arial" w:cs="Arial"/>
              </w:rPr>
              <w:t>ble on D</w:t>
            </w:r>
            <w:r>
              <w:rPr>
                <w:rFonts w:ascii="Arial" w:hAnsi="Arial" w:cs="Arial"/>
                <w:spacing w:val="-2"/>
              </w:rPr>
              <w:t>B</w:t>
            </w:r>
            <w:r>
              <w:rPr>
                <w:rFonts w:ascii="Arial" w:hAnsi="Arial" w:cs="Arial"/>
                <w:spacing w:val="2"/>
              </w:rPr>
              <w:t>M</w:t>
            </w:r>
            <w:r>
              <w:rPr>
                <w:rFonts w:ascii="Arial" w:hAnsi="Arial" w:cs="Arial"/>
              </w:rPr>
              <w:t>S se</w:t>
            </w:r>
            <w:r>
              <w:rPr>
                <w:rFonts w:ascii="Arial" w:hAnsi="Arial" w:cs="Arial"/>
                <w:spacing w:val="-2"/>
              </w:rPr>
              <w:t>r</w:t>
            </w:r>
            <w:r>
              <w:rPr>
                <w:rFonts w:ascii="Arial" w:hAnsi="Arial" w:cs="Arial"/>
              </w:rPr>
              <w:t>v</w:t>
            </w:r>
            <w:r>
              <w:rPr>
                <w:rFonts w:ascii="Arial" w:hAnsi="Arial" w:cs="Arial"/>
                <w:spacing w:val="-1"/>
              </w:rPr>
              <w:t>e</w:t>
            </w:r>
            <w:r>
              <w:rPr>
                <w:rFonts w:ascii="Arial" w:hAnsi="Arial" w:cs="Arial"/>
              </w:rPr>
              <w:t>rs, other</w:t>
            </w:r>
            <w:r>
              <w:rPr>
                <w:rFonts w:ascii="Arial" w:hAnsi="Arial" w:cs="Arial"/>
                <w:spacing w:val="-2"/>
              </w:rPr>
              <w:t xml:space="preserve"> </w:t>
            </w:r>
            <w:r>
              <w:rPr>
                <w:rFonts w:ascii="Arial" w:hAnsi="Arial" w:cs="Arial"/>
              </w:rPr>
              <w:t>than those</w:t>
            </w:r>
            <w:r>
              <w:rPr>
                <w:rFonts w:ascii="Arial" w:hAnsi="Arial" w:cs="Arial"/>
                <w:spacing w:val="-1"/>
              </w:rPr>
              <w:t xml:space="preserve"> </w:t>
            </w:r>
            <w:r>
              <w:rPr>
                <w:rFonts w:ascii="Arial" w:hAnsi="Arial" w:cs="Arial"/>
              </w:rPr>
              <w:t>se</w:t>
            </w:r>
            <w:r>
              <w:rPr>
                <w:rFonts w:ascii="Arial" w:hAnsi="Arial" w:cs="Arial"/>
                <w:spacing w:val="-2"/>
              </w:rPr>
              <w:t>r</w:t>
            </w:r>
            <w:r>
              <w:rPr>
                <w:rFonts w:ascii="Arial" w:hAnsi="Arial" w:cs="Arial"/>
              </w:rPr>
              <w:t>v</w:t>
            </w:r>
            <w:r>
              <w:rPr>
                <w:rFonts w:ascii="Arial" w:hAnsi="Arial" w:cs="Arial"/>
                <w:spacing w:val="2"/>
              </w:rPr>
              <w:t>i</w:t>
            </w:r>
            <w:r>
              <w:rPr>
                <w:rFonts w:ascii="Arial" w:hAnsi="Arial" w:cs="Arial"/>
                <w:spacing w:val="-1"/>
              </w:rPr>
              <w:t>ce</w:t>
            </w:r>
            <w:r>
              <w:rPr>
                <w:rFonts w:ascii="Arial" w:hAnsi="Arial" w:cs="Arial"/>
              </w:rPr>
              <w:t>s</w:t>
            </w:r>
            <w:r>
              <w:rPr>
                <w:rFonts w:ascii="Arial" w:hAnsi="Arial" w:cs="Arial"/>
                <w:spacing w:val="2"/>
              </w:rPr>
              <w:t xml:space="preserve"> </w:t>
            </w:r>
            <w:r>
              <w:rPr>
                <w:rFonts w:ascii="Arial" w:hAnsi="Arial" w:cs="Arial"/>
              </w:rPr>
              <w:t>n</w:t>
            </w:r>
            <w:r>
              <w:rPr>
                <w:rFonts w:ascii="Arial" w:hAnsi="Arial" w:cs="Arial"/>
                <w:spacing w:val="-1"/>
              </w:rPr>
              <w:t>ece</w:t>
            </w:r>
            <w:r>
              <w:rPr>
                <w:rFonts w:ascii="Arial" w:hAnsi="Arial" w:cs="Arial"/>
              </w:rPr>
              <w:t>ssa</w:t>
            </w:r>
            <w:r>
              <w:rPr>
                <w:rFonts w:ascii="Arial" w:hAnsi="Arial" w:cs="Arial"/>
                <w:spacing w:val="3"/>
              </w:rPr>
              <w:t>r</w:t>
            </w:r>
            <w:r>
              <w:rPr>
                <w:rFonts w:ascii="Arial" w:hAnsi="Arial" w:cs="Arial"/>
              </w:rPr>
              <w:t>y</w:t>
            </w:r>
            <w:r>
              <w:rPr>
                <w:rFonts w:ascii="Arial" w:hAnsi="Arial" w:cs="Arial"/>
                <w:spacing w:val="-5"/>
              </w:rPr>
              <w:t xml:space="preserve"> </w:t>
            </w:r>
            <w:r>
              <w:rPr>
                <w:rFonts w:ascii="Arial" w:hAnsi="Arial" w:cs="Arial"/>
                <w:spacing w:val="-1"/>
              </w:rPr>
              <w:t>f</w:t>
            </w:r>
            <w:r>
              <w:rPr>
                <w:rFonts w:ascii="Arial" w:hAnsi="Arial" w:cs="Arial"/>
              </w:rPr>
              <w:t>or</w:t>
            </w:r>
            <w:r>
              <w:rPr>
                <w:rFonts w:ascii="Arial" w:hAnsi="Arial" w:cs="Arial"/>
                <w:spacing w:val="-1"/>
              </w:rPr>
              <w:t xml:space="preserve"> </w:t>
            </w:r>
            <w:r>
              <w:rPr>
                <w:rFonts w:ascii="Arial" w:hAnsi="Arial" w:cs="Arial"/>
              </w:rPr>
              <w:t>the op</w:t>
            </w:r>
            <w:r>
              <w:rPr>
                <w:rFonts w:ascii="Arial" w:hAnsi="Arial" w:cs="Arial"/>
                <w:spacing w:val="-1"/>
              </w:rPr>
              <w:t>e</w:t>
            </w:r>
            <w:r>
              <w:rPr>
                <w:rFonts w:ascii="Arial" w:hAnsi="Arial" w:cs="Arial"/>
              </w:rPr>
              <w:t>r</w:t>
            </w:r>
            <w:r>
              <w:rPr>
                <w:rFonts w:ascii="Arial" w:hAnsi="Arial" w:cs="Arial"/>
                <w:spacing w:val="-1"/>
              </w:rPr>
              <w:t>a</w:t>
            </w:r>
            <w:r>
              <w:rPr>
                <w:rFonts w:ascii="Arial" w:hAnsi="Arial" w:cs="Arial"/>
              </w:rPr>
              <w:t xml:space="preserve">tion, </w:t>
            </w:r>
            <w:r>
              <w:rPr>
                <w:rFonts w:ascii="Arial" w:hAnsi="Arial" w:cs="Arial"/>
                <w:spacing w:val="-1"/>
              </w:rPr>
              <w:t>a</w:t>
            </w:r>
            <w:r>
              <w:rPr>
                <w:rFonts w:ascii="Arial" w:hAnsi="Arial" w:cs="Arial"/>
              </w:rPr>
              <w:t>dministr</w:t>
            </w:r>
            <w:r>
              <w:rPr>
                <w:rFonts w:ascii="Arial" w:hAnsi="Arial" w:cs="Arial"/>
                <w:spacing w:val="-2"/>
              </w:rPr>
              <w:t>a</w:t>
            </w:r>
            <w:r>
              <w:rPr>
                <w:rFonts w:ascii="Arial" w:hAnsi="Arial" w:cs="Arial"/>
              </w:rPr>
              <w:t xml:space="preserve">tion, </w:t>
            </w:r>
            <w:r>
              <w:rPr>
                <w:rFonts w:ascii="Arial" w:hAnsi="Arial" w:cs="Arial"/>
                <w:spacing w:val="-1"/>
              </w:rPr>
              <w:t>a</w:t>
            </w:r>
            <w:r>
              <w:rPr>
                <w:rFonts w:ascii="Arial" w:hAnsi="Arial" w:cs="Arial"/>
              </w:rPr>
              <w:t>nd support of</w:t>
            </w:r>
            <w:r>
              <w:rPr>
                <w:rFonts w:ascii="Arial" w:hAnsi="Arial" w:cs="Arial"/>
                <w:spacing w:val="-1"/>
              </w:rPr>
              <w:t xml:space="preserve"> </w:t>
            </w:r>
            <w:r>
              <w:rPr>
                <w:rFonts w:ascii="Arial" w:hAnsi="Arial" w:cs="Arial"/>
              </w:rPr>
              <w:t>the D</w:t>
            </w:r>
            <w:r>
              <w:rPr>
                <w:rFonts w:ascii="Arial" w:hAnsi="Arial" w:cs="Arial"/>
                <w:spacing w:val="-2"/>
              </w:rPr>
              <w:t>B</w:t>
            </w:r>
            <w:r>
              <w:rPr>
                <w:rFonts w:ascii="Arial" w:hAnsi="Arial" w:cs="Arial"/>
              </w:rPr>
              <w:t>MS.</w:t>
            </w:r>
          </w:p>
        </w:tc>
      </w:tr>
      <w:tr w:rsidR="00743B95" w14:paraId="3577C6C7" w14:textId="77777777">
        <w:trPr>
          <w:cantSplit/>
        </w:trPr>
        <w:tc>
          <w:tcPr>
            <w:tcW w:w="1980" w:type="dxa"/>
            <w:tcBorders>
              <w:top w:val="single" w:sz="4" w:space="0" w:color="000000"/>
              <w:left w:val="single" w:sz="4" w:space="0" w:color="000000"/>
              <w:bottom w:val="single" w:sz="4" w:space="0" w:color="000000"/>
              <w:right w:val="single" w:sz="4" w:space="0" w:color="000000"/>
            </w:tcBorders>
            <w:vAlign w:val="center"/>
          </w:tcPr>
          <w:p w14:paraId="3233B57A" w14:textId="77777777" w:rsidR="00743B95" w:rsidRDefault="00890E0E">
            <w:pPr>
              <w:pStyle w:val="TableParagraph"/>
              <w:spacing w:before="60" w:after="60"/>
              <w:ind w:left="144" w:right="144"/>
              <w:rPr>
                <w:rFonts w:ascii="Arial" w:hAnsi="Arial" w:cs="Arial"/>
                <w:b/>
              </w:rPr>
            </w:pPr>
            <w:r>
              <w:rPr>
                <w:rFonts w:ascii="Arial" w:hAnsi="Arial" w:cs="Arial"/>
              </w:rPr>
              <w:t>A.PEER_FUNC_&amp;_MGT</w:t>
            </w:r>
          </w:p>
        </w:tc>
        <w:tc>
          <w:tcPr>
            <w:tcW w:w="6942" w:type="dxa"/>
            <w:tcBorders>
              <w:top w:val="single" w:sz="4" w:space="0" w:color="000000"/>
              <w:left w:val="single" w:sz="4" w:space="0" w:color="000000"/>
              <w:bottom w:val="single" w:sz="4" w:space="0" w:color="000000"/>
              <w:right w:val="single" w:sz="4" w:space="0" w:color="000000"/>
            </w:tcBorders>
          </w:tcPr>
          <w:p w14:paraId="04C5DB39" w14:textId="77777777" w:rsidR="00743B95" w:rsidRDefault="00890E0E">
            <w:pPr>
              <w:pStyle w:val="TableParagraph"/>
              <w:spacing w:before="60" w:after="60"/>
              <w:ind w:left="144" w:right="144"/>
              <w:rPr>
                <w:rFonts w:ascii="Arial" w:hAnsi="Arial" w:cs="Arial"/>
              </w:rPr>
            </w:pPr>
            <w:r>
              <w:rPr>
                <w:rFonts w:ascii="Arial" w:hAnsi="Arial" w:cs="Arial"/>
              </w:rPr>
              <w:t>All external IT systems trusted by the TSF to provide TSF data or services to the TOE, or to support the TSF in the enforcement of security policy decisions are assumed to correctly implement the functionality used by the TSF consistent with the assumptions defined for this functionality and to be properly managed and operate under security policy constraints compatible with those of the TOE.</w:t>
            </w:r>
          </w:p>
        </w:tc>
      </w:tr>
      <w:tr w:rsidR="00743B95" w14:paraId="71929C1D" w14:textId="77777777">
        <w:trPr>
          <w:cantSplit/>
        </w:trPr>
        <w:tc>
          <w:tcPr>
            <w:tcW w:w="1980" w:type="dxa"/>
            <w:tcBorders>
              <w:top w:val="single" w:sz="4" w:space="0" w:color="000000"/>
              <w:left w:val="single" w:sz="4" w:space="0" w:color="000000"/>
              <w:bottom w:val="single" w:sz="4" w:space="0" w:color="000000"/>
              <w:right w:val="single" w:sz="4" w:space="0" w:color="000000"/>
            </w:tcBorders>
            <w:vAlign w:val="center"/>
          </w:tcPr>
          <w:p w14:paraId="4F1190CE" w14:textId="77777777" w:rsidR="00743B95" w:rsidRDefault="00890E0E">
            <w:pPr>
              <w:pStyle w:val="TableParagraph"/>
              <w:spacing w:before="60" w:after="60"/>
              <w:ind w:left="144" w:right="144"/>
              <w:rPr>
                <w:rFonts w:ascii="Arial" w:hAnsi="Arial" w:cs="Arial"/>
              </w:rPr>
            </w:pPr>
            <w:r>
              <w:rPr>
                <w:rFonts w:ascii="Arial" w:hAnsi="Arial" w:cs="Arial"/>
              </w:rPr>
              <w:t>A.SUPPORT</w:t>
            </w:r>
          </w:p>
        </w:tc>
        <w:tc>
          <w:tcPr>
            <w:tcW w:w="6942" w:type="dxa"/>
            <w:tcBorders>
              <w:top w:val="single" w:sz="4" w:space="0" w:color="000000"/>
              <w:left w:val="single" w:sz="4" w:space="0" w:color="000000"/>
              <w:bottom w:val="single" w:sz="4" w:space="0" w:color="000000"/>
              <w:right w:val="single" w:sz="4" w:space="0" w:color="000000"/>
            </w:tcBorders>
          </w:tcPr>
          <w:p w14:paraId="6FECFC29" w14:textId="77777777" w:rsidR="00743B95" w:rsidRDefault="00890E0E">
            <w:pPr>
              <w:pStyle w:val="TableParagraph"/>
              <w:spacing w:before="60" w:after="60"/>
              <w:ind w:left="144" w:right="144"/>
              <w:rPr>
                <w:rFonts w:ascii="Arial" w:hAnsi="Arial" w:cs="Arial"/>
              </w:rPr>
            </w:pPr>
            <w:r>
              <w:rPr>
                <w:rFonts w:ascii="Arial" w:hAnsi="Arial" w:cs="Arial"/>
              </w:rPr>
              <w:t>Any information provided by a trusted entity in the IT environment and used to support the provision of time and date, information used in audit capture, user authentication, and authorization that is used by the TOE is correct and up to date.</w:t>
            </w:r>
          </w:p>
        </w:tc>
      </w:tr>
      <w:tr w:rsidR="00743B95" w14:paraId="50671D10" w14:textId="77777777">
        <w:trPr>
          <w:cantSplit/>
        </w:trPr>
        <w:tc>
          <w:tcPr>
            <w:tcW w:w="8922" w:type="dxa"/>
            <w:gridSpan w:val="2"/>
            <w:tcBorders>
              <w:top w:val="single" w:sz="4" w:space="0" w:color="000000"/>
              <w:left w:val="single" w:sz="4" w:space="0" w:color="000000"/>
              <w:bottom w:val="single" w:sz="4" w:space="0" w:color="000000"/>
              <w:right w:val="single" w:sz="4" w:space="0" w:color="000000"/>
            </w:tcBorders>
          </w:tcPr>
          <w:p w14:paraId="207C020B" w14:textId="77777777" w:rsidR="00743B95" w:rsidRDefault="00890E0E">
            <w:pPr>
              <w:pStyle w:val="TableParagraph"/>
              <w:spacing w:before="60" w:after="60"/>
              <w:ind w:left="144" w:right="144"/>
              <w:rPr>
                <w:rFonts w:ascii="Arial" w:hAnsi="Arial" w:cs="Arial"/>
              </w:rPr>
            </w:pPr>
            <w:r>
              <w:rPr>
                <w:rFonts w:ascii="Arial" w:hAnsi="Arial" w:cs="Arial"/>
                <w:b/>
              </w:rPr>
              <w:t>Connectivity aspects</w:t>
            </w:r>
          </w:p>
        </w:tc>
      </w:tr>
      <w:tr w:rsidR="00743B95" w14:paraId="4E4A3EEB" w14:textId="77777777">
        <w:trPr>
          <w:cantSplit/>
        </w:trPr>
        <w:tc>
          <w:tcPr>
            <w:tcW w:w="1980" w:type="dxa"/>
            <w:tcBorders>
              <w:top w:val="single" w:sz="4" w:space="0" w:color="000000"/>
              <w:left w:val="single" w:sz="4" w:space="0" w:color="000000"/>
              <w:bottom w:val="single" w:sz="4" w:space="0" w:color="000000"/>
              <w:right w:val="single" w:sz="4" w:space="0" w:color="000000"/>
            </w:tcBorders>
            <w:vAlign w:val="center"/>
          </w:tcPr>
          <w:p w14:paraId="1ED2CA14" w14:textId="77777777" w:rsidR="00743B95" w:rsidRDefault="00890E0E">
            <w:pPr>
              <w:pStyle w:val="TableParagraph"/>
              <w:spacing w:before="60" w:after="60"/>
              <w:ind w:left="144" w:right="144"/>
              <w:rPr>
                <w:rFonts w:ascii="Arial" w:hAnsi="Arial" w:cs="Arial"/>
              </w:rPr>
            </w:pPr>
            <w:r>
              <w:rPr>
                <w:rFonts w:ascii="Arial" w:hAnsi="Arial" w:cs="Arial"/>
              </w:rPr>
              <w:t>A.CONNECT</w:t>
            </w:r>
          </w:p>
        </w:tc>
        <w:tc>
          <w:tcPr>
            <w:tcW w:w="6942" w:type="dxa"/>
            <w:tcBorders>
              <w:top w:val="single" w:sz="4" w:space="0" w:color="000000"/>
              <w:left w:val="single" w:sz="4" w:space="0" w:color="000000"/>
              <w:bottom w:val="single" w:sz="4" w:space="0" w:color="000000"/>
              <w:right w:val="single" w:sz="4" w:space="0" w:color="000000"/>
            </w:tcBorders>
          </w:tcPr>
          <w:p w14:paraId="179F1DE3" w14:textId="77777777" w:rsidR="00743B95" w:rsidRDefault="00890E0E">
            <w:pPr>
              <w:pStyle w:val="TableParagraph"/>
              <w:spacing w:before="60" w:after="60"/>
              <w:ind w:left="144" w:right="144"/>
              <w:rPr>
                <w:rFonts w:ascii="Arial" w:hAnsi="Arial" w:cs="Arial"/>
                <w:strike/>
              </w:rPr>
            </w:pPr>
            <w:r>
              <w:rPr>
                <w:rFonts w:ascii="Arial" w:hAnsi="Arial" w:cs="Arial"/>
              </w:rPr>
              <w:t>All connections to and from remote trusted IT systems and between separate parts of the TSF are physically and/or logically protected within the TOE environment to ensure the integrity and confidentiality of the data transmitted and to ensure the authenticity of the communication end points.</w:t>
            </w:r>
          </w:p>
        </w:tc>
      </w:tr>
    </w:tbl>
    <w:p w14:paraId="115C92B8" w14:textId="77777777" w:rsidR="00743B95" w:rsidRDefault="00890E0E">
      <w:pPr>
        <w:pStyle w:val="Heading1"/>
      </w:pPr>
      <w:bookmarkStart w:id="936" w:name="_Ref237676586"/>
      <w:bookmarkStart w:id="937" w:name="_Toc237563407"/>
      <w:bookmarkStart w:id="938" w:name="_Ref237676512"/>
      <w:bookmarkStart w:id="939" w:name="_Ref237676394"/>
      <w:bookmarkStart w:id="940" w:name="_Toc197502082"/>
      <w:r>
        <w:lastRenderedPageBreak/>
        <w:t>Security Objectives</w:t>
      </w:r>
      <w:bookmarkEnd w:id="902"/>
      <w:bookmarkEnd w:id="903"/>
      <w:bookmarkEnd w:id="904"/>
      <w:bookmarkEnd w:id="936"/>
      <w:bookmarkEnd w:id="937"/>
      <w:bookmarkEnd w:id="938"/>
      <w:bookmarkEnd w:id="939"/>
      <w:bookmarkEnd w:id="940"/>
      <w:r>
        <w:t xml:space="preserve"> </w:t>
      </w:r>
      <w:bookmarkEnd w:id="905"/>
      <w:bookmarkEnd w:id="906"/>
    </w:p>
    <w:p w14:paraId="27754C0D" w14:textId="77777777" w:rsidR="00743B95" w:rsidRDefault="00890E0E">
      <w:r>
        <w:t>This section identifies the security objectives of the TOE and its supporting environment.</w:t>
      </w:r>
    </w:p>
    <w:p w14:paraId="59F352D5" w14:textId="77777777" w:rsidR="00743B95" w:rsidRDefault="00890E0E">
      <w:r>
        <w:t>These security objectives identify the responsibilities of the TOE and its environment in meeting the security problem definition (SPD).</w:t>
      </w:r>
    </w:p>
    <w:p w14:paraId="66BD937D" w14:textId="77777777" w:rsidR="00743B95" w:rsidRDefault="00890E0E">
      <w:pPr>
        <w:pStyle w:val="Heading2"/>
      </w:pPr>
      <w:bookmarkStart w:id="941" w:name="_Toc197502083"/>
      <w:r>
        <w:t>TOE security objectives</w:t>
      </w:r>
      <w:bookmarkEnd w:id="941"/>
    </w:p>
    <w:p w14:paraId="11D001A6" w14:textId="77777777" w:rsidR="00743B95" w:rsidRDefault="00890E0E">
      <w:pPr>
        <w:pStyle w:val="Heading3"/>
      </w:pPr>
      <w:bookmarkStart w:id="942" w:name="_Toc197502084"/>
      <w:proofErr w:type="gramStart"/>
      <w:r>
        <w:t>O.ADMIN</w:t>
      </w:r>
      <w:proofErr w:type="gramEnd"/>
      <w:r>
        <w:t>_ROLE</w:t>
      </w:r>
      <w:bookmarkEnd w:id="942"/>
    </w:p>
    <w:p w14:paraId="73DBEB9C" w14:textId="77777777" w:rsidR="00743B95" w:rsidRDefault="00890E0E">
      <w:r>
        <w:t>The TOE shall provide roles that allow only authorized users to have access to administrative privileges that are specific to the role.</w:t>
      </w:r>
    </w:p>
    <w:p w14:paraId="56EAA340" w14:textId="77777777" w:rsidR="00743B95" w:rsidRDefault="00890E0E">
      <w:pPr>
        <w:pStyle w:val="Heading3"/>
      </w:pPr>
      <w:bookmarkStart w:id="943" w:name="_Toc197502085"/>
      <w:proofErr w:type="gramStart"/>
      <w:r>
        <w:t>O.AUDIT</w:t>
      </w:r>
      <w:proofErr w:type="gramEnd"/>
      <w:r>
        <w:t>_GENERATION</w:t>
      </w:r>
      <w:bookmarkEnd w:id="943"/>
    </w:p>
    <w:p w14:paraId="0285B787" w14:textId="77777777" w:rsidR="00743B95" w:rsidRDefault="00890E0E">
      <w:r>
        <w:t xml:space="preserve">The TOE shall provide the capability to </w:t>
      </w:r>
      <w:proofErr w:type="gramStart"/>
      <w:r>
        <w:t>detect</w:t>
      </w:r>
      <w:proofErr w:type="gramEnd"/>
      <w:r>
        <w:t xml:space="preserve"> and create/generate records of security relevant events associated with users.</w:t>
      </w:r>
    </w:p>
    <w:p w14:paraId="5EDE7162" w14:textId="77777777" w:rsidR="00743B95" w:rsidRDefault="00890E0E">
      <w:pPr>
        <w:pStyle w:val="Heading3"/>
      </w:pPr>
      <w:bookmarkStart w:id="944" w:name="_Toc197502086"/>
      <w:proofErr w:type="gramStart"/>
      <w:r>
        <w:t>O.DISCRETIONARY</w:t>
      </w:r>
      <w:proofErr w:type="gramEnd"/>
      <w:r>
        <w:t>_ACCESS</w:t>
      </w:r>
      <w:bookmarkEnd w:id="944"/>
    </w:p>
    <w:p w14:paraId="16B0B76A" w14:textId="77777777" w:rsidR="00743B95" w:rsidRDefault="00890E0E">
      <w:r>
        <w:t>The TSF shall control access of subjects and/or users to named resources based on identity of the object, subject, or user. The TSF shall allow authorized users to specify for each access mode which users/subjects are allowed to access a specific named object in that access mode.</w:t>
      </w:r>
    </w:p>
    <w:p w14:paraId="14791CD3" w14:textId="77777777" w:rsidR="00743B95" w:rsidRDefault="00890E0E">
      <w:pPr>
        <w:pStyle w:val="Heading3"/>
      </w:pPr>
      <w:bookmarkStart w:id="945" w:name="_Toc197502087"/>
      <w:r>
        <w:t>O.I&amp;A</w:t>
      </w:r>
      <w:bookmarkEnd w:id="945"/>
    </w:p>
    <w:p w14:paraId="055390CA" w14:textId="77777777" w:rsidR="00743B95" w:rsidRDefault="00890E0E">
      <w:r>
        <w:t>The TOE shall ensure that users are authenticated before the TOE processes any actions that require authentication.</w:t>
      </w:r>
    </w:p>
    <w:p w14:paraId="71E64975" w14:textId="77777777" w:rsidR="00743B95" w:rsidRDefault="00890E0E">
      <w:pPr>
        <w:pStyle w:val="Heading3"/>
      </w:pPr>
      <w:bookmarkStart w:id="946" w:name="_Toc197502088"/>
      <w:proofErr w:type="gramStart"/>
      <w:r>
        <w:t>O.MANAGE</w:t>
      </w:r>
      <w:bookmarkEnd w:id="946"/>
      <w:proofErr w:type="gramEnd"/>
    </w:p>
    <w:p w14:paraId="2A9CF090" w14:textId="77777777" w:rsidR="00743B95" w:rsidRDefault="00890E0E">
      <w:r>
        <w:t xml:space="preserve">The TSF shall provide all the functions and facilities necessary to manage TOE security </w:t>
      </w:r>
      <w:proofErr w:type="gramStart"/>
      <w:r>
        <w:t>mechanisms, and</w:t>
      </w:r>
      <w:proofErr w:type="gramEnd"/>
      <w:r>
        <w:t xml:space="preserve"> shall restrict such management actions to authorized users.</w:t>
      </w:r>
    </w:p>
    <w:p w14:paraId="61C57CE2" w14:textId="77777777" w:rsidR="00743B95" w:rsidRDefault="00890E0E">
      <w:pPr>
        <w:pStyle w:val="Heading3"/>
      </w:pPr>
      <w:bookmarkStart w:id="947" w:name="_Toc197502089"/>
      <w:proofErr w:type="gramStart"/>
      <w:r>
        <w:t>O.RESIDUAL</w:t>
      </w:r>
      <w:proofErr w:type="gramEnd"/>
      <w:r>
        <w:t>_INFORMATION</w:t>
      </w:r>
      <w:bookmarkEnd w:id="947"/>
    </w:p>
    <w:p w14:paraId="7054C942" w14:textId="77777777" w:rsidR="00743B95" w:rsidRDefault="00890E0E">
      <w:r>
        <w:t>The TOE shall ensure that any information contained in a protected resource within its control is not inappropriately disclosed when the resource is reallocated.</w:t>
      </w:r>
    </w:p>
    <w:p w14:paraId="7FB9DD09" w14:textId="77777777" w:rsidR="00743B95" w:rsidRDefault="00890E0E">
      <w:pPr>
        <w:pStyle w:val="Heading3"/>
      </w:pPr>
      <w:bookmarkStart w:id="948" w:name="_Toc197502090"/>
      <w:r>
        <w:t>O.TOE_ACCESS</w:t>
      </w:r>
      <w:bookmarkEnd w:id="948"/>
    </w:p>
    <w:p w14:paraId="1861B069" w14:textId="77777777" w:rsidR="00743B95" w:rsidRDefault="00890E0E">
      <w:r>
        <w:t>The TOE shall provide functionality that controls a user's logical access to user data and to the TSF.</w:t>
      </w:r>
    </w:p>
    <w:p w14:paraId="76B975A5" w14:textId="77777777" w:rsidR="00743B95" w:rsidRDefault="00890E0E">
      <w:pPr>
        <w:pStyle w:val="Heading2"/>
        <w:rPr>
          <w:lang w:val="en-US"/>
        </w:rPr>
      </w:pPr>
      <w:bookmarkStart w:id="949" w:name="_Toc2887851"/>
      <w:bookmarkStart w:id="950" w:name="_Toc2887852"/>
      <w:bookmarkStart w:id="951" w:name="_Toc210015168"/>
      <w:bookmarkStart w:id="952" w:name="_Toc234034166"/>
      <w:bookmarkStart w:id="953" w:name="_Toc360632734"/>
      <w:bookmarkStart w:id="954" w:name="_Toc237563413"/>
      <w:bookmarkStart w:id="955" w:name="_Ref223500190"/>
      <w:bookmarkStart w:id="956" w:name="_Ref224098534"/>
      <w:bookmarkStart w:id="957" w:name="_Toc197502091"/>
      <w:bookmarkEnd w:id="949"/>
      <w:bookmarkEnd w:id="950"/>
      <w:r>
        <w:rPr>
          <w:lang w:val="en-US"/>
        </w:rPr>
        <w:lastRenderedPageBreak/>
        <w:t>Security Objectives for the Operational Environment</w:t>
      </w:r>
      <w:bookmarkEnd w:id="951"/>
      <w:bookmarkEnd w:id="952"/>
      <w:bookmarkEnd w:id="953"/>
      <w:bookmarkEnd w:id="954"/>
      <w:bookmarkEnd w:id="955"/>
      <w:bookmarkEnd w:id="956"/>
      <w:bookmarkEnd w:id="957"/>
    </w:p>
    <w:p w14:paraId="43E34269" w14:textId="77777777" w:rsidR="00743B95" w:rsidRDefault="00890E0E">
      <w:pPr>
        <w:pStyle w:val="Heading3"/>
        <w:rPr>
          <w:lang w:val="en-US"/>
        </w:rPr>
      </w:pPr>
      <w:bookmarkStart w:id="958" w:name="_Toc237563414"/>
      <w:bookmarkStart w:id="959" w:name="_Toc360632735"/>
      <w:bookmarkStart w:id="960" w:name="_Toc197502092"/>
      <w:r>
        <w:rPr>
          <w:lang w:val="en-US"/>
        </w:rPr>
        <w:t>OE.ADMIN</w:t>
      </w:r>
      <w:bookmarkEnd w:id="960"/>
    </w:p>
    <w:p w14:paraId="00779F93" w14:textId="77777777" w:rsidR="00743B95" w:rsidRDefault="00890E0E">
      <w:r>
        <w:t>Those responsible for the TOE are competent and trustworthy individuals, capable of managing the TOE and the security of the information it contains.</w:t>
      </w:r>
    </w:p>
    <w:p w14:paraId="08316D53" w14:textId="77777777" w:rsidR="00743B95" w:rsidRDefault="00890E0E">
      <w:pPr>
        <w:pStyle w:val="Heading3"/>
        <w:rPr>
          <w:lang w:val="en-US"/>
        </w:rPr>
      </w:pPr>
      <w:bookmarkStart w:id="961" w:name="_Toc197502093"/>
      <w:r>
        <w:rPr>
          <w:lang w:val="en-US"/>
        </w:rPr>
        <w:t>OE.INFO_PROTECT</w:t>
      </w:r>
      <w:bookmarkEnd w:id="961"/>
    </w:p>
    <w:p w14:paraId="6B3BAEFD" w14:textId="77777777" w:rsidR="00743B95" w:rsidRDefault="00890E0E">
      <w:r>
        <w:t>Those responsible for the TOE shall establish and implement procedures to ensure that information is protected in an appropriate manner. In particular:</w:t>
      </w:r>
    </w:p>
    <w:p w14:paraId="6BB52132" w14:textId="77777777" w:rsidR="00743B95" w:rsidRDefault="00890E0E">
      <w:pPr>
        <w:pStyle w:val="ListParagraph"/>
        <w:numPr>
          <w:ilvl w:val="0"/>
          <w:numId w:val="32"/>
        </w:numPr>
      </w:pPr>
      <w:r>
        <w:t>All network and peripheral cabling shall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p w14:paraId="1EC7785F" w14:textId="77777777" w:rsidR="00743B95" w:rsidRDefault="00890E0E">
      <w:pPr>
        <w:pStyle w:val="ListParagraph"/>
        <w:numPr>
          <w:ilvl w:val="0"/>
          <w:numId w:val="32"/>
        </w:numPr>
      </w:pPr>
      <w:r>
        <w:t>DAC protections on security-relevant files (such as audit trails and authorization databases) shall always be set up correctly.</w:t>
      </w:r>
    </w:p>
    <w:p w14:paraId="65619C11" w14:textId="77777777" w:rsidR="00743B95" w:rsidRDefault="00890E0E">
      <w:pPr>
        <w:pStyle w:val="ListParagraph"/>
        <w:numPr>
          <w:ilvl w:val="0"/>
          <w:numId w:val="32"/>
        </w:numPr>
      </w:pPr>
      <w:r>
        <w:t>Users are authorized to access parts of the data managed by the TOE and are trained to exercise control over their own data.</w:t>
      </w:r>
    </w:p>
    <w:p w14:paraId="6CAD23EC" w14:textId="77777777" w:rsidR="00743B95" w:rsidRDefault="00890E0E">
      <w:pPr>
        <w:pStyle w:val="Heading3"/>
        <w:rPr>
          <w:lang w:val="en-US"/>
        </w:rPr>
      </w:pPr>
      <w:bookmarkStart w:id="962" w:name="_Toc197502094"/>
      <w:r>
        <w:rPr>
          <w:lang w:val="en-US"/>
        </w:rPr>
        <w:t>OE.NO_GENERAL_ PURPOSE</w:t>
      </w:r>
      <w:bookmarkEnd w:id="962"/>
    </w:p>
    <w:p w14:paraId="4947F637" w14:textId="77777777" w:rsidR="00743B95" w:rsidRDefault="00890E0E">
      <w:r>
        <w:t>There shall be no general-purpose computing capabilities (e.g., compilers or user applications) available on DBMS servers, other than those services necessary for the operation, administration, and support of the DBMS.</w:t>
      </w:r>
    </w:p>
    <w:p w14:paraId="68BD81F5" w14:textId="77777777" w:rsidR="00743B95" w:rsidRDefault="00890E0E">
      <w:pPr>
        <w:pStyle w:val="Heading3"/>
        <w:rPr>
          <w:lang w:val="en-US"/>
        </w:rPr>
      </w:pPr>
      <w:bookmarkStart w:id="963" w:name="_Toc197502095"/>
      <w:r>
        <w:rPr>
          <w:lang w:val="en-US"/>
        </w:rPr>
        <w:t>OE.PHYSICAL</w:t>
      </w:r>
      <w:bookmarkEnd w:id="963"/>
    </w:p>
    <w:p w14:paraId="492F7603" w14:textId="77777777" w:rsidR="00743B95" w:rsidRDefault="00890E0E">
      <w:r>
        <w:t>Those responsible for the TOE shall ensure that those parts of the TOE critical to enforcement of the security policy are protected from physical attack that might compromise IT security objectives. The protection shall be commensurate with the value of the IT assets protected by the TOE.</w:t>
      </w:r>
    </w:p>
    <w:p w14:paraId="3CCF1B0B" w14:textId="77777777" w:rsidR="00743B95" w:rsidRDefault="00890E0E">
      <w:pPr>
        <w:pStyle w:val="Heading2"/>
        <w:rPr>
          <w:lang w:val="en-US"/>
        </w:rPr>
      </w:pPr>
      <w:bookmarkStart w:id="964" w:name="_Toc197502096"/>
      <w:r>
        <w:rPr>
          <w:lang w:val="en-US"/>
        </w:rPr>
        <w:t>Security Objectives for the Operational IT Environment</w:t>
      </w:r>
      <w:bookmarkEnd w:id="964"/>
    </w:p>
    <w:p w14:paraId="704D598C" w14:textId="77777777" w:rsidR="00743B95" w:rsidRDefault="00890E0E">
      <w:pPr>
        <w:pStyle w:val="Heading3"/>
        <w:rPr>
          <w:lang w:val="en-US"/>
        </w:rPr>
      </w:pPr>
      <w:bookmarkStart w:id="965" w:name="_Toc197502097"/>
      <w:r>
        <w:rPr>
          <w:lang w:val="en-US"/>
        </w:rPr>
        <w:t>OE.IT_I&amp;A</w:t>
      </w:r>
      <w:bookmarkEnd w:id="965"/>
    </w:p>
    <w:p w14:paraId="627146EB" w14:textId="77777777" w:rsidR="00743B95" w:rsidRDefault="00890E0E">
      <w:r>
        <w:t>Any information provided by a trusted entity in the environment and used to support user authentication and authorization used by the TOE is correct and up to date.</w:t>
      </w:r>
    </w:p>
    <w:p w14:paraId="2EBA9757" w14:textId="77777777" w:rsidR="00743B95" w:rsidRDefault="00890E0E">
      <w:pPr>
        <w:pStyle w:val="Heading3"/>
        <w:rPr>
          <w:lang w:val="en-US"/>
        </w:rPr>
      </w:pPr>
      <w:bookmarkStart w:id="966" w:name="_Toc197502098"/>
      <w:r>
        <w:rPr>
          <w:lang w:val="en-US"/>
        </w:rPr>
        <w:t>OE.IT_TRUSTED_SYSTEM</w:t>
      </w:r>
      <w:bookmarkEnd w:id="966"/>
      <w:r>
        <w:rPr>
          <w:lang w:val="en-US"/>
        </w:rPr>
        <w:tab/>
      </w:r>
    </w:p>
    <w:p w14:paraId="474CA2A5" w14:textId="77777777" w:rsidR="00743B95" w:rsidRDefault="00890E0E">
      <w:r>
        <w:t xml:space="preserve">External IT systems may be required by the TOE for the enforcement of the security policy. These external trusted IT systems shall be managed according to known, accepted, and trusted policies based on the same rules and policies applicable to the </w:t>
      </w:r>
      <w:r>
        <w:lastRenderedPageBreak/>
        <w:t>TOE, and are physically and shall be sufficiently protected from any attack that may cause those functions to provide false results.</w:t>
      </w:r>
      <w:bookmarkEnd w:id="958"/>
      <w:bookmarkEnd w:id="959"/>
    </w:p>
    <w:p w14:paraId="62087D10" w14:textId="77777777" w:rsidR="00743B95" w:rsidRDefault="00890E0E">
      <w:pPr>
        <w:pStyle w:val="Heading1"/>
        <w:rPr>
          <w:lang w:val="en-US"/>
        </w:rPr>
      </w:pPr>
      <w:bookmarkStart w:id="967" w:name="_Toc238795193"/>
      <w:bookmarkStart w:id="968" w:name="_Toc238620547"/>
      <w:bookmarkStart w:id="969" w:name="_Toc238820522"/>
      <w:bookmarkStart w:id="970" w:name="_Toc238795197"/>
      <w:bookmarkStart w:id="971" w:name="_Toc238787326"/>
      <w:bookmarkStart w:id="972" w:name="_Toc238620496"/>
      <w:bookmarkStart w:id="973" w:name="_Toc238820526"/>
      <w:bookmarkStart w:id="974" w:name="_Toc360632736"/>
      <w:bookmarkStart w:id="975" w:name="_Ref360622478"/>
      <w:bookmarkStart w:id="976" w:name="_Ref393713300"/>
      <w:bookmarkStart w:id="977" w:name="_Toc237563417"/>
      <w:bookmarkStart w:id="978" w:name="_Toc197502099"/>
      <w:bookmarkEnd w:id="967"/>
      <w:bookmarkEnd w:id="968"/>
      <w:bookmarkEnd w:id="969"/>
      <w:bookmarkEnd w:id="970"/>
      <w:bookmarkEnd w:id="971"/>
      <w:bookmarkEnd w:id="972"/>
      <w:bookmarkEnd w:id="973"/>
      <w:r>
        <w:rPr>
          <w:lang w:val="en-US"/>
        </w:rPr>
        <w:lastRenderedPageBreak/>
        <w:t>Security Functional Requirements</w:t>
      </w:r>
      <w:bookmarkEnd w:id="974"/>
      <w:bookmarkEnd w:id="975"/>
      <w:bookmarkEnd w:id="976"/>
      <w:bookmarkEnd w:id="977"/>
      <w:bookmarkEnd w:id="978"/>
    </w:p>
    <w:p w14:paraId="7AB2C8F1" w14:textId="77777777" w:rsidR="00743B95" w:rsidRDefault="00890E0E">
      <w:bookmarkStart w:id="979" w:name="_Ref225049247"/>
      <w:bookmarkStart w:id="980" w:name="_Toc234034184"/>
      <w:r>
        <w:t xml:space="preserve">The individual security functional requirements are specified in the sections below. </w:t>
      </w:r>
      <w:bookmarkStart w:id="981" w:name="_Ref224120663"/>
      <w:bookmarkStart w:id="982" w:name="_Ref224098505"/>
      <w:bookmarkStart w:id="983" w:name="_Toc210015172"/>
      <w:bookmarkStart w:id="984" w:name="_Ref224098502"/>
      <w:bookmarkStart w:id="985" w:name="_Toc237563419"/>
      <w:bookmarkEnd w:id="979"/>
      <w:bookmarkEnd w:id="980"/>
    </w:p>
    <w:p w14:paraId="37D3C89A" w14:textId="77777777" w:rsidR="00743B95" w:rsidRDefault="00890E0E">
      <w:pPr>
        <w:pStyle w:val="Heading2"/>
      </w:pPr>
      <w:bookmarkStart w:id="986" w:name="_Toc197502100"/>
      <w:r>
        <w:t>Class: Security Audit (FAU)</w:t>
      </w:r>
      <w:bookmarkEnd w:id="986"/>
    </w:p>
    <w:p w14:paraId="52C389F2" w14:textId="77777777" w:rsidR="00743B95" w:rsidRDefault="00890E0E">
      <w:pPr>
        <w:pStyle w:val="Heading3"/>
      </w:pPr>
      <w:bookmarkStart w:id="987" w:name="_Toc197502101"/>
      <w:r>
        <w:t>Audit Data Generation (FAU_GEN)</w:t>
      </w:r>
      <w:bookmarkEnd w:id="987"/>
    </w:p>
    <w:p w14:paraId="328FE620" w14:textId="77777777" w:rsidR="00743B95" w:rsidRDefault="00890E0E">
      <w:pPr>
        <w:pStyle w:val="SFR-Heading"/>
      </w:pPr>
      <w:bookmarkStart w:id="988" w:name="_Toc197502102"/>
      <w:r>
        <w:t>FAU_GEN.1 Audit data generation</w:t>
      </w:r>
      <w:bookmarkEnd w:id="988"/>
      <w:r>
        <w:t xml:space="preserve"> </w:t>
      </w:r>
    </w:p>
    <w:p w14:paraId="557C31F7" w14:textId="77777777" w:rsidR="00743B95" w:rsidRDefault="00890E0E">
      <w:pPr>
        <w:pStyle w:val="Heading4"/>
        <w:numPr>
          <w:ilvl w:val="0"/>
          <w:numId w:val="0"/>
        </w:numPr>
        <w:rPr>
          <w:lang w:val="en-US"/>
        </w:rPr>
      </w:pPr>
      <w:bookmarkStart w:id="989" w:name="_Toc197502103"/>
      <w:r>
        <w:rPr>
          <w:lang w:val="en-US"/>
        </w:rPr>
        <w:t>FAU_GEN.1.1</w:t>
      </w:r>
      <w:bookmarkEnd w:id="989"/>
      <w:r>
        <w:rPr>
          <w:lang w:val="en-US"/>
        </w:rPr>
        <w:t xml:space="preserve"> </w:t>
      </w:r>
    </w:p>
    <w:p w14:paraId="1895B07E" w14:textId="77777777" w:rsidR="00743B95" w:rsidRDefault="00890E0E">
      <w:r>
        <w:t>The TSF shall be able to generate an audit record of the following auditable events:</w:t>
      </w:r>
    </w:p>
    <w:p w14:paraId="41A08A7F" w14:textId="77777777" w:rsidR="00743B95" w:rsidRDefault="00890E0E">
      <w:pPr>
        <w:pStyle w:val="ListParagraph"/>
        <w:numPr>
          <w:ilvl w:val="0"/>
          <w:numId w:val="33"/>
        </w:numPr>
      </w:pPr>
      <w:r>
        <w:t>Start-up and shutdown of the audit functions;</w:t>
      </w:r>
    </w:p>
    <w:p w14:paraId="46EDF0DE" w14:textId="77777777" w:rsidR="00743B95" w:rsidRDefault="00890E0E">
      <w:pPr>
        <w:pStyle w:val="ListParagraph"/>
        <w:numPr>
          <w:ilvl w:val="0"/>
          <w:numId w:val="33"/>
        </w:numPr>
      </w:pPr>
      <w:r>
        <w:t xml:space="preserve">All auditable events for the </w:t>
      </w:r>
      <w:r>
        <w:rPr>
          <w:i/>
        </w:rPr>
        <w:t>minimum</w:t>
      </w:r>
      <w:r>
        <w:t xml:space="preserve"> level of audit </w:t>
      </w:r>
      <w:r>
        <w:rPr>
          <w:b/>
        </w:rPr>
        <w:t>listed in</w:t>
      </w:r>
      <w:r>
        <w:t xml:space="preserve"> </w:t>
      </w:r>
      <w:r>
        <w:rPr>
          <w:b/>
        </w:rPr>
        <w:fldChar w:fldCharType="begin"/>
      </w:r>
      <w:r>
        <w:rPr>
          <w:b/>
        </w:rPr>
        <w:instrText xml:space="preserve"> REF _Ref388019097 \h  \* MERGEFORMAT </w:instrText>
      </w:r>
      <w:r>
        <w:rPr>
          <w:b/>
        </w:rPr>
      </w:r>
      <w:r>
        <w:rPr>
          <w:b/>
        </w:rPr>
        <w:fldChar w:fldCharType="separate"/>
      </w:r>
      <w:r>
        <w:rPr>
          <w:b/>
        </w:rPr>
        <w:t>Table 4: Auditable Events</w:t>
      </w:r>
      <w:r>
        <w:rPr>
          <w:b/>
        </w:rPr>
        <w:fldChar w:fldCharType="end"/>
      </w:r>
      <w:r>
        <w:t xml:space="preserve">; and </w:t>
      </w:r>
    </w:p>
    <w:p w14:paraId="313E6079" w14:textId="77777777" w:rsidR="00743B95" w:rsidRDefault="00890E0E">
      <w:pPr>
        <w:pStyle w:val="ListParagraph"/>
        <w:numPr>
          <w:ilvl w:val="0"/>
          <w:numId w:val="33"/>
        </w:numPr>
      </w:pPr>
      <w:r>
        <w:t>[Start-up and shutdown of the DBMS; and</w:t>
      </w:r>
    </w:p>
    <w:p w14:paraId="4107C40B" w14:textId="77777777" w:rsidR="00743B95" w:rsidRDefault="00890E0E">
      <w:pPr>
        <w:pStyle w:val="ListParagraph"/>
        <w:numPr>
          <w:ilvl w:val="0"/>
          <w:numId w:val="33"/>
        </w:numPr>
      </w:pPr>
      <w:r>
        <w:t>Use of special permissions (e.g., those often used by authorized administrators to circumvent access control policies).]</w:t>
      </w:r>
    </w:p>
    <w:p w14:paraId="61F8BBC7" w14:textId="77777777" w:rsidR="00743B95" w:rsidRDefault="00890E0E">
      <w:pPr>
        <w:pStyle w:val="Heading5"/>
      </w:pPr>
      <w:r>
        <w:t xml:space="preserve">FAU_GEN.1.2 </w:t>
      </w:r>
    </w:p>
    <w:p w14:paraId="1E489CB5" w14:textId="77777777" w:rsidR="00743B95" w:rsidRDefault="00890E0E">
      <w:r>
        <w:t>The TSF shall record within each audit record at least the following information:</w:t>
      </w:r>
    </w:p>
    <w:p w14:paraId="62B0964E" w14:textId="77777777" w:rsidR="00743B95" w:rsidRDefault="00890E0E">
      <w:pPr>
        <w:pStyle w:val="ListParagraph"/>
        <w:numPr>
          <w:ilvl w:val="0"/>
          <w:numId w:val="34"/>
        </w:numPr>
      </w:pPr>
      <w:r>
        <w:t>Date and time of the event, type of event, subject identity (if applicable), and the outcome (success or failure) of the event; and</w:t>
      </w:r>
    </w:p>
    <w:p w14:paraId="2B832446" w14:textId="77777777" w:rsidR="00743B95" w:rsidRDefault="00890E0E">
      <w:pPr>
        <w:pStyle w:val="ListParagraph"/>
        <w:numPr>
          <w:ilvl w:val="0"/>
          <w:numId w:val="34"/>
        </w:numPr>
      </w:pPr>
      <w:r>
        <w:t xml:space="preserve">For each audit event type, based on the auditable event definitions of the functional components included in the cPP/ST, [information specified in column three of </w:t>
      </w:r>
      <w:r>
        <w:fldChar w:fldCharType="begin"/>
      </w:r>
      <w:r>
        <w:instrText xml:space="preserve"> REF _Ref388019097 \h  \* MERGEFORMAT </w:instrText>
      </w:r>
      <w:r>
        <w:fldChar w:fldCharType="separate"/>
      </w:r>
      <w:r>
        <w:t>Table 4: Auditable Events</w:t>
      </w:r>
      <w:r>
        <w:fldChar w:fldCharType="end"/>
      </w:r>
      <w:r>
        <w:t>].</w:t>
      </w:r>
    </w:p>
    <w:p w14:paraId="61136785" w14:textId="77777777" w:rsidR="00743B95" w:rsidRDefault="00890E0E">
      <w:pPr>
        <w:pStyle w:val="ApplicationNote"/>
        <w:ind w:left="2160" w:hanging="2160"/>
      </w:pPr>
      <w:r>
        <w:t>In column 3 of the table below, “Additional Audit Record Contents” is used to designate data that should be included in the audit record if it “makes sense” in the context of the event which generates the record. If no other information is required (other than that listed in item a) above) for a particular auditable event type, then an assignment of “none” is acceptable.</w:t>
      </w:r>
    </w:p>
    <w:p w14:paraId="40774E34" w14:textId="77777777" w:rsidR="00743B95" w:rsidRDefault="00890E0E">
      <w:pPr>
        <w:pStyle w:val="Caption"/>
      </w:pPr>
      <w:bookmarkStart w:id="990" w:name="_bookmark27"/>
      <w:bookmarkStart w:id="991" w:name="_Ref388019097"/>
      <w:bookmarkStart w:id="992" w:name="_Toc396393000"/>
      <w:bookmarkStart w:id="993" w:name="_Toc402964565"/>
      <w:bookmarkStart w:id="994" w:name="_Toc121810976"/>
      <w:bookmarkStart w:id="995" w:name="_Toc429567150"/>
      <w:bookmarkEnd w:id="990"/>
      <w:r>
        <w:t xml:space="preserve">Table </w:t>
      </w:r>
      <w:r>
        <w:fldChar w:fldCharType="begin"/>
      </w:r>
      <w:r>
        <w:instrText xml:space="preserve">SEQ Table \* ARABIC </w:instrText>
      </w:r>
      <w:r>
        <w:fldChar w:fldCharType="separate"/>
      </w:r>
      <w:r>
        <w:t>4</w:t>
      </w:r>
      <w:r>
        <w:fldChar w:fldCharType="end"/>
      </w:r>
      <w:r>
        <w:t>: Auditable Events</w:t>
      </w:r>
      <w:bookmarkEnd w:id="991"/>
      <w:bookmarkEnd w:id="992"/>
      <w:bookmarkEnd w:id="993"/>
      <w:bookmarkEnd w:id="994"/>
      <w:bookmarkEnd w:id="995"/>
    </w:p>
    <w:tbl>
      <w:tblPr>
        <w:tblW w:w="8012" w:type="dxa"/>
        <w:tblInd w:w="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40"/>
        <w:gridCol w:w="2880"/>
        <w:gridCol w:w="2792"/>
      </w:tblGrid>
      <w:tr w:rsidR="00743B95" w14:paraId="419B90ED" w14:textId="77777777">
        <w:trPr>
          <w:cantSplit/>
          <w:tblHeader/>
        </w:trPr>
        <w:tc>
          <w:tcPr>
            <w:tcW w:w="2340" w:type="dxa"/>
            <w:shd w:val="clear" w:color="auto" w:fill="D6E3BC" w:themeFill="accent3" w:themeFillTint="66"/>
          </w:tcPr>
          <w:p w14:paraId="3C000884" w14:textId="77777777" w:rsidR="00743B95" w:rsidRDefault="00890E0E">
            <w:pPr>
              <w:pStyle w:val="Tableheader"/>
              <w:ind w:left="144" w:right="144"/>
              <w:rPr>
                <w:rFonts w:cs="Arial"/>
                <w:szCs w:val="20"/>
              </w:rPr>
            </w:pPr>
            <w:r>
              <w:rPr>
                <w:rFonts w:cs="Arial"/>
                <w:szCs w:val="20"/>
              </w:rPr>
              <w:t>Column 1:</w:t>
            </w:r>
          </w:p>
          <w:p w14:paraId="685391CF" w14:textId="77777777" w:rsidR="00743B95" w:rsidRDefault="00890E0E">
            <w:pPr>
              <w:pStyle w:val="Tableheader"/>
              <w:ind w:left="144" w:right="144"/>
              <w:rPr>
                <w:rFonts w:cs="Arial"/>
                <w:szCs w:val="20"/>
              </w:rPr>
            </w:pPr>
            <w:r>
              <w:rPr>
                <w:rFonts w:cs="Arial"/>
                <w:szCs w:val="20"/>
              </w:rPr>
              <w:t>Security Functional Requirement</w:t>
            </w:r>
          </w:p>
        </w:tc>
        <w:tc>
          <w:tcPr>
            <w:tcW w:w="2880" w:type="dxa"/>
            <w:shd w:val="clear" w:color="auto" w:fill="D6E3BC" w:themeFill="accent3" w:themeFillTint="66"/>
          </w:tcPr>
          <w:p w14:paraId="690D9494" w14:textId="77777777" w:rsidR="00743B95" w:rsidRDefault="00890E0E">
            <w:pPr>
              <w:pStyle w:val="Tableheader"/>
              <w:ind w:left="144" w:right="144"/>
              <w:rPr>
                <w:rFonts w:cs="Arial"/>
                <w:szCs w:val="20"/>
              </w:rPr>
            </w:pPr>
            <w:r>
              <w:rPr>
                <w:rFonts w:cs="Arial"/>
                <w:szCs w:val="20"/>
              </w:rPr>
              <w:t>Column 2:</w:t>
            </w:r>
          </w:p>
          <w:p w14:paraId="4909DE90" w14:textId="77777777" w:rsidR="00743B95" w:rsidRDefault="00890E0E">
            <w:pPr>
              <w:pStyle w:val="Tableheader"/>
              <w:ind w:left="144" w:right="144"/>
              <w:rPr>
                <w:rFonts w:cs="Arial"/>
                <w:szCs w:val="20"/>
              </w:rPr>
            </w:pPr>
            <w:r>
              <w:rPr>
                <w:rFonts w:cs="Arial"/>
                <w:szCs w:val="20"/>
              </w:rPr>
              <w:t>Auditable Event(s)</w:t>
            </w:r>
          </w:p>
        </w:tc>
        <w:tc>
          <w:tcPr>
            <w:tcW w:w="2792" w:type="dxa"/>
            <w:shd w:val="clear" w:color="auto" w:fill="D6E3BC" w:themeFill="accent3" w:themeFillTint="66"/>
          </w:tcPr>
          <w:p w14:paraId="1AAC0A43" w14:textId="77777777" w:rsidR="00743B95" w:rsidRDefault="00890E0E">
            <w:pPr>
              <w:pStyle w:val="Tableheader"/>
              <w:ind w:left="144" w:right="144"/>
              <w:rPr>
                <w:rFonts w:cs="Arial"/>
                <w:szCs w:val="20"/>
              </w:rPr>
            </w:pPr>
            <w:r>
              <w:rPr>
                <w:rFonts w:cs="Arial"/>
                <w:szCs w:val="20"/>
              </w:rPr>
              <w:t>Column 3:</w:t>
            </w:r>
          </w:p>
          <w:p w14:paraId="55127EE9" w14:textId="77777777" w:rsidR="00743B95" w:rsidRDefault="00890E0E">
            <w:pPr>
              <w:pStyle w:val="Tableheader"/>
              <w:ind w:left="144" w:right="144"/>
              <w:rPr>
                <w:rFonts w:cs="Arial"/>
                <w:szCs w:val="20"/>
              </w:rPr>
            </w:pPr>
            <w:r>
              <w:rPr>
                <w:rFonts w:cs="Arial"/>
                <w:szCs w:val="20"/>
              </w:rPr>
              <w:t>Additional Audit Record Contents</w:t>
            </w:r>
          </w:p>
        </w:tc>
      </w:tr>
      <w:tr w:rsidR="00743B95" w14:paraId="2C909BD1" w14:textId="77777777">
        <w:trPr>
          <w:cantSplit/>
        </w:trPr>
        <w:tc>
          <w:tcPr>
            <w:tcW w:w="2340" w:type="dxa"/>
          </w:tcPr>
          <w:p w14:paraId="0813BD9A" w14:textId="77777777" w:rsidR="00743B95" w:rsidRDefault="00890E0E">
            <w:pPr>
              <w:pStyle w:val="TableEntry"/>
              <w:ind w:left="144" w:right="144"/>
              <w:rPr>
                <w:rFonts w:cs="Arial"/>
                <w:szCs w:val="20"/>
              </w:rPr>
            </w:pPr>
            <w:r>
              <w:rPr>
                <w:rFonts w:cs="Arial"/>
                <w:spacing w:val="-2"/>
                <w:szCs w:val="20"/>
              </w:rPr>
              <w:t>FAU_GEN.1</w:t>
            </w:r>
          </w:p>
        </w:tc>
        <w:tc>
          <w:tcPr>
            <w:tcW w:w="2880" w:type="dxa"/>
          </w:tcPr>
          <w:p w14:paraId="785D66D4" w14:textId="77777777" w:rsidR="00743B95" w:rsidRDefault="00890E0E">
            <w:pPr>
              <w:pStyle w:val="TableEntry"/>
              <w:ind w:left="144" w:right="144"/>
              <w:rPr>
                <w:rFonts w:cs="Arial"/>
                <w:szCs w:val="20"/>
              </w:rPr>
            </w:pPr>
            <w:r>
              <w:rPr>
                <w:rFonts w:cs="Arial"/>
                <w:szCs w:val="20"/>
              </w:rPr>
              <w:t>None</w:t>
            </w:r>
          </w:p>
        </w:tc>
        <w:tc>
          <w:tcPr>
            <w:tcW w:w="2792" w:type="dxa"/>
            <w:shd w:val="clear" w:color="auto" w:fill="auto"/>
          </w:tcPr>
          <w:p w14:paraId="323EC176" w14:textId="77777777" w:rsidR="00743B95" w:rsidRDefault="00890E0E">
            <w:pPr>
              <w:pStyle w:val="TableEntry"/>
              <w:ind w:left="144" w:right="144"/>
              <w:rPr>
                <w:rFonts w:cs="Arial"/>
                <w:szCs w:val="20"/>
              </w:rPr>
            </w:pPr>
            <w:r>
              <w:rPr>
                <w:rFonts w:cs="Arial"/>
                <w:szCs w:val="20"/>
              </w:rPr>
              <w:t>None</w:t>
            </w:r>
          </w:p>
        </w:tc>
      </w:tr>
      <w:tr w:rsidR="00743B95" w14:paraId="53485DC2" w14:textId="77777777">
        <w:trPr>
          <w:cantSplit/>
        </w:trPr>
        <w:tc>
          <w:tcPr>
            <w:tcW w:w="2340" w:type="dxa"/>
          </w:tcPr>
          <w:p w14:paraId="42B6737F" w14:textId="77777777" w:rsidR="00743B95" w:rsidRDefault="00890E0E">
            <w:pPr>
              <w:pStyle w:val="TableEntry"/>
              <w:ind w:left="144" w:right="144"/>
              <w:rPr>
                <w:rFonts w:cs="Arial"/>
                <w:szCs w:val="20"/>
              </w:rPr>
            </w:pPr>
            <w:r>
              <w:rPr>
                <w:rFonts w:cs="Arial"/>
                <w:spacing w:val="-2"/>
                <w:szCs w:val="20"/>
              </w:rPr>
              <w:t>F</w:t>
            </w:r>
            <w:r>
              <w:rPr>
                <w:rFonts w:cs="Arial"/>
                <w:szCs w:val="20"/>
              </w:rPr>
              <w:t>A</w:t>
            </w:r>
            <w:r>
              <w:rPr>
                <w:rFonts w:cs="Arial"/>
                <w:spacing w:val="-1"/>
                <w:szCs w:val="20"/>
              </w:rPr>
              <w:t>U</w:t>
            </w:r>
            <w:r>
              <w:rPr>
                <w:rFonts w:cs="Arial"/>
                <w:szCs w:val="20"/>
              </w:rPr>
              <w:t>_GEN.2</w:t>
            </w:r>
          </w:p>
        </w:tc>
        <w:tc>
          <w:tcPr>
            <w:tcW w:w="2880" w:type="dxa"/>
          </w:tcPr>
          <w:p w14:paraId="6C79AF6B" w14:textId="77777777" w:rsidR="00743B95" w:rsidRDefault="00890E0E">
            <w:pPr>
              <w:pStyle w:val="TableEntry"/>
              <w:ind w:left="144" w:right="144"/>
              <w:rPr>
                <w:rFonts w:cs="Arial"/>
                <w:szCs w:val="20"/>
              </w:rPr>
            </w:pPr>
            <w:r>
              <w:rPr>
                <w:rFonts w:cs="Arial"/>
                <w:szCs w:val="20"/>
              </w:rPr>
              <w:t>None</w:t>
            </w:r>
          </w:p>
        </w:tc>
        <w:tc>
          <w:tcPr>
            <w:tcW w:w="2792" w:type="dxa"/>
            <w:shd w:val="clear" w:color="auto" w:fill="auto"/>
          </w:tcPr>
          <w:p w14:paraId="134B8560" w14:textId="77777777" w:rsidR="00743B95" w:rsidRDefault="00890E0E">
            <w:pPr>
              <w:pStyle w:val="TableEntry"/>
              <w:ind w:left="144" w:right="144"/>
              <w:rPr>
                <w:rFonts w:cs="Arial"/>
                <w:szCs w:val="20"/>
              </w:rPr>
            </w:pPr>
            <w:r>
              <w:rPr>
                <w:rFonts w:cs="Arial"/>
                <w:szCs w:val="20"/>
              </w:rPr>
              <w:t>None</w:t>
            </w:r>
          </w:p>
        </w:tc>
      </w:tr>
      <w:tr w:rsidR="00743B95" w14:paraId="77DA35F1" w14:textId="77777777">
        <w:trPr>
          <w:cantSplit/>
        </w:trPr>
        <w:tc>
          <w:tcPr>
            <w:tcW w:w="2340" w:type="dxa"/>
          </w:tcPr>
          <w:p w14:paraId="1A41C9EC" w14:textId="77777777" w:rsidR="00743B95" w:rsidRDefault="00890E0E">
            <w:pPr>
              <w:pStyle w:val="TableEntry"/>
              <w:ind w:left="144" w:right="144"/>
              <w:rPr>
                <w:rFonts w:cs="Arial"/>
                <w:szCs w:val="20"/>
              </w:rPr>
            </w:pPr>
            <w:r>
              <w:rPr>
                <w:rFonts w:cs="Arial"/>
                <w:spacing w:val="-2"/>
                <w:szCs w:val="20"/>
              </w:rPr>
              <w:lastRenderedPageBreak/>
              <w:t>F</w:t>
            </w:r>
            <w:r>
              <w:rPr>
                <w:rFonts w:cs="Arial"/>
                <w:szCs w:val="20"/>
              </w:rPr>
              <w:t>A</w:t>
            </w:r>
            <w:r>
              <w:rPr>
                <w:rFonts w:cs="Arial"/>
                <w:spacing w:val="-1"/>
                <w:szCs w:val="20"/>
              </w:rPr>
              <w:t>U</w:t>
            </w:r>
            <w:r>
              <w:rPr>
                <w:rFonts w:cs="Arial"/>
                <w:szCs w:val="20"/>
              </w:rPr>
              <w:t>_SE</w:t>
            </w:r>
            <w:r>
              <w:rPr>
                <w:rFonts w:cs="Arial"/>
                <w:spacing w:val="-3"/>
                <w:szCs w:val="20"/>
              </w:rPr>
              <w:t>L</w:t>
            </w:r>
            <w:r>
              <w:rPr>
                <w:rFonts w:cs="Arial"/>
                <w:szCs w:val="20"/>
              </w:rPr>
              <w:t>.1</w:t>
            </w:r>
          </w:p>
        </w:tc>
        <w:tc>
          <w:tcPr>
            <w:tcW w:w="2880" w:type="dxa"/>
          </w:tcPr>
          <w:p w14:paraId="68EC3288" w14:textId="77777777" w:rsidR="00743B95" w:rsidRDefault="00890E0E">
            <w:pPr>
              <w:pStyle w:val="TableEntry"/>
              <w:ind w:left="144" w:right="144"/>
              <w:rPr>
                <w:rFonts w:cs="Arial"/>
                <w:szCs w:val="20"/>
              </w:rPr>
            </w:pPr>
            <w:r>
              <w:rPr>
                <w:rFonts w:cs="Arial"/>
                <w:szCs w:val="20"/>
              </w:rPr>
              <w:t>All modifi</w:t>
            </w:r>
            <w:r>
              <w:rPr>
                <w:rFonts w:cs="Arial"/>
                <w:spacing w:val="-1"/>
                <w:szCs w:val="20"/>
              </w:rPr>
              <w:t>ca</w:t>
            </w:r>
            <w:r>
              <w:rPr>
                <w:rFonts w:cs="Arial"/>
                <w:szCs w:val="20"/>
              </w:rPr>
              <w:t xml:space="preserve">tions to the </w:t>
            </w:r>
            <w:r>
              <w:rPr>
                <w:rFonts w:cs="Arial"/>
                <w:spacing w:val="-2"/>
                <w:szCs w:val="20"/>
              </w:rPr>
              <w:t>a</w:t>
            </w:r>
            <w:r>
              <w:rPr>
                <w:rFonts w:cs="Arial"/>
                <w:szCs w:val="20"/>
              </w:rPr>
              <w:t xml:space="preserve">udit </w:t>
            </w:r>
            <w:r>
              <w:rPr>
                <w:rFonts w:cs="Arial"/>
                <w:spacing w:val="-1"/>
                <w:szCs w:val="20"/>
              </w:rPr>
              <w:t>c</w:t>
            </w:r>
            <w:r>
              <w:rPr>
                <w:rFonts w:cs="Arial"/>
                <w:szCs w:val="20"/>
              </w:rPr>
              <w:t>onfi</w:t>
            </w:r>
            <w:r>
              <w:rPr>
                <w:rFonts w:cs="Arial"/>
                <w:spacing w:val="-3"/>
                <w:szCs w:val="20"/>
              </w:rPr>
              <w:t>g</w:t>
            </w:r>
            <w:r>
              <w:rPr>
                <w:rFonts w:cs="Arial"/>
                <w:spacing w:val="2"/>
                <w:szCs w:val="20"/>
              </w:rPr>
              <w:t>u</w:t>
            </w:r>
            <w:r>
              <w:rPr>
                <w:rFonts w:cs="Arial"/>
                <w:szCs w:val="20"/>
              </w:rPr>
              <w:t>r</w:t>
            </w:r>
            <w:r>
              <w:rPr>
                <w:rFonts w:cs="Arial"/>
                <w:spacing w:val="-2"/>
                <w:szCs w:val="20"/>
              </w:rPr>
              <w:t>a</w:t>
            </w:r>
            <w:r>
              <w:rPr>
                <w:rFonts w:cs="Arial"/>
                <w:szCs w:val="20"/>
              </w:rPr>
              <w:t>tion that oc</w:t>
            </w:r>
            <w:r>
              <w:rPr>
                <w:rFonts w:cs="Arial"/>
                <w:spacing w:val="-1"/>
                <w:szCs w:val="20"/>
              </w:rPr>
              <w:t>c</w:t>
            </w:r>
            <w:r>
              <w:rPr>
                <w:rFonts w:cs="Arial"/>
                <w:szCs w:val="20"/>
              </w:rPr>
              <w:t>ur while the</w:t>
            </w:r>
            <w:r>
              <w:rPr>
                <w:rFonts w:cs="Arial"/>
                <w:spacing w:val="-1"/>
                <w:szCs w:val="20"/>
              </w:rPr>
              <w:t xml:space="preserve"> a</w:t>
            </w:r>
            <w:r>
              <w:rPr>
                <w:rFonts w:cs="Arial"/>
                <w:szCs w:val="20"/>
              </w:rPr>
              <w:t xml:space="preserve">udit </w:t>
            </w:r>
            <w:r>
              <w:rPr>
                <w:rFonts w:cs="Arial"/>
                <w:spacing w:val="-1"/>
                <w:szCs w:val="20"/>
              </w:rPr>
              <w:t>c</w:t>
            </w:r>
            <w:r>
              <w:rPr>
                <w:rFonts w:cs="Arial"/>
                <w:szCs w:val="20"/>
              </w:rPr>
              <w:t>oll</w:t>
            </w:r>
            <w:r>
              <w:rPr>
                <w:rFonts w:cs="Arial"/>
                <w:spacing w:val="-1"/>
                <w:szCs w:val="20"/>
              </w:rPr>
              <w:t>ec</w:t>
            </w:r>
            <w:r>
              <w:rPr>
                <w:rFonts w:cs="Arial"/>
                <w:szCs w:val="20"/>
              </w:rPr>
              <w:t>tion fun</w:t>
            </w:r>
            <w:r>
              <w:rPr>
                <w:rFonts w:cs="Arial"/>
                <w:spacing w:val="-2"/>
                <w:szCs w:val="20"/>
              </w:rPr>
              <w:t>c</w:t>
            </w:r>
            <w:r>
              <w:rPr>
                <w:rFonts w:cs="Arial"/>
                <w:szCs w:val="20"/>
              </w:rPr>
              <w:t xml:space="preserve">tions </w:t>
            </w:r>
            <w:r>
              <w:rPr>
                <w:rFonts w:cs="Arial"/>
                <w:spacing w:val="-1"/>
                <w:szCs w:val="20"/>
              </w:rPr>
              <w:t>a</w:t>
            </w:r>
            <w:r>
              <w:rPr>
                <w:rFonts w:cs="Arial"/>
                <w:szCs w:val="20"/>
              </w:rPr>
              <w:t>re</w:t>
            </w:r>
            <w:r>
              <w:rPr>
                <w:rFonts w:cs="Arial"/>
                <w:spacing w:val="-2"/>
                <w:szCs w:val="20"/>
              </w:rPr>
              <w:t xml:space="preserve"> </w:t>
            </w:r>
            <w:r>
              <w:rPr>
                <w:rFonts w:cs="Arial"/>
                <w:szCs w:val="20"/>
              </w:rPr>
              <w:t>o</w:t>
            </w:r>
            <w:r>
              <w:rPr>
                <w:rFonts w:cs="Arial"/>
                <w:spacing w:val="2"/>
                <w:szCs w:val="20"/>
              </w:rPr>
              <w:t>p</w:t>
            </w:r>
            <w:r>
              <w:rPr>
                <w:rFonts w:cs="Arial"/>
                <w:spacing w:val="-1"/>
                <w:szCs w:val="20"/>
              </w:rPr>
              <w:t>e</w:t>
            </w:r>
            <w:r>
              <w:rPr>
                <w:rFonts w:cs="Arial"/>
                <w:szCs w:val="20"/>
              </w:rPr>
              <w:t>r</w:t>
            </w:r>
            <w:r>
              <w:rPr>
                <w:rFonts w:cs="Arial"/>
                <w:spacing w:val="-2"/>
                <w:szCs w:val="20"/>
              </w:rPr>
              <w:t>a</w:t>
            </w:r>
            <w:r>
              <w:rPr>
                <w:rFonts w:cs="Arial"/>
                <w:szCs w:val="20"/>
              </w:rPr>
              <w:t>ti</w:t>
            </w:r>
            <w:r>
              <w:rPr>
                <w:rFonts w:cs="Arial"/>
                <w:spacing w:val="2"/>
                <w:szCs w:val="20"/>
              </w:rPr>
              <w:t>n</w:t>
            </w:r>
            <w:r>
              <w:rPr>
                <w:rFonts w:cs="Arial"/>
                <w:szCs w:val="20"/>
              </w:rPr>
              <w:t>g</w:t>
            </w:r>
          </w:p>
        </w:tc>
        <w:tc>
          <w:tcPr>
            <w:tcW w:w="2792" w:type="dxa"/>
          </w:tcPr>
          <w:p w14:paraId="485B7667" w14:textId="77777777" w:rsidR="00743B95" w:rsidRDefault="00890E0E">
            <w:pPr>
              <w:pStyle w:val="TableEntry"/>
              <w:ind w:left="144" w:right="144"/>
              <w:rPr>
                <w:rFonts w:cs="Arial"/>
                <w:szCs w:val="20"/>
              </w:rPr>
            </w:pPr>
            <w:r>
              <w:rPr>
                <w:rFonts w:cs="Arial"/>
                <w:szCs w:val="20"/>
              </w:rPr>
              <w:t>The identity of the authorized administrator that made the change to the audit configuration</w:t>
            </w:r>
          </w:p>
        </w:tc>
      </w:tr>
      <w:tr w:rsidR="00743B95" w14:paraId="682BA1AF" w14:textId="77777777">
        <w:trPr>
          <w:cantSplit/>
        </w:trPr>
        <w:tc>
          <w:tcPr>
            <w:tcW w:w="2340" w:type="dxa"/>
          </w:tcPr>
          <w:p w14:paraId="0954474E" w14:textId="77777777" w:rsidR="00743B95" w:rsidRDefault="00890E0E">
            <w:pPr>
              <w:pStyle w:val="TableEntry"/>
              <w:ind w:left="144" w:right="144"/>
              <w:rPr>
                <w:rFonts w:cs="Arial"/>
                <w:szCs w:val="20"/>
              </w:rPr>
            </w:pPr>
            <w:r>
              <w:rPr>
                <w:rFonts w:cs="Arial"/>
                <w:spacing w:val="-2"/>
                <w:szCs w:val="20"/>
              </w:rPr>
              <w:t>F</w:t>
            </w:r>
            <w:r>
              <w:rPr>
                <w:rFonts w:cs="Arial"/>
                <w:szCs w:val="20"/>
              </w:rPr>
              <w:t>DP_ACC.1</w:t>
            </w:r>
          </w:p>
        </w:tc>
        <w:tc>
          <w:tcPr>
            <w:tcW w:w="2880" w:type="dxa"/>
          </w:tcPr>
          <w:p w14:paraId="01402C6B" w14:textId="77777777" w:rsidR="00743B95" w:rsidRDefault="00890E0E">
            <w:pPr>
              <w:pStyle w:val="TableEntry"/>
              <w:ind w:left="144" w:right="144"/>
              <w:rPr>
                <w:rFonts w:cs="Arial"/>
                <w:szCs w:val="20"/>
              </w:rPr>
            </w:pPr>
            <w:r>
              <w:rPr>
                <w:rFonts w:cs="Arial"/>
                <w:szCs w:val="20"/>
              </w:rPr>
              <w:t>None</w:t>
            </w:r>
          </w:p>
        </w:tc>
        <w:tc>
          <w:tcPr>
            <w:tcW w:w="2792" w:type="dxa"/>
            <w:shd w:val="clear" w:color="auto" w:fill="auto"/>
          </w:tcPr>
          <w:p w14:paraId="15F4B760" w14:textId="77777777" w:rsidR="00743B95" w:rsidRDefault="00890E0E">
            <w:pPr>
              <w:pStyle w:val="TableEntry"/>
              <w:ind w:left="144" w:right="144"/>
              <w:rPr>
                <w:rFonts w:cs="Arial"/>
                <w:szCs w:val="20"/>
              </w:rPr>
            </w:pPr>
            <w:r>
              <w:rPr>
                <w:rFonts w:cs="Arial"/>
                <w:szCs w:val="20"/>
              </w:rPr>
              <w:t>None</w:t>
            </w:r>
          </w:p>
        </w:tc>
      </w:tr>
      <w:tr w:rsidR="00743B95" w14:paraId="23BD378A" w14:textId="77777777">
        <w:trPr>
          <w:cantSplit/>
        </w:trPr>
        <w:tc>
          <w:tcPr>
            <w:tcW w:w="2340" w:type="dxa"/>
          </w:tcPr>
          <w:p w14:paraId="6CE6AAAC" w14:textId="77777777" w:rsidR="00743B95" w:rsidRDefault="00890E0E">
            <w:pPr>
              <w:pStyle w:val="TableEntry"/>
              <w:ind w:left="144" w:right="144"/>
              <w:rPr>
                <w:rFonts w:cs="Arial"/>
                <w:szCs w:val="20"/>
              </w:rPr>
            </w:pPr>
            <w:r>
              <w:rPr>
                <w:rFonts w:cs="Arial"/>
                <w:spacing w:val="-2"/>
                <w:szCs w:val="20"/>
              </w:rPr>
              <w:t>F</w:t>
            </w:r>
            <w:r>
              <w:rPr>
                <w:rFonts w:cs="Arial"/>
                <w:szCs w:val="20"/>
              </w:rPr>
              <w:t>DP_AC</w:t>
            </w:r>
            <w:r>
              <w:rPr>
                <w:rFonts w:cs="Arial"/>
                <w:spacing w:val="-2"/>
                <w:szCs w:val="20"/>
              </w:rPr>
              <w:t>F</w:t>
            </w:r>
            <w:r>
              <w:rPr>
                <w:rFonts w:cs="Arial"/>
                <w:szCs w:val="20"/>
              </w:rPr>
              <w:t>.1</w:t>
            </w:r>
          </w:p>
        </w:tc>
        <w:tc>
          <w:tcPr>
            <w:tcW w:w="2880" w:type="dxa"/>
          </w:tcPr>
          <w:p w14:paraId="682E86D0" w14:textId="77777777" w:rsidR="00743B95" w:rsidRDefault="00890E0E">
            <w:pPr>
              <w:pStyle w:val="TableEntry"/>
              <w:ind w:left="144" w:right="144"/>
              <w:rPr>
                <w:rFonts w:cs="Arial"/>
                <w:szCs w:val="20"/>
              </w:rPr>
            </w:pPr>
            <w:r>
              <w:rPr>
                <w:rFonts w:cs="Arial"/>
                <w:szCs w:val="20"/>
              </w:rPr>
              <w:t>Su</w:t>
            </w:r>
            <w:r>
              <w:rPr>
                <w:rFonts w:cs="Arial"/>
                <w:spacing w:val="-1"/>
                <w:szCs w:val="20"/>
              </w:rPr>
              <w:t>cce</w:t>
            </w:r>
            <w:r>
              <w:rPr>
                <w:rFonts w:cs="Arial"/>
                <w:szCs w:val="20"/>
              </w:rPr>
              <w:t>ssful r</w:t>
            </w:r>
            <w:r>
              <w:rPr>
                <w:rFonts w:cs="Arial"/>
                <w:spacing w:val="-2"/>
                <w:szCs w:val="20"/>
              </w:rPr>
              <w:t>e</w:t>
            </w:r>
            <w:r>
              <w:rPr>
                <w:rFonts w:cs="Arial"/>
                <w:szCs w:val="20"/>
              </w:rPr>
              <w:t>q</w:t>
            </w:r>
            <w:r>
              <w:rPr>
                <w:rFonts w:cs="Arial"/>
                <w:spacing w:val="2"/>
                <w:szCs w:val="20"/>
              </w:rPr>
              <w:t>u</w:t>
            </w:r>
            <w:r>
              <w:rPr>
                <w:rFonts w:cs="Arial"/>
                <w:spacing w:val="-1"/>
                <w:szCs w:val="20"/>
              </w:rPr>
              <w:t>e</w:t>
            </w:r>
            <w:r>
              <w:rPr>
                <w:rFonts w:cs="Arial"/>
                <w:szCs w:val="20"/>
              </w:rPr>
              <w:t>sts to p</w:t>
            </w:r>
            <w:r>
              <w:rPr>
                <w:rFonts w:cs="Arial"/>
                <w:spacing w:val="-1"/>
                <w:szCs w:val="20"/>
              </w:rPr>
              <w:t>e</w:t>
            </w:r>
            <w:r>
              <w:rPr>
                <w:rFonts w:cs="Arial"/>
                <w:szCs w:val="20"/>
              </w:rPr>
              <w:t>r</w:t>
            </w:r>
            <w:r>
              <w:rPr>
                <w:rFonts w:cs="Arial"/>
                <w:spacing w:val="-2"/>
                <w:szCs w:val="20"/>
              </w:rPr>
              <w:t>f</w:t>
            </w:r>
            <w:r>
              <w:rPr>
                <w:rFonts w:cs="Arial"/>
                <w:szCs w:val="20"/>
              </w:rPr>
              <w:t>o</w:t>
            </w:r>
            <w:r>
              <w:rPr>
                <w:rFonts w:cs="Arial"/>
                <w:spacing w:val="-1"/>
                <w:szCs w:val="20"/>
              </w:rPr>
              <w:t>r</w:t>
            </w:r>
            <w:r>
              <w:rPr>
                <w:rFonts w:cs="Arial"/>
                <w:szCs w:val="20"/>
              </w:rPr>
              <w:t>m an op</w:t>
            </w:r>
            <w:r>
              <w:rPr>
                <w:rFonts w:cs="Arial"/>
                <w:spacing w:val="-1"/>
                <w:szCs w:val="20"/>
              </w:rPr>
              <w:t>e</w:t>
            </w:r>
            <w:r>
              <w:rPr>
                <w:rFonts w:cs="Arial"/>
                <w:szCs w:val="20"/>
              </w:rPr>
              <w:t>r</w:t>
            </w:r>
            <w:r>
              <w:rPr>
                <w:rFonts w:cs="Arial"/>
                <w:spacing w:val="-1"/>
                <w:szCs w:val="20"/>
              </w:rPr>
              <w:t>a</w:t>
            </w:r>
            <w:r>
              <w:rPr>
                <w:rFonts w:cs="Arial"/>
                <w:szCs w:val="20"/>
              </w:rPr>
              <w:t xml:space="preserve">tion on </w:t>
            </w:r>
            <w:r>
              <w:rPr>
                <w:rFonts w:cs="Arial"/>
                <w:spacing w:val="-1"/>
                <w:szCs w:val="20"/>
              </w:rPr>
              <w:t>a</w:t>
            </w:r>
            <w:r>
              <w:rPr>
                <w:rFonts w:cs="Arial"/>
                <w:szCs w:val="20"/>
              </w:rPr>
              <w:t>n obje</w:t>
            </w:r>
            <w:r>
              <w:rPr>
                <w:rFonts w:cs="Arial"/>
                <w:spacing w:val="-2"/>
                <w:szCs w:val="20"/>
              </w:rPr>
              <w:t>c</w:t>
            </w:r>
            <w:r>
              <w:rPr>
                <w:rFonts w:cs="Arial"/>
                <w:szCs w:val="20"/>
              </w:rPr>
              <w:t>t cov</w:t>
            </w:r>
            <w:r>
              <w:rPr>
                <w:rFonts w:cs="Arial"/>
                <w:spacing w:val="-2"/>
                <w:szCs w:val="20"/>
              </w:rPr>
              <w:t>e</w:t>
            </w:r>
            <w:r>
              <w:rPr>
                <w:rFonts w:cs="Arial"/>
                <w:szCs w:val="20"/>
              </w:rPr>
              <w:t>r</w:t>
            </w:r>
            <w:r>
              <w:rPr>
                <w:rFonts w:cs="Arial"/>
                <w:spacing w:val="-1"/>
                <w:szCs w:val="20"/>
              </w:rPr>
              <w:t>e</w:t>
            </w:r>
            <w:r>
              <w:rPr>
                <w:rFonts w:cs="Arial"/>
                <w:szCs w:val="20"/>
              </w:rPr>
              <w:t xml:space="preserve">d </w:t>
            </w:r>
            <w:r>
              <w:rPr>
                <w:rFonts w:cs="Arial"/>
                <w:spacing w:val="4"/>
                <w:szCs w:val="20"/>
              </w:rPr>
              <w:t>b</w:t>
            </w:r>
            <w:r>
              <w:rPr>
                <w:rFonts w:cs="Arial"/>
                <w:szCs w:val="20"/>
              </w:rPr>
              <w:t>y</w:t>
            </w:r>
            <w:r>
              <w:rPr>
                <w:rFonts w:cs="Arial"/>
                <w:spacing w:val="-5"/>
                <w:szCs w:val="20"/>
              </w:rPr>
              <w:t xml:space="preserve"> </w:t>
            </w:r>
            <w:r>
              <w:rPr>
                <w:rFonts w:cs="Arial"/>
                <w:szCs w:val="20"/>
              </w:rPr>
              <w:t>the SFP</w:t>
            </w:r>
          </w:p>
        </w:tc>
        <w:tc>
          <w:tcPr>
            <w:tcW w:w="2792" w:type="dxa"/>
          </w:tcPr>
          <w:p w14:paraId="5BF6BCFE" w14:textId="77777777" w:rsidR="00743B95" w:rsidRDefault="00890E0E">
            <w:pPr>
              <w:pStyle w:val="TableEntry"/>
              <w:ind w:left="144" w:right="144"/>
              <w:rPr>
                <w:rFonts w:cs="Arial"/>
                <w:szCs w:val="20"/>
              </w:rPr>
            </w:pPr>
            <w:r>
              <w:rPr>
                <w:rFonts w:cs="Arial"/>
                <w:szCs w:val="20"/>
              </w:rPr>
              <w:t>None</w:t>
            </w:r>
          </w:p>
        </w:tc>
      </w:tr>
      <w:tr w:rsidR="00743B95" w14:paraId="76A32362" w14:textId="77777777">
        <w:trPr>
          <w:cantSplit/>
        </w:trPr>
        <w:tc>
          <w:tcPr>
            <w:tcW w:w="2340" w:type="dxa"/>
          </w:tcPr>
          <w:p w14:paraId="2D0865C0" w14:textId="77777777" w:rsidR="00743B95" w:rsidRDefault="00890E0E">
            <w:pPr>
              <w:pStyle w:val="TableEntry"/>
              <w:ind w:left="144" w:right="144"/>
              <w:rPr>
                <w:rFonts w:cs="Arial"/>
                <w:szCs w:val="20"/>
              </w:rPr>
            </w:pPr>
            <w:r>
              <w:rPr>
                <w:rFonts w:cs="Arial"/>
                <w:spacing w:val="-2"/>
                <w:szCs w:val="20"/>
              </w:rPr>
              <w:t>F</w:t>
            </w:r>
            <w:r>
              <w:rPr>
                <w:rFonts w:cs="Arial"/>
                <w:szCs w:val="20"/>
              </w:rPr>
              <w:t>DP_</w:t>
            </w:r>
            <w:r>
              <w:rPr>
                <w:rFonts w:cs="Arial"/>
                <w:spacing w:val="3"/>
                <w:szCs w:val="20"/>
              </w:rPr>
              <w:t>R</w:t>
            </w:r>
            <w:r>
              <w:rPr>
                <w:rFonts w:cs="Arial"/>
                <w:spacing w:val="-6"/>
                <w:szCs w:val="20"/>
              </w:rPr>
              <w:t>I</w:t>
            </w:r>
            <w:r>
              <w:rPr>
                <w:rFonts w:cs="Arial"/>
                <w:szCs w:val="20"/>
              </w:rPr>
              <w:t>P.1</w:t>
            </w:r>
          </w:p>
        </w:tc>
        <w:tc>
          <w:tcPr>
            <w:tcW w:w="2880" w:type="dxa"/>
          </w:tcPr>
          <w:p w14:paraId="36344E91" w14:textId="77777777" w:rsidR="00743B95" w:rsidRDefault="00890E0E">
            <w:pPr>
              <w:pStyle w:val="TableEntry"/>
              <w:ind w:left="144" w:right="144"/>
              <w:rPr>
                <w:rFonts w:cs="Arial"/>
                <w:szCs w:val="20"/>
              </w:rPr>
            </w:pPr>
            <w:r>
              <w:rPr>
                <w:rFonts w:cs="Arial"/>
                <w:szCs w:val="20"/>
              </w:rPr>
              <w:t>None</w:t>
            </w:r>
          </w:p>
        </w:tc>
        <w:tc>
          <w:tcPr>
            <w:tcW w:w="2792" w:type="dxa"/>
            <w:shd w:val="clear" w:color="auto" w:fill="auto"/>
          </w:tcPr>
          <w:p w14:paraId="0FB6E606" w14:textId="77777777" w:rsidR="00743B95" w:rsidRDefault="00890E0E">
            <w:pPr>
              <w:pStyle w:val="TableEntry"/>
              <w:ind w:left="144" w:right="144"/>
              <w:rPr>
                <w:rFonts w:cs="Arial"/>
                <w:szCs w:val="20"/>
              </w:rPr>
            </w:pPr>
            <w:r>
              <w:rPr>
                <w:rFonts w:cs="Arial"/>
                <w:szCs w:val="20"/>
              </w:rPr>
              <w:t>None</w:t>
            </w:r>
          </w:p>
        </w:tc>
      </w:tr>
      <w:tr w:rsidR="00743B95" w14:paraId="1DF59C96" w14:textId="77777777">
        <w:trPr>
          <w:cantSplit/>
        </w:trPr>
        <w:tc>
          <w:tcPr>
            <w:tcW w:w="2340" w:type="dxa"/>
          </w:tcPr>
          <w:p w14:paraId="6B915113" w14:textId="77777777" w:rsidR="00743B95" w:rsidRDefault="00890E0E">
            <w:pPr>
              <w:pStyle w:val="TableEntry"/>
              <w:ind w:left="144" w:right="144"/>
              <w:rPr>
                <w:rFonts w:cs="Arial"/>
                <w:szCs w:val="20"/>
              </w:rPr>
            </w:pPr>
            <w:r>
              <w:rPr>
                <w:rFonts w:cs="Arial"/>
                <w:szCs w:val="20"/>
              </w:rPr>
              <w:t>F</w:t>
            </w:r>
            <w:r>
              <w:rPr>
                <w:rFonts w:cs="Arial"/>
                <w:spacing w:val="-4"/>
                <w:szCs w:val="20"/>
              </w:rPr>
              <w:t>I</w:t>
            </w:r>
            <w:r>
              <w:rPr>
                <w:rFonts w:cs="Arial"/>
                <w:szCs w:val="20"/>
              </w:rPr>
              <w:t>A_</w:t>
            </w:r>
            <w:r>
              <w:rPr>
                <w:rFonts w:cs="Arial"/>
                <w:spacing w:val="-1"/>
                <w:szCs w:val="20"/>
              </w:rPr>
              <w:t>A</w:t>
            </w:r>
            <w:r>
              <w:rPr>
                <w:rFonts w:cs="Arial"/>
                <w:szCs w:val="20"/>
              </w:rPr>
              <w:t>TD.1</w:t>
            </w:r>
          </w:p>
        </w:tc>
        <w:tc>
          <w:tcPr>
            <w:tcW w:w="2880" w:type="dxa"/>
          </w:tcPr>
          <w:p w14:paraId="40E02416" w14:textId="77777777" w:rsidR="00743B95" w:rsidRDefault="00890E0E">
            <w:pPr>
              <w:pStyle w:val="TableEntry"/>
              <w:ind w:left="144" w:right="144"/>
              <w:rPr>
                <w:rFonts w:cs="Arial"/>
                <w:szCs w:val="20"/>
              </w:rPr>
            </w:pPr>
            <w:r>
              <w:rPr>
                <w:rFonts w:cs="Arial"/>
                <w:szCs w:val="20"/>
              </w:rPr>
              <w:t>None</w:t>
            </w:r>
          </w:p>
        </w:tc>
        <w:tc>
          <w:tcPr>
            <w:tcW w:w="2792" w:type="dxa"/>
            <w:shd w:val="clear" w:color="auto" w:fill="auto"/>
          </w:tcPr>
          <w:p w14:paraId="71D54644" w14:textId="77777777" w:rsidR="00743B95" w:rsidRDefault="00890E0E">
            <w:pPr>
              <w:pStyle w:val="TableEntry"/>
              <w:ind w:left="144" w:right="144"/>
              <w:rPr>
                <w:rFonts w:cs="Arial"/>
                <w:szCs w:val="20"/>
              </w:rPr>
            </w:pPr>
            <w:r>
              <w:rPr>
                <w:rFonts w:cs="Arial"/>
                <w:szCs w:val="20"/>
              </w:rPr>
              <w:t>None</w:t>
            </w:r>
          </w:p>
        </w:tc>
      </w:tr>
      <w:tr w:rsidR="00743B95" w14:paraId="2C560D7C" w14:textId="77777777">
        <w:trPr>
          <w:cantSplit/>
        </w:trPr>
        <w:tc>
          <w:tcPr>
            <w:tcW w:w="2340" w:type="dxa"/>
            <w:shd w:val="clear" w:color="auto" w:fill="auto"/>
          </w:tcPr>
          <w:p w14:paraId="7284DFF6" w14:textId="77777777" w:rsidR="00743B95" w:rsidRDefault="00890E0E">
            <w:pPr>
              <w:pStyle w:val="TableEntry"/>
              <w:ind w:left="144" w:right="144"/>
              <w:rPr>
                <w:rFonts w:cs="Arial"/>
                <w:szCs w:val="20"/>
              </w:rPr>
            </w:pPr>
            <w:r>
              <w:rPr>
                <w:rFonts w:cs="Arial"/>
                <w:szCs w:val="20"/>
              </w:rPr>
              <w:t>FIA_UAU.2</w:t>
            </w:r>
          </w:p>
        </w:tc>
        <w:tc>
          <w:tcPr>
            <w:tcW w:w="2880" w:type="dxa"/>
            <w:shd w:val="clear" w:color="auto" w:fill="auto"/>
          </w:tcPr>
          <w:p w14:paraId="6E90C66B" w14:textId="77777777" w:rsidR="00743B95" w:rsidRDefault="00890E0E">
            <w:pPr>
              <w:pStyle w:val="TableEntry"/>
              <w:ind w:left="144" w:right="144"/>
              <w:rPr>
                <w:rFonts w:cs="Arial"/>
                <w:szCs w:val="20"/>
              </w:rPr>
            </w:pPr>
            <w:r>
              <w:rPr>
                <w:rFonts w:cs="Arial"/>
                <w:szCs w:val="20"/>
              </w:rPr>
              <w:t>Access denied by authentication mechanism</w:t>
            </w:r>
          </w:p>
        </w:tc>
        <w:tc>
          <w:tcPr>
            <w:tcW w:w="2792" w:type="dxa"/>
            <w:shd w:val="clear" w:color="auto" w:fill="auto"/>
          </w:tcPr>
          <w:p w14:paraId="4318DFFF" w14:textId="77777777" w:rsidR="00743B95" w:rsidRDefault="00890E0E">
            <w:pPr>
              <w:pStyle w:val="TableEntry"/>
              <w:ind w:left="144" w:right="144"/>
              <w:rPr>
                <w:rFonts w:cs="Arial"/>
                <w:szCs w:val="20"/>
              </w:rPr>
            </w:pPr>
            <w:r>
              <w:rPr>
                <w:rFonts w:cs="Arial"/>
                <w:szCs w:val="20"/>
              </w:rPr>
              <w:t xml:space="preserve">None </w:t>
            </w:r>
          </w:p>
        </w:tc>
      </w:tr>
      <w:tr w:rsidR="00743B95" w14:paraId="7E6FDDA6" w14:textId="77777777">
        <w:trPr>
          <w:cantSplit/>
        </w:trPr>
        <w:tc>
          <w:tcPr>
            <w:tcW w:w="2340" w:type="dxa"/>
            <w:shd w:val="clear" w:color="auto" w:fill="auto"/>
          </w:tcPr>
          <w:p w14:paraId="7C500B56" w14:textId="77777777" w:rsidR="00743B95" w:rsidRDefault="00890E0E">
            <w:pPr>
              <w:pStyle w:val="TableEntry"/>
              <w:ind w:left="144" w:right="144"/>
              <w:rPr>
                <w:rFonts w:cs="Arial"/>
                <w:szCs w:val="20"/>
              </w:rPr>
            </w:pPr>
            <w:r>
              <w:rPr>
                <w:rFonts w:cs="Arial"/>
                <w:szCs w:val="20"/>
              </w:rPr>
              <w:t>FIA_UID.2</w:t>
            </w:r>
          </w:p>
        </w:tc>
        <w:tc>
          <w:tcPr>
            <w:tcW w:w="2880" w:type="dxa"/>
            <w:shd w:val="clear" w:color="auto" w:fill="auto"/>
          </w:tcPr>
          <w:p w14:paraId="25CFD269" w14:textId="77777777" w:rsidR="00743B95" w:rsidRDefault="00890E0E">
            <w:pPr>
              <w:pStyle w:val="TableEntry"/>
              <w:ind w:left="144" w:right="144"/>
              <w:rPr>
                <w:rFonts w:cs="Arial"/>
                <w:szCs w:val="20"/>
              </w:rPr>
            </w:pPr>
            <w:r>
              <w:rPr>
                <w:rFonts w:cs="Arial"/>
                <w:szCs w:val="20"/>
              </w:rPr>
              <w:t>Access denied by authentication mechanism</w:t>
            </w:r>
          </w:p>
        </w:tc>
        <w:tc>
          <w:tcPr>
            <w:tcW w:w="2792" w:type="dxa"/>
            <w:shd w:val="clear" w:color="auto" w:fill="auto"/>
          </w:tcPr>
          <w:p w14:paraId="30C7DCD6" w14:textId="77777777" w:rsidR="00743B95" w:rsidRDefault="00890E0E">
            <w:pPr>
              <w:pStyle w:val="TableEntry"/>
              <w:ind w:left="144" w:right="144"/>
              <w:rPr>
                <w:rFonts w:cs="Arial"/>
                <w:szCs w:val="20"/>
              </w:rPr>
            </w:pPr>
            <w:r>
              <w:rPr>
                <w:rFonts w:cs="Arial"/>
                <w:szCs w:val="20"/>
              </w:rPr>
              <w:t>The user identity provided</w:t>
            </w:r>
          </w:p>
        </w:tc>
      </w:tr>
      <w:tr w:rsidR="00AA6306" w14:paraId="0A857F3F" w14:textId="77777777" w:rsidTr="00F652C3">
        <w:trPr>
          <w:cantSplit/>
          <w:ins w:id="996" w:author="Staaf Anders" w:date="2025-04-25T15:58:00Z"/>
        </w:trPr>
        <w:tc>
          <w:tcPr>
            <w:tcW w:w="2340" w:type="dxa"/>
          </w:tcPr>
          <w:p w14:paraId="46ACAFDC" w14:textId="5AD5402E" w:rsidR="00AA6306" w:rsidRDefault="00AA6306" w:rsidP="00F652C3">
            <w:pPr>
              <w:pStyle w:val="TableEntry"/>
              <w:ind w:left="144" w:right="144"/>
              <w:rPr>
                <w:ins w:id="997" w:author="Staaf Anders" w:date="2025-04-25T15:58:00Z"/>
                <w:rFonts w:cs="Arial"/>
                <w:szCs w:val="20"/>
              </w:rPr>
            </w:pPr>
            <w:ins w:id="998" w:author="Staaf Anders" w:date="2025-04-25T15:58:00Z">
              <w:r>
                <w:rPr>
                  <w:rFonts w:cs="Arial"/>
                  <w:spacing w:val="-2"/>
                  <w:szCs w:val="20"/>
                </w:rPr>
                <w:t>F</w:t>
              </w:r>
              <w:r>
                <w:rPr>
                  <w:rFonts w:cs="Arial"/>
                  <w:szCs w:val="20"/>
                </w:rPr>
                <w:t>MT_MSA.1(1)</w:t>
              </w:r>
            </w:ins>
          </w:p>
        </w:tc>
        <w:tc>
          <w:tcPr>
            <w:tcW w:w="2880" w:type="dxa"/>
          </w:tcPr>
          <w:p w14:paraId="69E361D6" w14:textId="77777777" w:rsidR="00AA6306" w:rsidRDefault="00AA6306" w:rsidP="00F652C3">
            <w:pPr>
              <w:pStyle w:val="TableEntry"/>
              <w:ind w:left="144" w:right="144"/>
              <w:rPr>
                <w:ins w:id="999" w:author="Staaf Anders" w:date="2025-04-25T15:58:00Z"/>
                <w:rFonts w:cs="Arial"/>
                <w:szCs w:val="20"/>
              </w:rPr>
            </w:pPr>
            <w:ins w:id="1000" w:author="Staaf Anders" w:date="2025-04-25T15:58:00Z">
              <w:r>
                <w:rPr>
                  <w:rFonts w:cs="Arial"/>
                  <w:szCs w:val="20"/>
                </w:rPr>
                <w:t>None</w:t>
              </w:r>
            </w:ins>
          </w:p>
        </w:tc>
        <w:tc>
          <w:tcPr>
            <w:tcW w:w="2792" w:type="dxa"/>
            <w:shd w:val="clear" w:color="auto" w:fill="auto"/>
          </w:tcPr>
          <w:p w14:paraId="532D438E" w14:textId="77777777" w:rsidR="00AA6306" w:rsidRDefault="00AA6306" w:rsidP="00F652C3">
            <w:pPr>
              <w:pStyle w:val="TableEntry"/>
              <w:ind w:left="144" w:right="144"/>
              <w:rPr>
                <w:ins w:id="1001" w:author="Staaf Anders" w:date="2025-04-25T15:58:00Z"/>
                <w:rFonts w:cs="Arial"/>
                <w:szCs w:val="20"/>
              </w:rPr>
            </w:pPr>
            <w:ins w:id="1002" w:author="Staaf Anders" w:date="2025-04-25T15:58:00Z">
              <w:r>
                <w:rPr>
                  <w:rFonts w:cs="Arial"/>
                  <w:szCs w:val="20"/>
                </w:rPr>
                <w:t>None</w:t>
              </w:r>
            </w:ins>
          </w:p>
        </w:tc>
      </w:tr>
      <w:tr w:rsidR="00743B95" w14:paraId="15AAD120" w14:textId="77777777">
        <w:trPr>
          <w:cantSplit/>
        </w:trPr>
        <w:tc>
          <w:tcPr>
            <w:tcW w:w="2340" w:type="dxa"/>
          </w:tcPr>
          <w:p w14:paraId="24971654" w14:textId="51B5A8F2" w:rsidR="00743B95" w:rsidRDefault="00890E0E">
            <w:pPr>
              <w:pStyle w:val="TableEntry"/>
              <w:ind w:left="144" w:right="144"/>
              <w:rPr>
                <w:rFonts w:cs="Arial"/>
                <w:szCs w:val="20"/>
              </w:rPr>
            </w:pPr>
            <w:r>
              <w:rPr>
                <w:rFonts w:cs="Arial"/>
                <w:spacing w:val="-2"/>
                <w:szCs w:val="20"/>
              </w:rPr>
              <w:t>F</w:t>
            </w:r>
            <w:r>
              <w:rPr>
                <w:rFonts w:cs="Arial"/>
                <w:szCs w:val="20"/>
              </w:rPr>
              <w:t>MT_MSA.1</w:t>
            </w:r>
            <w:ins w:id="1003" w:author="Staaf Anders" w:date="2025-04-25T15:58:00Z">
              <w:r w:rsidR="00AA6306">
                <w:rPr>
                  <w:rFonts w:cs="Arial"/>
                  <w:szCs w:val="20"/>
                </w:rPr>
                <w:t>(2)</w:t>
              </w:r>
            </w:ins>
          </w:p>
        </w:tc>
        <w:tc>
          <w:tcPr>
            <w:tcW w:w="2880" w:type="dxa"/>
          </w:tcPr>
          <w:p w14:paraId="53405314" w14:textId="77777777" w:rsidR="00743B95" w:rsidRDefault="00890E0E">
            <w:pPr>
              <w:pStyle w:val="TableEntry"/>
              <w:ind w:left="144" w:right="144"/>
              <w:rPr>
                <w:rFonts w:cs="Arial"/>
                <w:szCs w:val="20"/>
              </w:rPr>
            </w:pPr>
            <w:r>
              <w:rPr>
                <w:rFonts w:cs="Arial"/>
                <w:szCs w:val="20"/>
              </w:rPr>
              <w:t>None</w:t>
            </w:r>
          </w:p>
        </w:tc>
        <w:tc>
          <w:tcPr>
            <w:tcW w:w="2792" w:type="dxa"/>
            <w:shd w:val="clear" w:color="auto" w:fill="auto"/>
          </w:tcPr>
          <w:p w14:paraId="65C019CE" w14:textId="77777777" w:rsidR="00743B95" w:rsidRDefault="00890E0E">
            <w:pPr>
              <w:pStyle w:val="TableEntry"/>
              <w:ind w:left="144" w:right="144"/>
              <w:rPr>
                <w:rFonts w:cs="Arial"/>
                <w:szCs w:val="20"/>
              </w:rPr>
            </w:pPr>
            <w:r>
              <w:rPr>
                <w:rFonts w:cs="Arial"/>
                <w:szCs w:val="20"/>
              </w:rPr>
              <w:t>None</w:t>
            </w:r>
          </w:p>
        </w:tc>
      </w:tr>
      <w:tr w:rsidR="00743B95" w14:paraId="7E8D86E8" w14:textId="77777777">
        <w:trPr>
          <w:cantSplit/>
        </w:trPr>
        <w:tc>
          <w:tcPr>
            <w:tcW w:w="2340" w:type="dxa"/>
          </w:tcPr>
          <w:p w14:paraId="55257192" w14:textId="77777777" w:rsidR="00743B95" w:rsidRDefault="00890E0E">
            <w:pPr>
              <w:pStyle w:val="TableEntry"/>
              <w:ind w:left="144" w:right="144"/>
              <w:rPr>
                <w:rFonts w:cs="Arial"/>
                <w:szCs w:val="20"/>
              </w:rPr>
            </w:pPr>
            <w:r>
              <w:rPr>
                <w:rFonts w:cs="Arial"/>
                <w:spacing w:val="-2"/>
                <w:szCs w:val="20"/>
              </w:rPr>
              <w:t>FMT_MSA.3</w:t>
            </w:r>
          </w:p>
        </w:tc>
        <w:tc>
          <w:tcPr>
            <w:tcW w:w="2880" w:type="dxa"/>
          </w:tcPr>
          <w:p w14:paraId="1882C9AE" w14:textId="77777777" w:rsidR="00743B95" w:rsidRDefault="00890E0E">
            <w:pPr>
              <w:pStyle w:val="TableEntry"/>
              <w:ind w:left="144" w:right="144"/>
              <w:rPr>
                <w:rFonts w:cs="Arial"/>
                <w:szCs w:val="20"/>
              </w:rPr>
            </w:pPr>
            <w:r>
              <w:rPr>
                <w:rFonts w:cs="Arial"/>
                <w:szCs w:val="20"/>
              </w:rPr>
              <w:t>None</w:t>
            </w:r>
          </w:p>
        </w:tc>
        <w:tc>
          <w:tcPr>
            <w:tcW w:w="2792" w:type="dxa"/>
            <w:shd w:val="clear" w:color="auto" w:fill="auto"/>
          </w:tcPr>
          <w:p w14:paraId="6C7FD14E" w14:textId="77777777" w:rsidR="00743B95" w:rsidRDefault="00890E0E">
            <w:pPr>
              <w:pStyle w:val="TableEntry"/>
              <w:ind w:left="144" w:right="144"/>
              <w:rPr>
                <w:rFonts w:cs="Arial"/>
                <w:szCs w:val="20"/>
              </w:rPr>
            </w:pPr>
            <w:r>
              <w:rPr>
                <w:rFonts w:cs="Arial"/>
                <w:szCs w:val="20"/>
              </w:rPr>
              <w:t>None</w:t>
            </w:r>
          </w:p>
        </w:tc>
      </w:tr>
      <w:tr w:rsidR="00743B95" w14:paraId="72691B04" w14:textId="77777777">
        <w:trPr>
          <w:cantSplit/>
        </w:trPr>
        <w:tc>
          <w:tcPr>
            <w:tcW w:w="2340" w:type="dxa"/>
          </w:tcPr>
          <w:p w14:paraId="167D6FF0" w14:textId="77777777" w:rsidR="00743B95" w:rsidRDefault="00890E0E">
            <w:pPr>
              <w:pStyle w:val="TableEntry"/>
              <w:ind w:left="144" w:right="144"/>
              <w:rPr>
                <w:rFonts w:cs="Arial"/>
                <w:szCs w:val="20"/>
              </w:rPr>
            </w:pPr>
            <w:r>
              <w:rPr>
                <w:rFonts w:cs="Arial"/>
                <w:spacing w:val="-2"/>
                <w:szCs w:val="20"/>
              </w:rPr>
              <w:t>F</w:t>
            </w:r>
            <w:r>
              <w:rPr>
                <w:rFonts w:cs="Arial"/>
                <w:szCs w:val="20"/>
              </w:rPr>
              <w:t>MT_MTD.1</w:t>
            </w:r>
          </w:p>
        </w:tc>
        <w:tc>
          <w:tcPr>
            <w:tcW w:w="2880" w:type="dxa"/>
          </w:tcPr>
          <w:p w14:paraId="653C1530" w14:textId="77777777" w:rsidR="00743B95" w:rsidRDefault="00890E0E">
            <w:pPr>
              <w:pStyle w:val="TableEntry"/>
              <w:ind w:left="144" w:right="144"/>
              <w:rPr>
                <w:rFonts w:cs="Arial"/>
                <w:szCs w:val="20"/>
              </w:rPr>
            </w:pPr>
            <w:r>
              <w:rPr>
                <w:rFonts w:cs="Arial"/>
                <w:szCs w:val="20"/>
              </w:rPr>
              <w:t>None</w:t>
            </w:r>
          </w:p>
        </w:tc>
        <w:tc>
          <w:tcPr>
            <w:tcW w:w="2792" w:type="dxa"/>
            <w:shd w:val="clear" w:color="auto" w:fill="auto"/>
          </w:tcPr>
          <w:p w14:paraId="4D05CBD2" w14:textId="77777777" w:rsidR="00743B95" w:rsidRDefault="00890E0E">
            <w:pPr>
              <w:pStyle w:val="TableEntry"/>
              <w:ind w:left="144" w:right="144"/>
              <w:rPr>
                <w:rFonts w:cs="Arial"/>
                <w:szCs w:val="20"/>
              </w:rPr>
            </w:pPr>
            <w:r>
              <w:rPr>
                <w:rFonts w:cs="Arial"/>
                <w:szCs w:val="20"/>
              </w:rPr>
              <w:t>None</w:t>
            </w:r>
          </w:p>
        </w:tc>
      </w:tr>
      <w:tr w:rsidR="00743B95" w14:paraId="621B7220" w14:textId="77777777">
        <w:trPr>
          <w:cantSplit/>
        </w:trPr>
        <w:tc>
          <w:tcPr>
            <w:tcW w:w="2340" w:type="dxa"/>
          </w:tcPr>
          <w:p w14:paraId="453E5F97" w14:textId="77777777" w:rsidR="00743B95" w:rsidRDefault="00890E0E">
            <w:pPr>
              <w:pStyle w:val="TableEntry"/>
              <w:ind w:left="144" w:right="144"/>
              <w:rPr>
                <w:rFonts w:cs="Arial"/>
                <w:szCs w:val="20"/>
              </w:rPr>
            </w:pPr>
            <w:r>
              <w:rPr>
                <w:rFonts w:cs="Arial"/>
                <w:spacing w:val="-2"/>
                <w:szCs w:val="20"/>
              </w:rPr>
              <w:t>F</w:t>
            </w:r>
            <w:r>
              <w:rPr>
                <w:rFonts w:cs="Arial"/>
                <w:szCs w:val="20"/>
              </w:rPr>
              <w:t>MT_REV.</w:t>
            </w:r>
            <w:r>
              <w:rPr>
                <w:rFonts w:cs="Arial"/>
                <w:spacing w:val="-1"/>
                <w:szCs w:val="20"/>
              </w:rPr>
              <w:t>1</w:t>
            </w:r>
            <w:r>
              <w:rPr>
                <w:rFonts w:cs="Arial"/>
                <w:szCs w:val="20"/>
              </w:rPr>
              <w:t>(1)</w:t>
            </w:r>
          </w:p>
        </w:tc>
        <w:tc>
          <w:tcPr>
            <w:tcW w:w="2880" w:type="dxa"/>
          </w:tcPr>
          <w:p w14:paraId="04E5F681" w14:textId="77777777" w:rsidR="00743B95" w:rsidRDefault="00890E0E">
            <w:pPr>
              <w:pStyle w:val="TableEntry"/>
              <w:ind w:left="144" w:right="144"/>
              <w:rPr>
                <w:rFonts w:cs="Arial"/>
                <w:szCs w:val="20"/>
              </w:rPr>
            </w:pPr>
            <w:r>
              <w:rPr>
                <w:rFonts w:cs="Arial"/>
                <w:szCs w:val="20"/>
              </w:rPr>
              <w:t>Unsu</w:t>
            </w:r>
            <w:r>
              <w:rPr>
                <w:rFonts w:cs="Arial"/>
                <w:spacing w:val="-2"/>
                <w:szCs w:val="20"/>
              </w:rPr>
              <w:t>c</w:t>
            </w:r>
            <w:r>
              <w:rPr>
                <w:rFonts w:cs="Arial"/>
                <w:spacing w:val="-1"/>
                <w:szCs w:val="20"/>
              </w:rPr>
              <w:t>ce</w:t>
            </w:r>
            <w:r>
              <w:rPr>
                <w:rFonts w:cs="Arial"/>
                <w:szCs w:val="20"/>
              </w:rPr>
              <w:t>ssful</w:t>
            </w:r>
            <w:r>
              <w:rPr>
                <w:rFonts w:cs="Arial"/>
                <w:spacing w:val="2"/>
                <w:szCs w:val="20"/>
              </w:rPr>
              <w:t xml:space="preserve"> </w:t>
            </w:r>
            <w:r>
              <w:rPr>
                <w:rFonts w:cs="Arial"/>
                <w:szCs w:val="20"/>
              </w:rPr>
              <w:t>r</w:t>
            </w:r>
            <w:r>
              <w:rPr>
                <w:rFonts w:cs="Arial"/>
                <w:spacing w:val="-2"/>
                <w:szCs w:val="20"/>
              </w:rPr>
              <w:t>e</w:t>
            </w:r>
            <w:r>
              <w:rPr>
                <w:rFonts w:cs="Arial"/>
                <w:szCs w:val="20"/>
              </w:rPr>
              <w:t>voc</w:t>
            </w:r>
            <w:r>
              <w:rPr>
                <w:rFonts w:cs="Arial"/>
                <w:spacing w:val="-1"/>
                <w:szCs w:val="20"/>
              </w:rPr>
              <w:t>a</w:t>
            </w:r>
            <w:r>
              <w:rPr>
                <w:rFonts w:cs="Arial"/>
                <w:szCs w:val="20"/>
              </w:rPr>
              <w:t>tion of s</w:t>
            </w:r>
            <w:r>
              <w:rPr>
                <w:rFonts w:cs="Arial"/>
                <w:spacing w:val="-1"/>
                <w:szCs w:val="20"/>
              </w:rPr>
              <w:t>ec</w:t>
            </w:r>
            <w:r>
              <w:rPr>
                <w:rFonts w:cs="Arial"/>
                <w:szCs w:val="20"/>
              </w:rPr>
              <w:t>u</w:t>
            </w:r>
            <w:r>
              <w:rPr>
                <w:rFonts w:cs="Arial"/>
                <w:spacing w:val="-1"/>
                <w:szCs w:val="20"/>
              </w:rPr>
              <w:t>r</w:t>
            </w:r>
            <w:r>
              <w:rPr>
                <w:rFonts w:cs="Arial"/>
                <w:szCs w:val="20"/>
              </w:rPr>
              <w:t>i</w:t>
            </w:r>
            <w:r>
              <w:rPr>
                <w:rFonts w:cs="Arial"/>
                <w:spacing w:val="5"/>
                <w:szCs w:val="20"/>
              </w:rPr>
              <w:t>t</w:t>
            </w:r>
            <w:r>
              <w:rPr>
                <w:rFonts w:cs="Arial"/>
                <w:szCs w:val="20"/>
              </w:rPr>
              <w:t>y</w:t>
            </w:r>
            <w:r>
              <w:rPr>
                <w:rFonts w:cs="Arial"/>
                <w:spacing w:val="-5"/>
                <w:szCs w:val="20"/>
              </w:rPr>
              <w:t xml:space="preserve"> </w:t>
            </w:r>
            <w:r>
              <w:rPr>
                <w:rFonts w:cs="Arial"/>
                <w:spacing w:val="-1"/>
                <w:szCs w:val="20"/>
              </w:rPr>
              <w:t>a</w:t>
            </w:r>
            <w:r>
              <w:rPr>
                <w:rFonts w:cs="Arial"/>
                <w:szCs w:val="20"/>
              </w:rPr>
              <w:t>ttribut</w:t>
            </w:r>
            <w:r>
              <w:rPr>
                <w:rFonts w:cs="Arial"/>
                <w:spacing w:val="-1"/>
                <w:szCs w:val="20"/>
              </w:rPr>
              <w:t>e</w:t>
            </w:r>
            <w:r>
              <w:rPr>
                <w:rFonts w:cs="Arial"/>
                <w:szCs w:val="20"/>
              </w:rPr>
              <w:t>s</w:t>
            </w:r>
          </w:p>
        </w:tc>
        <w:tc>
          <w:tcPr>
            <w:tcW w:w="2792" w:type="dxa"/>
          </w:tcPr>
          <w:p w14:paraId="052E73C1" w14:textId="77777777" w:rsidR="00743B95" w:rsidRDefault="00890E0E">
            <w:pPr>
              <w:pStyle w:val="TableEntry"/>
              <w:ind w:left="144" w:right="144"/>
              <w:rPr>
                <w:rFonts w:cs="Arial"/>
                <w:szCs w:val="20"/>
              </w:rPr>
            </w:pPr>
            <w:r>
              <w:rPr>
                <w:rFonts w:cs="Arial"/>
                <w:spacing w:val="-4"/>
                <w:szCs w:val="20"/>
              </w:rPr>
              <w:t>I</w:t>
            </w:r>
            <w:r>
              <w:rPr>
                <w:rFonts w:cs="Arial"/>
                <w:spacing w:val="2"/>
                <w:szCs w:val="20"/>
              </w:rPr>
              <w:t>d</w:t>
            </w:r>
            <w:r>
              <w:rPr>
                <w:rFonts w:cs="Arial"/>
                <w:spacing w:val="-1"/>
                <w:szCs w:val="20"/>
              </w:rPr>
              <w:t>e</w:t>
            </w:r>
            <w:r>
              <w:rPr>
                <w:rFonts w:cs="Arial"/>
                <w:szCs w:val="20"/>
              </w:rPr>
              <w:t>nti</w:t>
            </w:r>
            <w:r>
              <w:rPr>
                <w:rFonts w:cs="Arial"/>
                <w:spacing w:val="2"/>
                <w:szCs w:val="20"/>
              </w:rPr>
              <w:t>t</w:t>
            </w:r>
            <w:r>
              <w:rPr>
                <w:rFonts w:cs="Arial"/>
                <w:szCs w:val="20"/>
              </w:rPr>
              <w:t>y</w:t>
            </w:r>
            <w:r>
              <w:rPr>
                <w:rFonts w:cs="Arial"/>
                <w:spacing w:val="-5"/>
                <w:szCs w:val="20"/>
              </w:rPr>
              <w:t xml:space="preserve"> </w:t>
            </w:r>
            <w:r>
              <w:rPr>
                <w:rFonts w:cs="Arial"/>
                <w:szCs w:val="20"/>
              </w:rPr>
              <w:t>of individu</w:t>
            </w:r>
            <w:r>
              <w:rPr>
                <w:rFonts w:cs="Arial"/>
                <w:spacing w:val="-1"/>
                <w:szCs w:val="20"/>
              </w:rPr>
              <w:t>a</w:t>
            </w:r>
            <w:r>
              <w:rPr>
                <w:rFonts w:cs="Arial"/>
                <w:szCs w:val="20"/>
              </w:rPr>
              <w:t>l attempting</w:t>
            </w:r>
            <w:r>
              <w:rPr>
                <w:rFonts w:cs="Arial"/>
                <w:spacing w:val="-2"/>
                <w:szCs w:val="20"/>
              </w:rPr>
              <w:t xml:space="preserve"> </w:t>
            </w:r>
            <w:r>
              <w:rPr>
                <w:rFonts w:cs="Arial"/>
                <w:szCs w:val="20"/>
              </w:rPr>
              <w:t>to r</w:t>
            </w:r>
            <w:r>
              <w:rPr>
                <w:rFonts w:cs="Arial"/>
                <w:spacing w:val="-2"/>
                <w:szCs w:val="20"/>
              </w:rPr>
              <w:t>e</w:t>
            </w:r>
            <w:r>
              <w:rPr>
                <w:rFonts w:cs="Arial"/>
                <w:szCs w:val="20"/>
              </w:rPr>
              <w:t>voke</w:t>
            </w:r>
            <w:r>
              <w:rPr>
                <w:rFonts w:cs="Arial"/>
                <w:spacing w:val="-1"/>
                <w:szCs w:val="20"/>
              </w:rPr>
              <w:t xml:space="preserve"> </w:t>
            </w:r>
            <w:r>
              <w:rPr>
                <w:rFonts w:cs="Arial"/>
                <w:szCs w:val="20"/>
              </w:rPr>
              <w:t>se</w:t>
            </w:r>
            <w:r>
              <w:rPr>
                <w:rFonts w:cs="Arial"/>
                <w:spacing w:val="-1"/>
                <w:szCs w:val="20"/>
              </w:rPr>
              <w:t>c</w:t>
            </w:r>
            <w:r>
              <w:rPr>
                <w:rFonts w:cs="Arial"/>
                <w:szCs w:val="20"/>
              </w:rPr>
              <w:t>u</w:t>
            </w:r>
            <w:r>
              <w:rPr>
                <w:rFonts w:cs="Arial"/>
                <w:spacing w:val="-1"/>
                <w:szCs w:val="20"/>
              </w:rPr>
              <w:t>r</w:t>
            </w:r>
            <w:r>
              <w:rPr>
                <w:rFonts w:cs="Arial"/>
                <w:szCs w:val="20"/>
              </w:rPr>
              <w:t>i</w:t>
            </w:r>
            <w:r>
              <w:rPr>
                <w:rFonts w:cs="Arial"/>
                <w:spacing w:val="5"/>
                <w:szCs w:val="20"/>
              </w:rPr>
              <w:t>t</w:t>
            </w:r>
            <w:r>
              <w:rPr>
                <w:rFonts w:cs="Arial"/>
                <w:szCs w:val="20"/>
              </w:rPr>
              <w:t>y</w:t>
            </w:r>
            <w:r>
              <w:rPr>
                <w:rFonts w:cs="Arial"/>
                <w:spacing w:val="-5"/>
                <w:szCs w:val="20"/>
              </w:rPr>
              <w:t xml:space="preserve"> </w:t>
            </w:r>
            <w:r>
              <w:rPr>
                <w:rFonts w:cs="Arial"/>
                <w:spacing w:val="-1"/>
                <w:szCs w:val="20"/>
              </w:rPr>
              <w:t>a</w:t>
            </w:r>
            <w:r>
              <w:rPr>
                <w:rFonts w:cs="Arial"/>
                <w:szCs w:val="20"/>
              </w:rPr>
              <w:t>ttribut</w:t>
            </w:r>
            <w:r>
              <w:rPr>
                <w:rFonts w:cs="Arial"/>
                <w:spacing w:val="-1"/>
                <w:szCs w:val="20"/>
              </w:rPr>
              <w:t>e</w:t>
            </w:r>
            <w:r>
              <w:rPr>
                <w:rFonts w:cs="Arial"/>
                <w:szCs w:val="20"/>
              </w:rPr>
              <w:t>s</w:t>
            </w:r>
          </w:p>
        </w:tc>
      </w:tr>
      <w:tr w:rsidR="00743B95" w14:paraId="021B5FF4" w14:textId="77777777">
        <w:trPr>
          <w:cantSplit/>
        </w:trPr>
        <w:tc>
          <w:tcPr>
            <w:tcW w:w="2340" w:type="dxa"/>
          </w:tcPr>
          <w:p w14:paraId="51F62C9C" w14:textId="77777777" w:rsidR="00743B95" w:rsidRDefault="00890E0E">
            <w:pPr>
              <w:pStyle w:val="TableEntry"/>
              <w:ind w:left="144" w:right="144"/>
              <w:rPr>
                <w:rFonts w:cs="Arial"/>
                <w:szCs w:val="20"/>
              </w:rPr>
            </w:pPr>
            <w:r>
              <w:rPr>
                <w:rFonts w:cs="Arial"/>
                <w:spacing w:val="-2"/>
                <w:szCs w:val="20"/>
              </w:rPr>
              <w:t>F</w:t>
            </w:r>
            <w:r>
              <w:rPr>
                <w:rFonts w:cs="Arial"/>
                <w:szCs w:val="20"/>
              </w:rPr>
              <w:t>MT_REV.</w:t>
            </w:r>
            <w:r>
              <w:rPr>
                <w:rFonts w:cs="Arial"/>
                <w:spacing w:val="-1"/>
                <w:szCs w:val="20"/>
              </w:rPr>
              <w:t>1</w:t>
            </w:r>
            <w:r>
              <w:rPr>
                <w:rFonts w:cs="Arial"/>
                <w:szCs w:val="20"/>
              </w:rPr>
              <w:t>(2)</w:t>
            </w:r>
          </w:p>
        </w:tc>
        <w:tc>
          <w:tcPr>
            <w:tcW w:w="2880" w:type="dxa"/>
          </w:tcPr>
          <w:p w14:paraId="6C1A4798" w14:textId="77777777" w:rsidR="00743B95" w:rsidRDefault="00890E0E">
            <w:pPr>
              <w:pStyle w:val="TableEntry"/>
              <w:ind w:left="144" w:right="144"/>
              <w:rPr>
                <w:rFonts w:cs="Arial"/>
                <w:szCs w:val="20"/>
              </w:rPr>
            </w:pPr>
            <w:r>
              <w:rPr>
                <w:rFonts w:cs="Arial"/>
                <w:szCs w:val="20"/>
              </w:rPr>
              <w:t>Unsu</w:t>
            </w:r>
            <w:r>
              <w:rPr>
                <w:rFonts w:cs="Arial"/>
                <w:spacing w:val="-2"/>
                <w:szCs w:val="20"/>
              </w:rPr>
              <w:t>c</w:t>
            </w:r>
            <w:r>
              <w:rPr>
                <w:rFonts w:cs="Arial"/>
                <w:spacing w:val="-1"/>
                <w:szCs w:val="20"/>
              </w:rPr>
              <w:t>ce</w:t>
            </w:r>
            <w:r>
              <w:rPr>
                <w:rFonts w:cs="Arial"/>
                <w:szCs w:val="20"/>
              </w:rPr>
              <w:t>ssful</w:t>
            </w:r>
            <w:r>
              <w:rPr>
                <w:rFonts w:cs="Arial"/>
                <w:spacing w:val="2"/>
                <w:szCs w:val="20"/>
              </w:rPr>
              <w:t xml:space="preserve"> </w:t>
            </w:r>
            <w:r>
              <w:rPr>
                <w:rFonts w:cs="Arial"/>
                <w:szCs w:val="20"/>
              </w:rPr>
              <w:t>r</w:t>
            </w:r>
            <w:r>
              <w:rPr>
                <w:rFonts w:cs="Arial"/>
                <w:spacing w:val="-2"/>
                <w:szCs w:val="20"/>
              </w:rPr>
              <w:t>e</w:t>
            </w:r>
            <w:r>
              <w:rPr>
                <w:rFonts w:cs="Arial"/>
                <w:szCs w:val="20"/>
              </w:rPr>
              <w:t>voc</w:t>
            </w:r>
            <w:r>
              <w:rPr>
                <w:rFonts w:cs="Arial"/>
                <w:spacing w:val="-1"/>
                <w:szCs w:val="20"/>
              </w:rPr>
              <w:t>a</w:t>
            </w:r>
            <w:r>
              <w:rPr>
                <w:rFonts w:cs="Arial"/>
                <w:szCs w:val="20"/>
              </w:rPr>
              <w:t>tion of s</w:t>
            </w:r>
            <w:r>
              <w:rPr>
                <w:rFonts w:cs="Arial"/>
                <w:spacing w:val="-1"/>
                <w:szCs w:val="20"/>
              </w:rPr>
              <w:t>ec</w:t>
            </w:r>
            <w:r>
              <w:rPr>
                <w:rFonts w:cs="Arial"/>
                <w:szCs w:val="20"/>
              </w:rPr>
              <w:t>u</w:t>
            </w:r>
            <w:r>
              <w:rPr>
                <w:rFonts w:cs="Arial"/>
                <w:spacing w:val="-1"/>
                <w:szCs w:val="20"/>
              </w:rPr>
              <w:t>r</w:t>
            </w:r>
            <w:r>
              <w:rPr>
                <w:rFonts w:cs="Arial"/>
                <w:szCs w:val="20"/>
              </w:rPr>
              <w:t>i</w:t>
            </w:r>
            <w:r>
              <w:rPr>
                <w:rFonts w:cs="Arial"/>
                <w:spacing w:val="5"/>
                <w:szCs w:val="20"/>
              </w:rPr>
              <w:t>t</w:t>
            </w:r>
            <w:r>
              <w:rPr>
                <w:rFonts w:cs="Arial"/>
                <w:szCs w:val="20"/>
              </w:rPr>
              <w:t>y</w:t>
            </w:r>
            <w:r>
              <w:rPr>
                <w:rFonts w:cs="Arial"/>
                <w:spacing w:val="-5"/>
                <w:szCs w:val="20"/>
              </w:rPr>
              <w:t xml:space="preserve"> </w:t>
            </w:r>
            <w:r>
              <w:rPr>
                <w:rFonts w:cs="Arial"/>
                <w:spacing w:val="-1"/>
                <w:szCs w:val="20"/>
              </w:rPr>
              <w:t>a</w:t>
            </w:r>
            <w:r>
              <w:rPr>
                <w:rFonts w:cs="Arial"/>
                <w:szCs w:val="20"/>
              </w:rPr>
              <w:t>ttribut</w:t>
            </w:r>
            <w:r>
              <w:rPr>
                <w:rFonts w:cs="Arial"/>
                <w:spacing w:val="-1"/>
                <w:szCs w:val="20"/>
              </w:rPr>
              <w:t>e</w:t>
            </w:r>
            <w:r>
              <w:rPr>
                <w:rFonts w:cs="Arial"/>
                <w:szCs w:val="20"/>
              </w:rPr>
              <w:t>s</w:t>
            </w:r>
          </w:p>
        </w:tc>
        <w:tc>
          <w:tcPr>
            <w:tcW w:w="2792" w:type="dxa"/>
          </w:tcPr>
          <w:p w14:paraId="473973C6" w14:textId="77777777" w:rsidR="00743B95" w:rsidRDefault="00890E0E">
            <w:pPr>
              <w:pStyle w:val="TableEntry"/>
              <w:ind w:left="144" w:right="144"/>
              <w:rPr>
                <w:rFonts w:cs="Arial"/>
                <w:szCs w:val="20"/>
              </w:rPr>
            </w:pPr>
            <w:r>
              <w:rPr>
                <w:rFonts w:cs="Arial"/>
                <w:spacing w:val="-4"/>
                <w:szCs w:val="20"/>
              </w:rPr>
              <w:t>I</w:t>
            </w:r>
            <w:r>
              <w:rPr>
                <w:rFonts w:cs="Arial"/>
                <w:spacing w:val="2"/>
                <w:szCs w:val="20"/>
              </w:rPr>
              <w:t>d</w:t>
            </w:r>
            <w:r>
              <w:rPr>
                <w:rFonts w:cs="Arial"/>
                <w:spacing w:val="-1"/>
                <w:szCs w:val="20"/>
              </w:rPr>
              <w:t>e</w:t>
            </w:r>
            <w:r>
              <w:rPr>
                <w:rFonts w:cs="Arial"/>
                <w:szCs w:val="20"/>
              </w:rPr>
              <w:t>nti</w:t>
            </w:r>
            <w:r>
              <w:rPr>
                <w:rFonts w:cs="Arial"/>
                <w:spacing w:val="2"/>
                <w:szCs w:val="20"/>
              </w:rPr>
              <w:t>t</w:t>
            </w:r>
            <w:r>
              <w:rPr>
                <w:rFonts w:cs="Arial"/>
                <w:szCs w:val="20"/>
              </w:rPr>
              <w:t>y</w:t>
            </w:r>
            <w:r>
              <w:rPr>
                <w:rFonts w:cs="Arial"/>
                <w:spacing w:val="-5"/>
                <w:szCs w:val="20"/>
              </w:rPr>
              <w:t xml:space="preserve"> </w:t>
            </w:r>
            <w:r>
              <w:rPr>
                <w:rFonts w:cs="Arial"/>
                <w:szCs w:val="20"/>
              </w:rPr>
              <w:t>of individu</w:t>
            </w:r>
            <w:r>
              <w:rPr>
                <w:rFonts w:cs="Arial"/>
                <w:spacing w:val="-1"/>
                <w:szCs w:val="20"/>
              </w:rPr>
              <w:t>a</w:t>
            </w:r>
            <w:r>
              <w:rPr>
                <w:rFonts w:cs="Arial"/>
                <w:szCs w:val="20"/>
              </w:rPr>
              <w:t>l attempting</w:t>
            </w:r>
            <w:r>
              <w:rPr>
                <w:rFonts w:cs="Arial"/>
                <w:spacing w:val="-2"/>
                <w:szCs w:val="20"/>
              </w:rPr>
              <w:t xml:space="preserve"> </w:t>
            </w:r>
            <w:r>
              <w:rPr>
                <w:rFonts w:cs="Arial"/>
                <w:szCs w:val="20"/>
              </w:rPr>
              <w:t>to r</w:t>
            </w:r>
            <w:r>
              <w:rPr>
                <w:rFonts w:cs="Arial"/>
                <w:spacing w:val="-2"/>
                <w:szCs w:val="20"/>
              </w:rPr>
              <w:t>e</w:t>
            </w:r>
            <w:r>
              <w:rPr>
                <w:rFonts w:cs="Arial"/>
                <w:szCs w:val="20"/>
              </w:rPr>
              <w:t>voke</w:t>
            </w:r>
            <w:r>
              <w:rPr>
                <w:rFonts w:cs="Arial"/>
                <w:spacing w:val="-1"/>
                <w:szCs w:val="20"/>
              </w:rPr>
              <w:t xml:space="preserve"> </w:t>
            </w:r>
            <w:r>
              <w:rPr>
                <w:rFonts w:cs="Arial"/>
                <w:szCs w:val="20"/>
              </w:rPr>
              <w:t>se</w:t>
            </w:r>
            <w:r>
              <w:rPr>
                <w:rFonts w:cs="Arial"/>
                <w:spacing w:val="-1"/>
                <w:szCs w:val="20"/>
              </w:rPr>
              <w:t>c</w:t>
            </w:r>
            <w:r>
              <w:rPr>
                <w:rFonts w:cs="Arial"/>
                <w:szCs w:val="20"/>
              </w:rPr>
              <w:t>u</w:t>
            </w:r>
            <w:r>
              <w:rPr>
                <w:rFonts w:cs="Arial"/>
                <w:spacing w:val="-1"/>
                <w:szCs w:val="20"/>
              </w:rPr>
              <w:t>r</w:t>
            </w:r>
            <w:r>
              <w:rPr>
                <w:rFonts w:cs="Arial"/>
                <w:szCs w:val="20"/>
              </w:rPr>
              <w:t>i</w:t>
            </w:r>
            <w:r>
              <w:rPr>
                <w:rFonts w:cs="Arial"/>
                <w:spacing w:val="5"/>
                <w:szCs w:val="20"/>
              </w:rPr>
              <w:t>t</w:t>
            </w:r>
            <w:r>
              <w:rPr>
                <w:rFonts w:cs="Arial"/>
                <w:szCs w:val="20"/>
              </w:rPr>
              <w:t>y</w:t>
            </w:r>
            <w:r>
              <w:rPr>
                <w:rFonts w:cs="Arial"/>
                <w:spacing w:val="-5"/>
                <w:szCs w:val="20"/>
              </w:rPr>
              <w:t xml:space="preserve"> </w:t>
            </w:r>
            <w:r>
              <w:rPr>
                <w:rFonts w:cs="Arial"/>
                <w:spacing w:val="-1"/>
                <w:szCs w:val="20"/>
              </w:rPr>
              <w:t>a</w:t>
            </w:r>
            <w:r>
              <w:rPr>
                <w:rFonts w:cs="Arial"/>
                <w:szCs w:val="20"/>
              </w:rPr>
              <w:t>ttribut</w:t>
            </w:r>
            <w:r>
              <w:rPr>
                <w:rFonts w:cs="Arial"/>
                <w:spacing w:val="-1"/>
                <w:szCs w:val="20"/>
              </w:rPr>
              <w:t>e</w:t>
            </w:r>
            <w:r>
              <w:rPr>
                <w:rFonts w:cs="Arial"/>
                <w:szCs w:val="20"/>
              </w:rPr>
              <w:t>s</w:t>
            </w:r>
          </w:p>
        </w:tc>
      </w:tr>
      <w:tr w:rsidR="00743B95" w14:paraId="6BEB154A" w14:textId="77777777">
        <w:trPr>
          <w:cantSplit/>
        </w:trPr>
        <w:tc>
          <w:tcPr>
            <w:tcW w:w="2340" w:type="dxa"/>
          </w:tcPr>
          <w:p w14:paraId="6F3CD221" w14:textId="77777777" w:rsidR="00743B95" w:rsidRDefault="00890E0E">
            <w:pPr>
              <w:pStyle w:val="TableEntry"/>
              <w:ind w:left="144" w:right="144"/>
              <w:rPr>
                <w:rFonts w:cs="Arial"/>
                <w:szCs w:val="20"/>
              </w:rPr>
            </w:pPr>
            <w:r>
              <w:rPr>
                <w:rFonts w:cs="Arial"/>
                <w:spacing w:val="-2"/>
                <w:szCs w:val="20"/>
              </w:rPr>
              <w:t>F</w:t>
            </w:r>
            <w:r>
              <w:rPr>
                <w:rFonts w:cs="Arial"/>
                <w:szCs w:val="20"/>
              </w:rPr>
              <w:t>MT_SM</w:t>
            </w:r>
            <w:r>
              <w:rPr>
                <w:rFonts w:cs="Arial"/>
                <w:spacing w:val="-2"/>
                <w:szCs w:val="20"/>
              </w:rPr>
              <w:t>F</w:t>
            </w:r>
            <w:r>
              <w:rPr>
                <w:rFonts w:cs="Arial"/>
                <w:szCs w:val="20"/>
              </w:rPr>
              <w:t>.1</w:t>
            </w:r>
          </w:p>
        </w:tc>
        <w:tc>
          <w:tcPr>
            <w:tcW w:w="2880" w:type="dxa"/>
          </w:tcPr>
          <w:p w14:paraId="0B562891" w14:textId="77777777" w:rsidR="00743B95" w:rsidRDefault="00890E0E">
            <w:pPr>
              <w:pStyle w:val="TableEntry"/>
              <w:ind w:left="144" w:right="144"/>
              <w:rPr>
                <w:rFonts w:cs="Arial"/>
                <w:szCs w:val="20"/>
              </w:rPr>
            </w:pPr>
            <w:r>
              <w:rPr>
                <w:rFonts w:cs="Arial"/>
                <w:szCs w:val="20"/>
              </w:rPr>
              <w:t>Use</w:t>
            </w:r>
            <w:r>
              <w:rPr>
                <w:rFonts w:cs="Arial"/>
                <w:spacing w:val="-2"/>
                <w:szCs w:val="20"/>
              </w:rPr>
              <w:t xml:space="preserve"> </w:t>
            </w:r>
            <w:r>
              <w:rPr>
                <w:rFonts w:cs="Arial"/>
                <w:szCs w:val="20"/>
              </w:rPr>
              <w:t>of the</w:t>
            </w:r>
            <w:r>
              <w:rPr>
                <w:rFonts w:cs="Arial"/>
                <w:spacing w:val="-2"/>
                <w:szCs w:val="20"/>
              </w:rPr>
              <w:t xml:space="preserve"> </w:t>
            </w:r>
            <w:r>
              <w:rPr>
                <w:rFonts w:cs="Arial"/>
                <w:szCs w:val="20"/>
              </w:rPr>
              <w:t>mana</w:t>
            </w:r>
            <w:r>
              <w:rPr>
                <w:rFonts w:cs="Arial"/>
                <w:spacing w:val="-3"/>
                <w:szCs w:val="20"/>
              </w:rPr>
              <w:t>g</w:t>
            </w:r>
            <w:r>
              <w:rPr>
                <w:rFonts w:cs="Arial"/>
                <w:spacing w:val="-1"/>
                <w:szCs w:val="20"/>
              </w:rPr>
              <w:t>e</w:t>
            </w:r>
            <w:r>
              <w:rPr>
                <w:rFonts w:cs="Arial"/>
                <w:szCs w:val="20"/>
              </w:rPr>
              <w:t>ment fun</w:t>
            </w:r>
            <w:r>
              <w:rPr>
                <w:rFonts w:cs="Arial"/>
                <w:spacing w:val="-2"/>
                <w:szCs w:val="20"/>
              </w:rPr>
              <w:t>c</w:t>
            </w:r>
            <w:r>
              <w:rPr>
                <w:rFonts w:cs="Arial"/>
                <w:szCs w:val="20"/>
              </w:rPr>
              <w:t>tions</w:t>
            </w:r>
          </w:p>
        </w:tc>
        <w:tc>
          <w:tcPr>
            <w:tcW w:w="2792" w:type="dxa"/>
          </w:tcPr>
          <w:p w14:paraId="035EEE5D" w14:textId="77777777" w:rsidR="00743B95" w:rsidRDefault="00890E0E">
            <w:pPr>
              <w:pStyle w:val="TableEntry"/>
              <w:ind w:left="144" w:right="144"/>
              <w:rPr>
                <w:rFonts w:cs="Arial"/>
                <w:szCs w:val="20"/>
              </w:rPr>
            </w:pPr>
            <w:r>
              <w:rPr>
                <w:rFonts w:cs="Arial"/>
                <w:spacing w:val="-4"/>
                <w:szCs w:val="20"/>
              </w:rPr>
              <w:t>I</w:t>
            </w:r>
            <w:r>
              <w:rPr>
                <w:rFonts w:cs="Arial"/>
                <w:spacing w:val="2"/>
                <w:szCs w:val="20"/>
              </w:rPr>
              <w:t>d</w:t>
            </w:r>
            <w:r>
              <w:rPr>
                <w:rFonts w:cs="Arial"/>
                <w:spacing w:val="-1"/>
                <w:szCs w:val="20"/>
              </w:rPr>
              <w:t>e</w:t>
            </w:r>
            <w:r>
              <w:rPr>
                <w:rFonts w:cs="Arial"/>
                <w:szCs w:val="20"/>
              </w:rPr>
              <w:t>nti</w:t>
            </w:r>
            <w:r>
              <w:rPr>
                <w:rFonts w:cs="Arial"/>
                <w:spacing w:val="2"/>
                <w:szCs w:val="20"/>
              </w:rPr>
              <w:t>t</w:t>
            </w:r>
            <w:r>
              <w:rPr>
                <w:rFonts w:cs="Arial"/>
                <w:szCs w:val="20"/>
              </w:rPr>
              <w:t>y</w:t>
            </w:r>
            <w:r>
              <w:rPr>
                <w:rFonts w:cs="Arial"/>
                <w:spacing w:val="-5"/>
                <w:szCs w:val="20"/>
              </w:rPr>
              <w:t xml:space="preserve"> </w:t>
            </w:r>
            <w:r>
              <w:rPr>
                <w:rFonts w:cs="Arial"/>
                <w:szCs w:val="20"/>
              </w:rPr>
              <w:t>of the</w:t>
            </w:r>
            <w:r>
              <w:rPr>
                <w:rFonts w:cs="Arial"/>
                <w:spacing w:val="-1"/>
                <w:szCs w:val="20"/>
              </w:rPr>
              <w:t xml:space="preserve"> a</w:t>
            </w:r>
            <w:r>
              <w:rPr>
                <w:rFonts w:cs="Arial"/>
                <w:szCs w:val="20"/>
              </w:rPr>
              <w:t>dministrator p</w:t>
            </w:r>
            <w:r>
              <w:rPr>
                <w:rFonts w:cs="Arial"/>
                <w:spacing w:val="-1"/>
                <w:szCs w:val="20"/>
              </w:rPr>
              <w:t>e</w:t>
            </w:r>
            <w:r>
              <w:rPr>
                <w:rFonts w:cs="Arial"/>
                <w:szCs w:val="20"/>
              </w:rPr>
              <w:t>r</w:t>
            </w:r>
            <w:r>
              <w:rPr>
                <w:rFonts w:cs="Arial"/>
                <w:spacing w:val="-2"/>
                <w:szCs w:val="20"/>
              </w:rPr>
              <w:t>f</w:t>
            </w:r>
            <w:r>
              <w:rPr>
                <w:rFonts w:cs="Arial"/>
                <w:szCs w:val="20"/>
              </w:rPr>
              <w:t>o</w:t>
            </w:r>
            <w:r>
              <w:rPr>
                <w:rFonts w:cs="Arial"/>
                <w:spacing w:val="-1"/>
                <w:szCs w:val="20"/>
              </w:rPr>
              <w:t>r</w:t>
            </w:r>
            <w:r>
              <w:rPr>
                <w:rFonts w:cs="Arial"/>
                <w:szCs w:val="20"/>
              </w:rPr>
              <w:t>mi</w:t>
            </w:r>
            <w:r>
              <w:rPr>
                <w:rFonts w:cs="Arial"/>
                <w:spacing w:val="2"/>
                <w:szCs w:val="20"/>
              </w:rPr>
              <w:t>n</w:t>
            </w:r>
            <w:r>
              <w:rPr>
                <w:rFonts w:cs="Arial"/>
                <w:szCs w:val="20"/>
              </w:rPr>
              <w:t>g</w:t>
            </w:r>
            <w:r>
              <w:rPr>
                <w:rFonts w:cs="Arial"/>
                <w:spacing w:val="-3"/>
                <w:szCs w:val="20"/>
              </w:rPr>
              <w:t xml:space="preserve"> </w:t>
            </w:r>
            <w:r>
              <w:rPr>
                <w:rFonts w:cs="Arial"/>
                <w:szCs w:val="20"/>
              </w:rPr>
              <w:t>these fun</w:t>
            </w:r>
            <w:r>
              <w:rPr>
                <w:rFonts w:cs="Arial"/>
                <w:spacing w:val="-2"/>
                <w:szCs w:val="20"/>
              </w:rPr>
              <w:t>c</w:t>
            </w:r>
            <w:r>
              <w:rPr>
                <w:rFonts w:cs="Arial"/>
                <w:szCs w:val="20"/>
              </w:rPr>
              <w:t>ti</w:t>
            </w:r>
            <w:r>
              <w:rPr>
                <w:rFonts w:cs="Arial"/>
                <w:spacing w:val="2"/>
                <w:szCs w:val="20"/>
              </w:rPr>
              <w:t>o</w:t>
            </w:r>
            <w:r>
              <w:rPr>
                <w:rFonts w:cs="Arial"/>
                <w:szCs w:val="20"/>
              </w:rPr>
              <w:t>ns</w:t>
            </w:r>
          </w:p>
        </w:tc>
      </w:tr>
      <w:tr w:rsidR="00743B95" w14:paraId="7347B6BA" w14:textId="77777777">
        <w:trPr>
          <w:cantSplit/>
        </w:trPr>
        <w:tc>
          <w:tcPr>
            <w:tcW w:w="2340" w:type="dxa"/>
          </w:tcPr>
          <w:p w14:paraId="349C97DE" w14:textId="77777777" w:rsidR="00743B95" w:rsidRDefault="00890E0E">
            <w:pPr>
              <w:pStyle w:val="TableEntry"/>
              <w:ind w:left="144" w:right="144"/>
              <w:rPr>
                <w:rFonts w:cs="Arial"/>
                <w:szCs w:val="20"/>
              </w:rPr>
            </w:pPr>
            <w:r>
              <w:rPr>
                <w:rFonts w:cs="Arial"/>
                <w:spacing w:val="-2"/>
                <w:szCs w:val="20"/>
              </w:rPr>
              <w:t>F</w:t>
            </w:r>
            <w:r>
              <w:rPr>
                <w:rFonts w:cs="Arial"/>
                <w:szCs w:val="20"/>
              </w:rPr>
              <w:t>MT_SMR.1</w:t>
            </w:r>
          </w:p>
        </w:tc>
        <w:tc>
          <w:tcPr>
            <w:tcW w:w="2880" w:type="dxa"/>
          </w:tcPr>
          <w:p w14:paraId="767AED59" w14:textId="77777777" w:rsidR="00743B95" w:rsidRDefault="00890E0E">
            <w:pPr>
              <w:pStyle w:val="TableEntry"/>
              <w:ind w:left="144" w:right="144"/>
              <w:rPr>
                <w:rFonts w:cs="Arial"/>
                <w:szCs w:val="20"/>
              </w:rPr>
            </w:pPr>
            <w:r>
              <w:rPr>
                <w:rFonts w:cs="Arial"/>
                <w:szCs w:val="20"/>
              </w:rPr>
              <w:t>Modifi</w:t>
            </w:r>
            <w:r>
              <w:rPr>
                <w:rFonts w:cs="Arial"/>
                <w:spacing w:val="-2"/>
                <w:szCs w:val="20"/>
              </w:rPr>
              <w:t>c</w:t>
            </w:r>
            <w:r>
              <w:rPr>
                <w:rFonts w:cs="Arial"/>
                <w:spacing w:val="-1"/>
                <w:szCs w:val="20"/>
              </w:rPr>
              <w:t>a</w:t>
            </w:r>
            <w:r>
              <w:rPr>
                <w:rFonts w:cs="Arial"/>
                <w:szCs w:val="20"/>
              </w:rPr>
              <w:t xml:space="preserve">tions to the </w:t>
            </w:r>
            <w:r>
              <w:rPr>
                <w:rFonts w:cs="Arial"/>
                <w:spacing w:val="-3"/>
                <w:szCs w:val="20"/>
              </w:rPr>
              <w:t>g</w:t>
            </w:r>
            <w:r>
              <w:rPr>
                <w:rFonts w:cs="Arial"/>
                <w:szCs w:val="20"/>
              </w:rPr>
              <w:t>roup of use</w:t>
            </w:r>
            <w:r>
              <w:rPr>
                <w:rFonts w:cs="Arial"/>
                <w:spacing w:val="-2"/>
                <w:szCs w:val="20"/>
              </w:rPr>
              <w:t>r</w:t>
            </w:r>
            <w:r>
              <w:rPr>
                <w:rFonts w:cs="Arial"/>
                <w:szCs w:val="20"/>
              </w:rPr>
              <w:t xml:space="preserve">s that </w:t>
            </w:r>
            <w:r>
              <w:rPr>
                <w:rFonts w:cs="Arial"/>
                <w:spacing w:val="-1"/>
                <w:szCs w:val="20"/>
              </w:rPr>
              <w:t>a</w:t>
            </w:r>
            <w:r>
              <w:rPr>
                <w:rFonts w:cs="Arial"/>
                <w:szCs w:val="20"/>
              </w:rPr>
              <w:t>re</w:t>
            </w:r>
            <w:r>
              <w:rPr>
                <w:rFonts w:cs="Arial"/>
                <w:spacing w:val="-1"/>
                <w:szCs w:val="20"/>
              </w:rPr>
              <w:t xml:space="preserve"> </w:t>
            </w:r>
            <w:r>
              <w:rPr>
                <w:rFonts w:cs="Arial"/>
                <w:szCs w:val="20"/>
              </w:rPr>
              <w:t>p</w:t>
            </w:r>
            <w:r>
              <w:rPr>
                <w:rFonts w:cs="Arial"/>
                <w:spacing w:val="-1"/>
                <w:szCs w:val="20"/>
              </w:rPr>
              <w:t>a</w:t>
            </w:r>
            <w:r>
              <w:rPr>
                <w:rFonts w:cs="Arial"/>
                <w:szCs w:val="20"/>
              </w:rPr>
              <w:t>rt of a</w:t>
            </w:r>
            <w:r>
              <w:rPr>
                <w:rFonts w:cs="Arial"/>
                <w:spacing w:val="-1"/>
                <w:szCs w:val="20"/>
              </w:rPr>
              <w:t xml:space="preserve"> r</w:t>
            </w:r>
            <w:r>
              <w:rPr>
                <w:rFonts w:cs="Arial"/>
                <w:szCs w:val="20"/>
              </w:rPr>
              <w:t>o</w:t>
            </w:r>
            <w:r>
              <w:rPr>
                <w:rFonts w:cs="Arial"/>
                <w:spacing w:val="2"/>
                <w:szCs w:val="20"/>
              </w:rPr>
              <w:t>l</w:t>
            </w:r>
            <w:r>
              <w:rPr>
                <w:rFonts w:cs="Arial"/>
                <w:szCs w:val="20"/>
              </w:rPr>
              <w:t>e</w:t>
            </w:r>
          </w:p>
        </w:tc>
        <w:tc>
          <w:tcPr>
            <w:tcW w:w="2792" w:type="dxa"/>
          </w:tcPr>
          <w:p w14:paraId="64F05708" w14:textId="77777777" w:rsidR="00743B95" w:rsidRDefault="00890E0E">
            <w:pPr>
              <w:pStyle w:val="TableEntry"/>
              <w:ind w:left="144" w:right="144"/>
              <w:rPr>
                <w:rFonts w:cs="Arial"/>
                <w:szCs w:val="20"/>
              </w:rPr>
            </w:pPr>
            <w:r>
              <w:rPr>
                <w:rFonts w:cs="Arial"/>
                <w:spacing w:val="-4"/>
                <w:szCs w:val="20"/>
              </w:rPr>
              <w:t>I</w:t>
            </w:r>
            <w:r>
              <w:rPr>
                <w:rFonts w:cs="Arial"/>
                <w:spacing w:val="2"/>
                <w:szCs w:val="20"/>
              </w:rPr>
              <w:t>d</w:t>
            </w:r>
            <w:r>
              <w:rPr>
                <w:rFonts w:cs="Arial"/>
                <w:spacing w:val="-1"/>
                <w:szCs w:val="20"/>
              </w:rPr>
              <w:t>e</w:t>
            </w:r>
            <w:r>
              <w:rPr>
                <w:rFonts w:cs="Arial"/>
                <w:szCs w:val="20"/>
              </w:rPr>
              <w:t>nti</w:t>
            </w:r>
            <w:r>
              <w:rPr>
                <w:rFonts w:cs="Arial"/>
                <w:spacing w:val="2"/>
                <w:szCs w:val="20"/>
              </w:rPr>
              <w:t>t</w:t>
            </w:r>
            <w:r>
              <w:rPr>
                <w:rFonts w:cs="Arial"/>
                <w:szCs w:val="20"/>
              </w:rPr>
              <w:t>y</w:t>
            </w:r>
            <w:r>
              <w:rPr>
                <w:rFonts w:cs="Arial"/>
                <w:spacing w:val="-5"/>
                <w:szCs w:val="20"/>
              </w:rPr>
              <w:t xml:space="preserve"> </w:t>
            </w:r>
            <w:r>
              <w:rPr>
                <w:rFonts w:cs="Arial"/>
                <w:szCs w:val="20"/>
              </w:rPr>
              <w:t xml:space="preserve">of </w:t>
            </w:r>
            <w:r>
              <w:rPr>
                <w:rFonts w:cs="Arial"/>
                <w:spacing w:val="-1"/>
                <w:szCs w:val="20"/>
              </w:rPr>
              <w:t>a</w:t>
            </w:r>
            <w:r>
              <w:rPr>
                <w:rFonts w:cs="Arial"/>
                <w:szCs w:val="20"/>
              </w:rPr>
              <w:t>uthoriz</w:t>
            </w:r>
            <w:r>
              <w:rPr>
                <w:rFonts w:cs="Arial"/>
                <w:spacing w:val="-1"/>
                <w:szCs w:val="20"/>
              </w:rPr>
              <w:t>e</w:t>
            </w:r>
            <w:r>
              <w:rPr>
                <w:rFonts w:cs="Arial"/>
                <w:szCs w:val="20"/>
              </w:rPr>
              <w:t xml:space="preserve">d </w:t>
            </w:r>
            <w:r>
              <w:rPr>
                <w:rFonts w:cs="Arial"/>
                <w:spacing w:val="-1"/>
                <w:szCs w:val="20"/>
              </w:rPr>
              <w:t>a</w:t>
            </w:r>
            <w:r>
              <w:rPr>
                <w:rFonts w:cs="Arial"/>
                <w:spacing w:val="2"/>
                <w:szCs w:val="20"/>
              </w:rPr>
              <w:t>d</w:t>
            </w:r>
            <w:r>
              <w:rPr>
                <w:rFonts w:cs="Arial"/>
                <w:szCs w:val="20"/>
              </w:rPr>
              <w:t>ministr</w:t>
            </w:r>
            <w:r>
              <w:rPr>
                <w:rFonts w:cs="Arial"/>
                <w:spacing w:val="-2"/>
                <w:szCs w:val="20"/>
              </w:rPr>
              <w:t>a</w:t>
            </w:r>
            <w:r>
              <w:rPr>
                <w:rFonts w:cs="Arial"/>
                <w:szCs w:val="20"/>
              </w:rPr>
              <w:t>tor modif</w:t>
            </w:r>
            <w:r>
              <w:rPr>
                <w:rFonts w:cs="Arial"/>
                <w:spacing w:val="-5"/>
                <w:szCs w:val="20"/>
              </w:rPr>
              <w:t>y</w:t>
            </w:r>
            <w:r>
              <w:rPr>
                <w:rFonts w:cs="Arial"/>
                <w:szCs w:val="20"/>
              </w:rPr>
              <w:t>i</w:t>
            </w:r>
            <w:r>
              <w:rPr>
                <w:rFonts w:cs="Arial"/>
                <w:spacing w:val="2"/>
                <w:szCs w:val="20"/>
              </w:rPr>
              <w:t>n</w:t>
            </w:r>
            <w:r>
              <w:rPr>
                <w:rFonts w:cs="Arial"/>
                <w:szCs w:val="20"/>
              </w:rPr>
              <w:t>g</w:t>
            </w:r>
            <w:r>
              <w:rPr>
                <w:rFonts w:cs="Arial"/>
                <w:spacing w:val="-3"/>
                <w:szCs w:val="20"/>
              </w:rPr>
              <w:t xml:space="preserve"> </w:t>
            </w:r>
            <w:r>
              <w:rPr>
                <w:rFonts w:cs="Arial"/>
                <w:szCs w:val="20"/>
              </w:rPr>
              <w:t xml:space="preserve">the </w:t>
            </w:r>
            <w:r>
              <w:rPr>
                <w:rFonts w:cs="Arial"/>
                <w:spacing w:val="-2"/>
                <w:szCs w:val="20"/>
              </w:rPr>
              <w:t>r</w:t>
            </w:r>
            <w:r>
              <w:rPr>
                <w:rFonts w:cs="Arial"/>
                <w:szCs w:val="20"/>
              </w:rPr>
              <w:t>ole d</w:t>
            </w:r>
            <w:r>
              <w:rPr>
                <w:rFonts w:cs="Arial"/>
                <w:spacing w:val="-1"/>
                <w:szCs w:val="20"/>
              </w:rPr>
              <w:t>e</w:t>
            </w:r>
            <w:r>
              <w:rPr>
                <w:rFonts w:cs="Arial"/>
                <w:szCs w:val="20"/>
              </w:rPr>
              <w:t>fin</w:t>
            </w:r>
            <w:r>
              <w:rPr>
                <w:rFonts w:cs="Arial"/>
                <w:spacing w:val="2"/>
                <w:szCs w:val="20"/>
              </w:rPr>
              <w:t>i</w:t>
            </w:r>
            <w:r>
              <w:rPr>
                <w:rFonts w:cs="Arial"/>
                <w:szCs w:val="20"/>
              </w:rPr>
              <w:t>tion</w:t>
            </w:r>
          </w:p>
        </w:tc>
      </w:tr>
      <w:tr w:rsidR="00743B95" w14:paraId="5BE73036" w14:textId="77777777">
        <w:trPr>
          <w:cantSplit/>
        </w:trPr>
        <w:tc>
          <w:tcPr>
            <w:tcW w:w="2340" w:type="dxa"/>
          </w:tcPr>
          <w:p w14:paraId="213A0232" w14:textId="77777777" w:rsidR="00743B95" w:rsidRDefault="00890E0E">
            <w:pPr>
              <w:pStyle w:val="TableEntry"/>
              <w:ind w:left="144" w:right="144"/>
              <w:rPr>
                <w:rFonts w:cs="Arial"/>
                <w:szCs w:val="20"/>
              </w:rPr>
            </w:pPr>
            <w:r>
              <w:rPr>
                <w:rFonts w:cs="Arial"/>
                <w:spacing w:val="-2"/>
                <w:szCs w:val="20"/>
              </w:rPr>
              <w:t>F</w:t>
            </w:r>
            <w:r>
              <w:rPr>
                <w:rFonts w:cs="Arial"/>
                <w:szCs w:val="20"/>
              </w:rPr>
              <w:t>PT_TRC.1</w:t>
            </w:r>
          </w:p>
        </w:tc>
        <w:tc>
          <w:tcPr>
            <w:tcW w:w="2880" w:type="dxa"/>
          </w:tcPr>
          <w:p w14:paraId="4972FF1F" w14:textId="77777777" w:rsidR="00743B95" w:rsidRDefault="00890E0E">
            <w:pPr>
              <w:pStyle w:val="TableEntry"/>
              <w:ind w:left="144" w:right="144"/>
              <w:rPr>
                <w:rFonts w:cs="Arial"/>
                <w:szCs w:val="20"/>
              </w:rPr>
            </w:pPr>
            <w:r>
              <w:rPr>
                <w:rFonts w:cs="Arial"/>
                <w:szCs w:val="20"/>
              </w:rPr>
              <w:t>R</w:t>
            </w:r>
            <w:r>
              <w:rPr>
                <w:rFonts w:cs="Arial"/>
                <w:spacing w:val="-1"/>
                <w:szCs w:val="20"/>
              </w:rPr>
              <w:t>e</w:t>
            </w:r>
            <w:r>
              <w:rPr>
                <w:rFonts w:cs="Arial"/>
                <w:szCs w:val="20"/>
              </w:rPr>
              <w:t>storing</w:t>
            </w:r>
            <w:r>
              <w:rPr>
                <w:rFonts w:cs="Arial"/>
                <w:spacing w:val="-2"/>
                <w:szCs w:val="20"/>
              </w:rPr>
              <w:t xml:space="preserve"> </w:t>
            </w:r>
            <w:r>
              <w:rPr>
                <w:rFonts w:cs="Arial"/>
                <w:spacing w:val="-1"/>
                <w:szCs w:val="20"/>
              </w:rPr>
              <w:t>c</w:t>
            </w:r>
            <w:r>
              <w:rPr>
                <w:rFonts w:cs="Arial"/>
                <w:szCs w:val="20"/>
              </w:rPr>
              <w:t>onsisten</w:t>
            </w:r>
            <w:r>
              <w:rPr>
                <w:rFonts w:cs="Arial"/>
                <w:spacing w:val="3"/>
                <w:szCs w:val="20"/>
              </w:rPr>
              <w:t>c</w:t>
            </w:r>
            <w:r>
              <w:rPr>
                <w:rFonts w:cs="Arial"/>
                <w:szCs w:val="20"/>
              </w:rPr>
              <w:t>y</w:t>
            </w:r>
          </w:p>
        </w:tc>
        <w:tc>
          <w:tcPr>
            <w:tcW w:w="2792" w:type="dxa"/>
            <w:shd w:val="clear" w:color="auto" w:fill="auto"/>
          </w:tcPr>
          <w:p w14:paraId="5BB222A0" w14:textId="77777777" w:rsidR="00743B95" w:rsidRDefault="00890E0E">
            <w:pPr>
              <w:pStyle w:val="TableEntry"/>
              <w:ind w:left="144" w:right="144"/>
              <w:rPr>
                <w:rFonts w:cs="Arial"/>
                <w:szCs w:val="20"/>
              </w:rPr>
            </w:pPr>
            <w:r>
              <w:rPr>
                <w:rFonts w:cs="Arial"/>
                <w:spacing w:val="-4"/>
                <w:szCs w:val="20"/>
              </w:rPr>
              <w:t>None</w:t>
            </w:r>
          </w:p>
        </w:tc>
      </w:tr>
      <w:tr w:rsidR="00743B95" w14:paraId="54C8736B" w14:textId="77777777">
        <w:trPr>
          <w:cantSplit/>
        </w:trPr>
        <w:tc>
          <w:tcPr>
            <w:tcW w:w="2340" w:type="dxa"/>
          </w:tcPr>
          <w:p w14:paraId="4F316A86" w14:textId="77777777" w:rsidR="00743B95" w:rsidRDefault="00890E0E">
            <w:pPr>
              <w:pStyle w:val="TableEntry"/>
              <w:ind w:left="144" w:right="144"/>
              <w:rPr>
                <w:rFonts w:cs="Arial"/>
                <w:szCs w:val="20"/>
              </w:rPr>
            </w:pPr>
            <w:r>
              <w:rPr>
                <w:rFonts w:cs="Arial"/>
                <w:spacing w:val="-2"/>
                <w:szCs w:val="20"/>
              </w:rPr>
              <w:t>F</w:t>
            </w:r>
            <w:r>
              <w:rPr>
                <w:rFonts w:cs="Arial"/>
                <w:szCs w:val="20"/>
              </w:rPr>
              <w:t>TA_MCS.1</w:t>
            </w:r>
          </w:p>
        </w:tc>
        <w:tc>
          <w:tcPr>
            <w:tcW w:w="2880" w:type="dxa"/>
          </w:tcPr>
          <w:p w14:paraId="35D06787" w14:textId="77777777" w:rsidR="00743B95" w:rsidRDefault="00890E0E">
            <w:pPr>
              <w:pStyle w:val="TableEntry"/>
              <w:ind w:left="144" w:right="144"/>
              <w:rPr>
                <w:rFonts w:cs="Arial"/>
                <w:szCs w:val="20"/>
              </w:rPr>
            </w:pPr>
            <w:r>
              <w:rPr>
                <w:rFonts w:cs="Arial"/>
                <w:szCs w:val="20"/>
              </w:rPr>
              <w:t>R</w:t>
            </w:r>
            <w:r>
              <w:rPr>
                <w:rFonts w:cs="Arial"/>
                <w:spacing w:val="-1"/>
                <w:szCs w:val="20"/>
              </w:rPr>
              <w:t>e</w:t>
            </w:r>
            <w:r>
              <w:rPr>
                <w:rFonts w:cs="Arial"/>
                <w:szCs w:val="20"/>
              </w:rPr>
              <w:t>je</w:t>
            </w:r>
            <w:r>
              <w:rPr>
                <w:rFonts w:cs="Arial"/>
                <w:spacing w:val="-2"/>
                <w:szCs w:val="20"/>
              </w:rPr>
              <w:t>c</w:t>
            </w:r>
            <w:r>
              <w:rPr>
                <w:rFonts w:cs="Arial"/>
                <w:szCs w:val="20"/>
              </w:rPr>
              <w:t>tion of</w:t>
            </w:r>
            <w:r>
              <w:rPr>
                <w:rFonts w:cs="Arial"/>
                <w:spacing w:val="-1"/>
                <w:szCs w:val="20"/>
              </w:rPr>
              <w:t xml:space="preserve"> </w:t>
            </w:r>
            <w:r>
              <w:rPr>
                <w:rFonts w:cs="Arial"/>
                <w:szCs w:val="20"/>
              </w:rPr>
              <w:t>a</w:t>
            </w:r>
            <w:r>
              <w:rPr>
                <w:rFonts w:cs="Arial"/>
                <w:spacing w:val="-1"/>
                <w:szCs w:val="20"/>
              </w:rPr>
              <w:t xml:space="preserve"> </w:t>
            </w:r>
            <w:r>
              <w:rPr>
                <w:rFonts w:cs="Arial"/>
                <w:szCs w:val="20"/>
              </w:rPr>
              <w:t>new s</w:t>
            </w:r>
            <w:r>
              <w:rPr>
                <w:rFonts w:cs="Arial"/>
                <w:spacing w:val="-2"/>
                <w:szCs w:val="20"/>
              </w:rPr>
              <w:t>e</w:t>
            </w:r>
            <w:r>
              <w:rPr>
                <w:rFonts w:cs="Arial"/>
                <w:szCs w:val="20"/>
              </w:rPr>
              <w:t>ssion b</w:t>
            </w:r>
            <w:r>
              <w:rPr>
                <w:rFonts w:cs="Arial"/>
                <w:spacing w:val="-1"/>
                <w:szCs w:val="20"/>
              </w:rPr>
              <w:t>a</w:t>
            </w:r>
            <w:r>
              <w:rPr>
                <w:rFonts w:cs="Arial"/>
                <w:szCs w:val="20"/>
              </w:rPr>
              <w:t>s</w:t>
            </w:r>
            <w:r>
              <w:rPr>
                <w:rFonts w:cs="Arial"/>
                <w:spacing w:val="-1"/>
                <w:szCs w:val="20"/>
              </w:rPr>
              <w:t>e</w:t>
            </w:r>
            <w:r>
              <w:rPr>
                <w:rFonts w:cs="Arial"/>
                <w:szCs w:val="20"/>
              </w:rPr>
              <w:t>d on the limit</w:t>
            </w:r>
            <w:r>
              <w:rPr>
                <w:rFonts w:cs="Arial"/>
                <w:spacing w:val="-1"/>
                <w:szCs w:val="20"/>
              </w:rPr>
              <w:t>a</w:t>
            </w:r>
            <w:r>
              <w:rPr>
                <w:rFonts w:cs="Arial"/>
                <w:szCs w:val="20"/>
              </w:rPr>
              <w:t xml:space="preserve">tion of multiple </w:t>
            </w:r>
            <w:r>
              <w:rPr>
                <w:rFonts w:cs="Arial"/>
                <w:spacing w:val="-2"/>
                <w:szCs w:val="20"/>
              </w:rPr>
              <w:t>c</w:t>
            </w:r>
            <w:r>
              <w:rPr>
                <w:rFonts w:cs="Arial"/>
                <w:szCs w:val="20"/>
              </w:rPr>
              <w:t>on</w:t>
            </w:r>
            <w:r>
              <w:rPr>
                <w:rFonts w:cs="Arial"/>
                <w:spacing w:val="-1"/>
                <w:szCs w:val="20"/>
              </w:rPr>
              <w:t>c</w:t>
            </w:r>
            <w:r>
              <w:rPr>
                <w:rFonts w:cs="Arial"/>
                <w:szCs w:val="20"/>
              </w:rPr>
              <w:t>u</w:t>
            </w:r>
            <w:r>
              <w:rPr>
                <w:rFonts w:cs="Arial"/>
                <w:spacing w:val="-1"/>
                <w:szCs w:val="20"/>
              </w:rPr>
              <w:t>r</w:t>
            </w:r>
            <w:r>
              <w:rPr>
                <w:rFonts w:cs="Arial"/>
                <w:szCs w:val="20"/>
              </w:rPr>
              <w:t>r</w:t>
            </w:r>
            <w:r>
              <w:rPr>
                <w:rFonts w:cs="Arial"/>
                <w:spacing w:val="-2"/>
                <w:szCs w:val="20"/>
              </w:rPr>
              <w:t>e</w:t>
            </w:r>
            <w:r>
              <w:rPr>
                <w:rFonts w:cs="Arial"/>
                <w:szCs w:val="20"/>
              </w:rPr>
              <w:t>nt sess</w:t>
            </w:r>
            <w:r>
              <w:rPr>
                <w:rFonts w:cs="Arial"/>
                <w:spacing w:val="2"/>
                <w:szCs w:val="20"/>
              </w:rPr>
              <w:t>i</w:t>
            </w:r>
            <w:r>
              <w:rPr>
                <w:rFonts w:cs="Arial"/>
                <w:szCs w:val="20"/>
              </w:rPr>
              <w:t>ons</w:t>
            </w:r>
          </w:p>
        </w:tc>
        <w:tc>
          <w:tcPr>
            <w:tcW w:w="2792" w:type="dxa"/>
            <w:shd w:val="clear" w:color="auto" w:fill="auto"/>
          </w:tcPr>
          <w:p w14:paraId="17207F83" w14:textId="77777777" w:rsidR="00743B95" w:rsidRDefault="00890E0E">
            <w:pPr>
              <w:pStyle w:val="TableEntry"/>
              <w:ind w:left="144" w:right="144"/>
              <w:rPr>
                <w:rFonts w:cs="Arial"/>
                <w:szCs w:val="20"/>
              </w:rPr>
            </w:pPr>
            <w:r>
              <w:rPr>
                <w:rFonts w:cs="Arial"/>
                <w:szCs w:val="20"/>
              </w:rPr>
              <w:t>None</w:t>
            </w:r>
          </w:p>
        </w:tc>
      </w:tr>
      <w:tr w:rsidR="00743B95" w14:paraId="07F902B4" w14:textId="77777777">
        <w:trPr>
          <w:cantSplit/>
        </w:trPr>
        <w:tc>
          <w:tcPr>
            <w:tcW w:w="2340" w:type="dxa"/>
          </w:tcPr>
          <w:p w14:paraId="2900BDDE" w14:textId="77777777" w:rsidR="00743B95" w:rsidRDefault="00890E0E">
            <w:pPr>
              <w:pStyle w:val="TableEntry"/>
              <w:ind w:left="144" w:right="144"/>
              <w:rPr>
                <w:rFonts w:cs="Arial"/>
                <w:szCs w:val="20"/>
              </w:rPr>
            </w:pPr>
            <w:r>
              <w:rPr>
                <w:rFonts w:cs="Arial"/>
                <w:spacing w:val="-2"/>
                <w:szCs w:val="20"/>
              </w:rPr>
              <w:t>F</w:t>
            </w:r>
            <w:r>
              <w:rPr>
                <w:rFonts w:cs="Arial"/>
                <w:szCs w:val="20"/>
              </w:rPr>
              <w:t>TA_</w:t>
            </w:r>
            <w:r>
              <w:rPr>
                <w:rFonts w:cs="Arial"/>
                <w:spacing w:val="-1"/>
                <w:szCs w:val="20"/>
              </w:rPr>
              <w:t>T</w:t>
            </w:r>
            <w:r>
              <w:rPr>
                <w:rFonts w:cs="Arial"/>
                <w:szCs w:val="20"/>
              </w:rPr>
              <w:t>SE.1</w:t>
            </w:r>
          </w:p>
        </w:tc>
        <w:tc>
          <w:tcPr>
            <w:tcW w:w="2880" w:type="dxa"/>
          </w:tcPr>
          <w:p w14:paraId="1C80BA01" w14:textId="77777777" w:rsidR="00743B95" w:rsidRDefault="00890E0E">
            <w:pPr>
              <w:pStyle w:val="TableEntry"/>
              <w:ind w:left="144" w:right="144"/>
              <w:rPr>
                <w:rFonts w:cs="Arial"/>
                <w:szCs w:val="20"/>
              </w:rPr>
            </w:pPr>
            <w:r>
              <w:rPr>
                <w:rFonts w:cs="Arial"/>
                <w:spacing w:val="-1"/>
                <w:szCs w:val="20"/>
              </w:rPr>
              <w:t>De</w:t>
            </w:r>
            <w:r>
              <w:rPr>
                <w:rFonts w:cs="Arial"/>
                <w:szCs w:val="20"/>
              </w:rPr>
              <w:t>nial of</w:t>
            </w:r>
            <w:r>
              <w:rPr>
                <w:rFonts w:cs="Arial"/>
                <w:spacing w:val="-1"/>
                <w:szCs w:val="20"/>
              </w:rPr>
              <w:t xml:space="preserve"> </w:t>
            </w:r>
            <w:r>
              <w:rPr>
                <w:rFonts w:cs="Arial"/>
                <w:szCs w:val="20"/>
              </w:rPr>
              <w:t>a</w:t>
            </w:r>
            <w:r>
              <w:rPr>
                <w:rFonts w:cs="Arial"/>
                <w:spacing w:val="-1"/>
                <w:szCs w:val="20"/>
              </w:rPr>
              <w:t xml:space="preserve"> </w:t>
            </w:r>
            <w:r>
              <w:rPr>
                <w:rFonts w:cs="Arial"/>
                <w:spacing w:val="2"/>
                <w:szCs w:val="20"/>
              </w:rPr>
              <w:t>s</w:t>
            </w:r>
            <w:r>
              <w:rPr>
                <w:rFonts w:cs="Arial"/>
                <w:spacing w:val="-1"/>
                <w:szCs w:val="20"/>
              </w:rPr>
              <w:t>e</w:t>
            </w:r>
            <w:r>
              <w:rPr>
                <w:rFonts w:cs="Arial"/>
                <w:szCs w:val="20"/>
              </w:rPr>
              <w:t xml:space="preserve">ssion </w:t>
            </w:r>
            <w:r>
              <w:rPr>
                <w:rFonts w:cs="Arial"/>
                <w:spacing w:val="-1"/>
                <w:szCs w:val="20"/>
              </w:rPr>
              <w:t>e</w:t>
            </w:r>
            <w:r>
              <w:rPr>
                <w:rFonts w:cs="Arial"/>
                <w:szCs w:val="20"/>
              </w:rPr>
              <w:t>stablishment due</w:t>
            </w:r>
            <w:r>
              <w:rPr>
                <w:rFonts w:cs="Arial"/>
                <w:spacing w:val="-1"/>
                <w:szCs w:val="20"/>
              </w:rPr>
              <w:t xml:space="preserve"> </w:t>
            </w:r>
            <w:r>
              <w:rPr>
                <w:rFonts w:cs="Arial"/>
                <w:szCs w:val="20"/>
              </w:rPr>
              <w:t>to the s</w:t>
            </w:r>
            <w:r>
              <w:rPr>
                <w:rFonts w:cs="Arial"/>
                <w:spacing w:val="-1"/>
                <w:szCs w:val="20"/>
              </w:rPr>
              <w:t>e</w:t>
            </w:r>
            <w:r>
              <w:rPr>
                <w:rFonts w:cs="Arial"/>
                <w:szCs w:val="20"/>
              </w:rPr>
              <w:t xml:space="preserve">ssion </w:t>
            </w:r>
            <w:r>
              <w:rPr>
                <w:rFonts w:cs="Arial"/>
                <w:spacing w:val="-1"/>
                <w:szCs w:val="20"/>
              </w:rPr>
              <w:t>e</w:t>
            </w:r>
            <w:r>
              <w:rPr>
                <w:rFonts w:cs="Arial"/>
                <w:szCs w:val="20"/>
              </w:rPr>
              <w:t>stablishment me</w:t>
            </w:r>
            <w:r>
              <w:rPr>
                <w:rFonts w:cs="Arial"/>
                <w:spacing w:val="-2"/>
                <w:szCs w:val="20"/>
              </w:rPr>
              <w:t>c</w:t>
            </w:r>
            <w:r>
              <w:rPr>
                <w:rFonts w:cs="Arial"/>
                <w:szCs w:val="20"/>
              </w:rPr>
              <w:t>h</w:t>
            </w:r>
            <w:r>
              <w:rPr>
                <w:rFonts w:cs="Arial"/>
                <w:spacing w:val="-1"/>
                <w:szCs w:val="20"/>
              </w:rPr>
              <w:t>a</w:t>
            </w:r>
            <w:r>
              <w:rPr>
                <w:rFonts w:cs="Arial"/>
                <w:szCs w:val="20"/>
              </w:rPr>
              <w:t>nism</w:t>
            </w:r>
          </w:p>
        </w:tc>
        <w:tc>
          <w:tcPr>
            <w:tcW w:w="2792" w:type="dxa"/>
          </w:tcPr>
          <w:p w14:paraId="116C6F5D" w14:textId="77777777" w:rsidR="00743B95" w:rsidRDefault="00890E0E">
            <w:pPr>
              <w:pStyle w:val="TableEntry"/>
              <w:ind w:left="144" w:right="144"/>
              <w:rPr>
                <w:rFonts w:cs="Arial"/>
                <w:szCs w:val="20"/>
              </w:rPr>
            </w:pPr>
            <w:r>
              <w:rPr>
                <w:rFonts w:cs="Arial"/>
                <w:spacing w:val="-4"/>
                <w:szCs w:val="20"/>
              </w:rPr>
              <w:t>I</w:t>
            </w:r>
            <w:r>
              <w:rPr>
                <w:rFonts w:cs="Arial"/>
                <w:spacing w:val="2"/>
                <w:szCs w:val="20"/>
              </w:rPr>
              <w:t>d</w:t>
            </w:r>
            <w:r>
              <w:rPr>
                <w:rFonts w:cs="Arial"/>
                <w:spacing w:val="-1"/>
                <w:szCs w:val="20"/>
              </w:rPr>
              <w:t>e</w:t>
            </w:r>
            <w:r>
              <w:rPr>
                <w:rFonts w:cs="Arial"/>
                <w:szCs w:val="20"/>
              </w:rPr>
              <w:t>nti</w:t>
            </w:r>
            <w:r>
              <w:rPr>
                <w:rFonts w:cs="Arial"/>
                <w:spacing w:val="2"/>
                <w:szCs w:val="20"/>
              </w:rPr>
              <w:t>t</w:t>
            </w:r>
            <w:r>
              <w:rPr>
                <w:rFonts w:cs="Arial"/>
                <w:szCs w:val="20"/>
              </w:rPr>
              <w:t>y</w:t>
            </w:r>
            <w:r>
              <w:rPr>
                <w:rFonts w:cs="Arial"/>
                <w:spacing w:val="-5"/>
                <w:szCs w:val="20"/>
              </w:rPr>
              <w:t xml:space="preserve"> </w:t>
            </w:r>
            <w:r>
              <w:rPr>
                <w:rFonts w:cs="Arial"/>
                <w:szCs w:val="20"/>
              </w:rPr>
              <w:t>of the</w:t>
            </w:r>
            <w:r>
              <w:rPr>
                <w:rFonts w:cs="Arial"/>
                <w:spacing w:val="-1"/>
                <w:szCs w:val="20"/>
              </w:rPr>
              <w:t xml:space="preserve"> </w:t>
            </w:r>
            <w:r>
              <w:rPr>
                <w:rFonts w:cs="Arial"/>
                <w:szCs w:val="20"/>
              </w:rPr>
              <w:t xml:space="preserve">individual </w:t>
            </w:r>
            <w:r>
              <w:rPr>
                <w:rFonts w:cs="Arial"/>
                <w:spacing w:val="-1"/>
                <w:szCs w:val="20"/>
              </w:rPr>
              <w:t>a</w:t>
            </w:r>
            <w:r>
              <w:rPr>
                <w:rFonts w:cs="Arial"/>
                <w:szCs w:val="20"/>
              </w:rPr>
              <w:t>tt</w:t>
            </w:r>
            <w:r>
              <w:rPr>
                <w:rFonts w:cs="Arial"/>
                <w:spacing w:val="-1"/>
                <w:szCs w:val="20"/>
              </w:rPr>
              <w:t>e</w:t>
            </w:r>
            <w:r>
              <w:rPr>
                <w:rFonts w:cs="Arial"/>
                <w:szCs w:val="20"/>
              </w:rPr>
              <w:t>mpting</w:t>
            </w:r>
            <w:r>
              <w:rPr>
                <w:rFonts w:cs="Arial"/>
                <w:spacing w:val="-2"/>
                <w:szCs w:val="20"/>
              </w:rPr>
              <w:t xml:space="preserve"> </w:t>
            </w:r>
            <w:r>
              <w:rPr>
                <w:rFonts w:cs="Arial"/>
                <w:szCs w:val="20"/>
              </w:rPr>
              <w:t xml:space="preserve">to </w:t>
            </w:r>
            <w:r>
              <w:rPr>
                <w:rFonts w:cs="Arial"/>
                <w:spacing w:val="-1"/>
                <w:szCs w:val="20"/>
              </w:rPr>
              <w:t>e</w:t>
            </w:r>
            <w:r>
              <w:rPr>
                <w:rFonts w:cs="Arial"/>
                <w:szCs w:val="20"/>
              </w:rPr>
              <w:t>stablish a s</w:t>
            </w:r>
            <w:r>
              <w:rPr>
                <w:rFonts w:cs="Arial"/>
                <w:spacing w:val="-2"/>
                <w:szCs w:val="20"/>
              </w:rPr>
              <w:t>e</w:t>
            </w:r>
            <w:r>
              <w:rPr>
                <w:rFonts w:cs="Arial"/>
                <w:szCs w:val="20"/>
              </w:rPr>
              <w:t>ssion</w:t>
            </w:r>
          </w:p>
        </w:tc>
      </w:tr>
    </w:tbl>
    <w:p w14:paraId="76E9648A" w14:textId="77777777" w:rsidR="00743B95" w:rsidRDefault="00743B95">
      <w:bookmarkStart w:id="1004" w:name="_Toc402957320"/>
    </w:p>
    <w:p w14:paraId="72C30854" w14:textId="77777777" w:rsidR="00743B95" w:rsidRDefault="00890E0E">
      <w:pPr>
        <w:pStyle w:val="SFR-Heading"/>
      </w:pPr>
      <w:bookmarkStart w:id="1005" w:name="_Toc197502104"/>
      <w:r>
        <w:t>FAU_GEN.2 User identity association</w:t>
      </w:r>
      <w:bookmarkEnd w:id="1004"/>
      <w:bookmarkEnd w:id="1005"/>
      <w:r>
        <w:t xml:space="preserve"> </w:t>
      </w:r>
    </w:p>
    <w:p w14:paraId="3F2364A5" w14:textId="77777777" w:rsidR="00743B95" w:rsidRDefault="00890E0E">
      <w:pPr>
        <w:pStyle w:val="Heading5"/>
      </w:pPr>
      <w:r>
        <w:lastRenderedPageBreak/>
        <w:t xml:space="preserve">FAU_GEN.2.1 </w:t>
      </w:r>
    </w:p>
    <w:p w14:paraId="4BD8D798" w14:textId="77777777" w:rsidR="00743B95" w:rsidRDefault="00890E0E">
      <w:r>
        <w:t xml:space="preserve">For audit events resulting from actions of identified users </w:t>
      </w:r>
      <w:r>
        <w:rPr>
          <w:b/>
        </w:rPr>
        <w:t>and any identified groups</w:t>
      </w:r>
      <w:r>
        <w:t>, the TSF shall be able to associate each auditable event with the identity of the [</w:t>
      </w:r>
      <w:r>
        <w:rPr>
          <w:b/>
        </w:rPr>
        <w:t>selection:</w:t>
      </w:r>
      <w:r>
        <w:t xml:space="preserve"> "user", "user </w:t>
      </w:r>
      <w:r>
        <w:rPr>
          <w:b/>
        </w:rPr>
        <w:t>and group</w:t>
      </w:r>
      <w:r>
        <w:t>"] that caused the event.</w:t>
      </w:r>
    </w:p>
    <w:p w14:paraId="58D3D143" w14:textId="77777777" w:rsidR="00743B95" w:rsidRDefault="00890E0E">
      <w:pPr>
        <w:pStyle w:val="Heading3"/>
      </w:pPr>
      <w:bookmarkStart w:id="1006" w:name="_Toc197502105"/>
      <w:r>
        <w:t>Security audit event selection (FAU_SEL)</w:t>
      </w:r>
      <w:bookmarkEnd w:id="1006"/>
    </w:p>
    <w:p w14:paraId="510FD885" w14:textId="77777777" w:rsidR="00743B95" w:rsidRDefault="00890E0E">
      <w:pPr>
        <w:pStyle w:val="SFR-Heading"/>
      </w:pPr>
      <w:bookmarkStart w:id="1007" w:name="_Toc197502106"/>
      <w:r>
        <w:t>FAU_SEL.1 Selective audit</w:t>
      </w:r>
      <w:bookmarkEnd w:id="1007"/>
      <w:r>
        <w:t xml:space="preserve"> </w:t>
      </w:r>
    </w:p>
    <w:p w14:paraId="67F256B5" w14:textId="77777777" w:rsidR="00743B95" w:rsidRDefault="00890E0E">
      <w:pPr>
        <w:pStyle w:val="Heading5"/>
      </w:pPr>
      <w:r>
        <w:t xml:space="preserve">FAU_SEL.1.1 </w:t>
      </w:r>
    </w:p>
    <w:p w14:paraId="56F54946" w14:textId="77777777" w:rsidR="00743B95" w:rsidRDefault="00890E0E">
      <w:r>
        <w:t>The TSF shall be able to select the set of events to be audited from the set of all auditable events based on the following attributes:</w:t>
      </w:r>
    </w:p>
    <w:p w14:paraId="1B08F55F" w14:textId="77777777" w:rsidR="00743B95" w:rsidRDefault="00890E0E">
      <w:pPr>
        <w:pStyle w:val="ListParagraph"/>
        <w:numPr>
          <w:ilvl w:val="1"/>
          <w:numId w:val="23"/>
        </w:numPr>
        <w:rPr>
          <w:b/>
        </w:rPr>
      </w:pPr>
      <w:r>
        <w:rPr>
          <w:b/>
        </w:rPr>
        <w:t>user identity;</w:t>
      </w:r>
    </w:p>
    <w:p w14:paraId="41BA096A" w14:textId="77777777" w:rsidR="00743B95" w:rsidRDefault="00890E0E">
      <w:pPr>
        <w:pStyle w:val="ListParagraph"/>
        <w:numPr>
          <w:ilvl w:val="1"/>
          <w:numId w:val="23"/>
        </w:numPr>
        <w:rPr>
          <w:b/>
        </w:rPr>
      </w:pPr>
      <w:r>
        <w:t xml:space="preserve">[selection: object identity, </w:t>
      </w:r>
      <w:r>
        <w:rPr>
          <w:b/>
          <w:strike/>
        </w:rPr>
        <w:t>user identity,</w:t>
      </w:r>
      <w:r>
        <w:t xml:space="preserve"> subject identity, host identity, </w:t>
      </w:r>
      <w:r>
        <w:rPr>
          <w:b/>
        </w:rPr>
        <w:t>group identity</w:t>
      </w:r>
      <w:r>
        <w:t xml:space="preserve">, event type, </w:t>
      </w:r>
      <w:r>
        <w:rPr>
          <w:b/>
        </w:rPr>
        <w:t>success of auditable security events, failure of auditable security events</w:t>
      </w:r>
      <w:r>
        <w:t>];</w:t>
      </w:r>
    </w:p>
    <w:p w14:paraId="1908016D" w14:textId="77777777" w:rsidR="00743B95" w:rsidRDefault="00890E0E">
      <w:pPr>
        <w:pStyle w:val="ListParagraph"/>
        <w:numPr>
          <w:ilvl w:val="1"/>
          <w:numId w:val="23"/>
        </w:numPr>
      </w:pPr>
      <w:r>
        <w:t>[assignment: list of additional attributes that audit selectivity is based upon].</w:t>
      </w:r>
    </w:p>
    <w:p w14:paraId="632B64DF" w14:textId="77777777" w:rsidR="00743B95" w:rsidRDefault="00890E0E">
      <w:pPr>
        <w:pStyle w:val="ApplicationNote"/>
        <w:ind w:left="2160" w:hanging="2160"/>
      </w:pPr>
      <w:r>
        <w:t>“</w:t>
      </w:r>
      <w:proofErr w:type="gramStart"/>
      <w:r>
        <w:t>event</w:t>
      </w:r>
      <w:proofErr w:type="gramEnd"/>
      <w:r>
        <w:t xml:space="preserve"> type” is to be defined by the ST author; the intent is to be able to include or exclude classes of audit events.</w:t>
      </w:r>
    </w:p>
    <w:p w14:paraId="12C9BAA5" w14:textId="77777777" w:rsidR="00743B95" w:rsidRDefault="00890E0E">
      <w:pPr>
        <w:pStyle w:val="ApplicationNote"/>
        <w:ind w:left="2160" w:hanging="2160"/>
      </w:pPr>
      <w:r>
        <w:t xml:space="preserve">The intent of this requirement is to capture sufficient audit data to allow the administrators to perform their tasks; additional audit data may be captured. </w:t>
      </w:r>
      <w:bookmarkEnd w:id="981"/>
      <w:bookmarkEnd w:id="982"/>
      <w:bookmarkEnd w:id="983"/>
      <w:bookmarkEnd w:id="984"/>
      <w:bookmarkEnd w:id="985"/>
    </w:p>
    <w:p w14:paraId="600A1A8A" w14:textId="77777777" w:rsidR="00743B95" w:rsidRDefault="00890E0E">
      <w:pPr>
        <w:pStyle w:val="Heading2"/>
        <w:rPr>
          <w:lang w:val="en-US"/>
        </w:rPr>
      </w:pPr>
      <w:bookmarkStart w:id="1008" w:name="_Toc234034207"/>
      <w:bookmarkStart w:id="1009" w:name="_Toc210015179"/>
      <w:bookmarkStart w:id="1010" w:name="_Toc237563497"/>
      <w:bookmarkStart w:id="1011" w:name="_Toc360632824"/>
      <w:bookmarkStart w:id="1012" w:name="_Ref237673457"/>
      <w:bookmarkStart w:id="1013" w:name="_Toc197502107"/>
      <w:r>
        <w:rPr>
          <w:lang w:val="en-US"/>
        </w:rPr>
        <w:t>Class: User Data Protection (FDP)</w:t>
      </w:r>
      <w:bookmarkEnd w:id="1013"/>
    </w:p>
    <w:p w14:paraId="7EA90EB9" w14:textId="77777777" w:rsidR="00743B95" w:rsidRDefault="00890E0E">
      <w:pPr>
        <w:pStyle w:val="Heading3"/>
      </w:pPr>
      <w:bookmarkStart w:id="1014" w:name="_Toc197502108"/>
      <w:r>
        <w:t>Access control policy (FDP_ACC)</w:t>
      </w:r>
      <w:bookmarkEnd w:id="1014"/>
    </w:p>
    <w:p w14:paraId="36A6D34E" w14:textId="77777777" w:rsidR="00743B95" w:rsidRDefault="00890E0E">
      <w:pPr>
        <w:pStyle w:val="SFR-Heading"/>
      </w:pPr>
      <w:bookmarkStart w:id="1015" w:name="_Toc197502109"/>
      <w:r>
        <w:t>FDP_ACC.1 Subset access control</w:t>
      </w:r>
      <w:bookmarkEnd w:id="1015"/>
    </w:p>
    <w:p w14:paraId="39053A2B" w14:textId="77777777" w:rsidR="00743B95" w:rsidRDefault="00890E0E">
      <w:pPr>
        <w:pStyle w:val="Heading5"/>
      </w:pPr>
      <w:r>
        <w:t xml:space="preserve">FDP_ACC.1.1 </w:t>
      </w:r>
    </w:p>
    <w:p w14:paraId="18954D81" w14:textId="4C5DD8C4" w:rsidR="00743B95" w:rsidRDefault="00890E0E">
      <w:pPr>
        <w:rPr>
          <w:ins w:id="1016" w:author="Staaf Anders" w:date="2025-05-06T11:05:00Z"/>
        </w:rPr>
      </w:pPr>
      <w:r>
        <w:t xml:space="preserve">The TSF shall enforce the [Discretionary Access Control policy] </w:t>
      </w:r>
      <w:del w:id="1017" w:author="Staaf Anders" w:date="2025-04-25T16:04:00Z">
        <w:r w:rsidDel="005B0969">
          <w:rPr>
            <w:b/>
          </w:rPr>
          <w:delText>to objects</w:delText>
        </w:r>
        <w:r w:rsidDel="005B0969">
          <w:delText xml:space="preserve"> </w:delText>
        </w:r>
      </w:del>
      <w:r>
        <w:t>on [all subjects, all DBMS-controlled objects, and all operations among them].</w:t>
      </w:r>
    </w:p>
    <w:p w14:paraId="4751BAB5" w14:textId="3BC9F039" w:rsidR="00663466" w:rsidRDefault="00663466" w:rsidP="00663466">
      <w:pPr>
        <w:pStyle w:val="Heading3"/>
      </w:pPr>
      <w:bookmarkStart w:id="1018" w:name="_Toc197502110"/>
      <w:ins w:id="1019" w:author="Staaf Anders" w:date="2025-05-06T11:05:00Z">
        <w:r>
          <w:t xml:space="preserve">Access control </w:t>
        </w:r>
      </w:ins>
      <w:ins w:id="1020" w:author="Staaf Anders" w:date="2025-05-06T11:06:00Z">
        <w:r>
          <w:t>functions</w:t>
        </w:r>
      </w:ins>
      <w:ins w:id="1021" w:author="Staaf Anders" w:date="2025-05-06T11:05:00Z">
        <w:r>
          <w:t xml:space="preserve"> (FDP_AC</w:t>
        </w:r>
      </w:ins>
      <w:ins w:id="1022" w:author="Staaf Anders" w:date="2025-05-06T11:06:00Z">
        <w:r>
          <w:t>F</w:t>
        </w:r>
      </w:ins>
      <w:ins w:id="1023" w:author="Staaf Anders" w:date="2025-05-06T11:05:00Z">
        <w:r>
          <w:t>)</w:t>
        </w:r>
      </w:ins>
      <w:bookmarkEnd w:id="1018"/>
    </w:p>
    <w:p w14:paraId="32CB0516" w14:textId="77777777" w:rsidR="00743B95" w:rsidRDefault="00890E0E">
      <w:pPr>
        <w:pStyle w:val="SFR-Heading"/>
      </w:pPr>
      <w:bookmarkStart w:id="1024" w:name="_Toc197502111"/>
      <w:r>
        <w:t>FDP_ACF.1 Security attribute based access control</w:t>
      </w:r>
      <w:bookmarkEnd w:id="1024"/>
    </w:p>
    <w:p w14:paraId="318EF1D0" w14:textId="77777777" w:rsidR="00743B95" w:rsidRDefault="00890E0E">
      <w:pPr>
        <w:pStyle w:val="Heading5"/>
      </w:pPr>
      <w:r>
        <w:t>FDP_ACF.1.1</w:t>
      </w:r>
    </w:p>
    <w:p w14:paraId="53DF83B7" w14:textId="77777777" w:rsidR="00743B95" w:rsidRDefault="00890E0E">
      <w:r>
        <w:t>The TSF shall enforce the [Discretionary Access Control policy] to objects based on the following: [assignment: list of subjects and objects controlled under the indicated SFP, and for each, the SFP-relevant security attributes, or named groups of SFP-relevant security attributes].</w:t>
      </w:r>
    </w:p>
    <w:p w14:paraId="40CCE470" w14:textId="77777777" w:rsidR="00743B95" w:rsidRDefault="00890E0E">
      <w:pPr>
        <w:pStyle w:val="ApplicationNote"/>
        <w:ind w:left="2160" w:hanging="2160"/>
      </w:pPr>
      <w:r>
        <w:lastRenderedPageBreak/>
        <w:t>DBMS-controlled objects may be implementation-specific objects that are presented to authorized users at the user interface to the DBMS. They may include, but are not limited to tables, records, files, indexes, views, constraints, stored queries, and metadata. Data structures that are not presented to authorized users at the DBMS user interface, but are used internally, are internal TSF data structures. Internal TSF data structures are not controlled according to the rules specified in FDP_ACF.1.</w:t>
      </w:r>
    </w:p>
    <w:p w14:paraId="0F64782E" w14:textId="77777777" w:rsidR="00743B95" w:rsidRDefault="00890E0E">
      <w:pPr>
        <w:pStyle w:val="ApplicationNote"/>
        <w:ind w:left="2160" w:hanging="2160"/>
      </w:pPr>
      <w:r>
        <w:t xml:space="preserve">Named groups of security attributes can be specified to provide a convenient means to refer to multiple security attributes. In this PP, ‘Named group of SFP-relevant security attributes’ refers to a group of attributes that can be associated with an object or a subject. For example, this could be a named Access Control List (ACL).  </w:t>
      </w:r>
    </w:p>
    <w:p w14:paraId="1C6327DF" w14:textId="77777777" w:rsidR="00743B95" w:rsidRDefault="00890E0E">
      <w:pPr>
        <w:pStyle w:val="Heading5"/>
      </w:pPr>
      <w:r>
        <w:t xml:space="preserve">FDP_ACF.1.2 </w:t>
      </w:r>
    </w:p>
    <w:p w14:paraId="22FD6177" w14:textId="77777777" w:rsidR="00743B95" w:rsidRDefault="00890E0E">
      <w:r>
        <w:t>The TSF shall enforce the following rules to determine if an operation among controlled subjects and controlled objects is allowed: [assignment: rules governing access among controlled subjects and controlled objects using controlled operations on controlled objects].</w:t>
      </w:r>
    </w:p>
    <w:p w14:paraId="6D90E8B2" w14:textId="77777777" w:rsidR="00743B95" w:rsidRDefault="00890E0E">
      <w:pPr>
        <w:pStyle w:val="Heading5"/>
      </w:pPr>
      <w:r>
        <w:t xml:space="preserve">FDP_ACF.1.3 </w:t>
      </w:r>
    </w:p>
    <w:p w14:paraId="6B3BE607" w14:textId="77777777" w:rsidR="00743B95" w:rsidRDefault="00890E0E">
      <w:r>
        <w:t xml:space="preserve">The TSF shall explicitly authorize access of subjects to objects based on the following additional rules: [assignment: rules, based on security attributes, that explicitly authorize access of subjects to objects]. </w:t>
      </w:r>
    </w:p>
    <w:p w14:paraId="73F49400" w14:textId="77777777" w:rsidR="00743B95" w:rsidRDefault="00890E0E">
      <w:pPr>
        <w:pStyle w:val="Heading5"/>
      </w:pPr>
      <w:r>
        <w:t xml:space="preserve">FDP_ACF.1.4 </w:t>
      </w:r>
    </w:p>
    <w:p w14:paraId="08DEAEC7" w14:textId="77777777" w:rsidR="00743B95" w:rsidRDefault="00890E0E">
      <w:r>
        <w:t>The TSF shall explicitly deny access of subjects to objects based on the following additional rules: [assignment: rules, based on security attributes, that explicitly deny access of subjects to objects].</w:t>
      </w:r>
    </w:p>
    <w:p w14:paraId="61E3B59F" w14:textId="77777777" w:rsidR="00743B95" w:rsidRDefault="00890E0E">
      <w:pPr>
        <w:pStyle w:val="Heading3"/>
      </w:pPr>
      <w:bookmarkStart w:id="1025" w:name="_Toc197502112"/>
      <w:r>
        <w:t>Residual information protection (FDP_RIP)</w:t>
      </w:r>
      <w:bookmarkEnd w:id="1025"/>
    </w:p>
    <w:p w14:paraId="77BB90D7" w14:textId="77777777" w:rsidR="00743B95" w:rsidRDefault="00890E0E">
      <w:pPr>
        <w:pStyle w:val="SFR-Heading"/>
      </w:pPr>
      <w:bookmarkStart w:id="1026" w:name="_Toc197502113"/>
      <w:r>
        <w:t>FDP_RIP.1 Subset residual information protection</w:t>
      </w:r>
      <w:bookmarkEnd w:id="1026"/>
    </w:p>
    <w:p w14:paraId="71B08083" w14:textId="77777777" w:rsidR="00743B95" w:rsidRDefault="00890E0E">
      <w:pPr>
        <w:pStyle w:val="Heading5"/>
      </w:pPr>
      <w:r>
        <w:t>FDP_RIP.1.1</w:t>
      </w:r>
    </w:p>
    <w:p w14:paraId="1B3F1DE6" w14:textId="77777777" w:rsidR="00743B95" w:rsidRDefault="00890E0E">
      <w:r>
        <w:t xml:space="preserve">The TSF shall ensure that any previous information content of a resource is made unavailable upon the </w:t>
      </w:r>
      <w:r>
        <w:rPr>
          <w:i/>
        </w:rPr>
        <w:t>allocation of the resource</w:t>
      </w:r>
      <w:r>
        <w:t xml:space="preserve"> </w:t>
      </w:r>
      <w:r>
        <w:rPr>
          <w:i/>
        </w:rPr>
        <w:t>to</w:t>
      </w:r>
      <w:r>
        <w:t xml:space="preserve"> the following objects: [assignment: list of objects]. </w:t>
      </w:r>
    </w:p>
    <w:p w14:paraId="5F6AC137" w14:textId="77777777" w:rsidR="00743B95" w:rsidRDefault="00890E0E">
      <w:pPr>
        <w:pStyle w:val="Heading2"/>
        <w:rPr>
          <w:lang w:val="en-US"/>
        </w:rPr>
      </w:pPr>
      <w:bookmarkStart w:id="1027" w:name="_Toc197502114"/>
      <w:r>
        <w:rPr>
          <w:lang w:val="en-US"/>
        </w:rPr>
        <w:t>Class: Identification and authentication (FIA)</w:t>
      </w:r>
      <w:bookmarkEnd w:id="1027"/>
    </w:p>
    <w:p w14:paraId="1D8351D2" w14:textId="77777777" w:rsidR="00743B95" w:rsidRDefault="00890E0E">
      <w:pPr>
        <w:pStyle w:val="ApplicationNote"/>
        <w:ind w:left="2160" w:hanging="2160"/>
      </w:pPr>
      <w:r>
        <w:t>It is drawn to the attention of the ST writer that the identification and authentication family was written in such a way that the SFRs might be used in either the case that Identification and Authentication (I&amp;A) services are performed by the TOE itself or that they are performed within the TOE environment.</w:t>
      </w:r>
    </w:p>
    <w:p w14:paraId="51E69BE9" w14:textId="77777777" w:rsidR="00743B95" w:rsidRDefault="00890E0E">
      <w:pPr>
        <w:pStyle w:val="Heading3"/>
      </w:pPr>
      <w:bookmarkStart w:id="1028" w:name="_Toc197502115"/>
      <w:r>
        <w:lastRenderedPageBreak/>
        <w:t>User authentication (FIA_UAU)</w:t>
      </w:r>
      <w:bookmarkEnd w:id="1028"/>
    </w:p>
    <w:p w14:paraId="16F82372" w14:textId="77777777" w:rsidR="00743B95" w:rsidRDefault="00890E0E">
      <w:pPr>
        <w:pStyle w:val="SFR-Heading"/>
      </w:pPr>
      <w:bookmarkStart w:id="1029" w:name="_Toc197502116"/>
      <w:r>
        <w:t>FIA_UAU.2 User authentication before any action</w:t>
      </w:r>
      <w:bookmarkEnd w:id="1029"/>
    </w:p>
    <w:p w14:paraId="4874922C" w14:textId="77777777" w:rsidR="00743B95" w:rsidRDefault="00890E0E">
      <w:pPr>
        <w:pStyle w:val="Heading5"/>
      </w:pPr>
      <w:r>
        <w:t>FIA_UAU.2.1</w:t>
      </w:r>
    </w:p>
    <w:p w14:paraId="3B187FF2" w14:textId="77777777" w:rsidR="00743B95" w:rsidRDefault="00890E0E">
      <w:r>
        <w:t>The TSF shall require each user to be successfully authenticated before allowing any other TSF-mediated actions on behalf of that user.</w:t>
      </w:r>
    </w:p>
    <w:p w14:paraId="35F13836" w14:textId="77777777" w:rsidR="00743B95" w:rsidRDefault="00890E0E">
      <w:pPr>
        <w:pStyle w:val="Heading3"/>
      </w:pPr>
      <w:bookmarkStart w:id="1030" w:name="_Toc197502117"/>
      <w:r>
        <w:t>User attribute definition (FIA_ATD)</w:t>
      </w:r>
      <w:bookmarkEnd w:id="1030"/>
    </w:p>
    <w:p w14:paraId="02064C88" w14:textId="77777777" w:rsidR="00743B95" w:rsidRDefault="00890E0E">
      <w:pPr>
        <w:pStyle w:val="SFR-Heading"/>
        <w:keepNext/>
        <w:keepLines/>
      </w:pPr>
      <w:bookmarkStart w:id="1031" w:name="_Toc197502118"/>
      <w:r>
        <w:t>FIA_ATD.1 User attribute definition</w:t>
      </w:r>
      <w:bookmarkEnd w:id="1031"/>
      <w:r>
        <w:t xml:space="preserve"> </w:t>
      </w:r>
    </w:p>
    <w:p w14:paraId="46B2B9E0" w14:textId="77777777" w:rsidR="00743B95" w:rsidRDefault="00890E0E">
      <w:pPr>
        <w:pStyle w:val="Heading5"/>
      </w:pPr>
      <w:r>
        <w:t>FIA_ATD.1.1</w:t>
      </w:r>
    </w:p>
    <w:p w14:paraId="51919042" w14:textId="77777777" w:rsidR="00743B95" w:rsidRDefault="00890E0E">
      <w:r>
        <w:t>The TSF shall maintain the following list of security attributes belonging to individual users:</w:t>
      </w:r>
    </w:p>
    <w:p w14:paraId="58580233" w14:textId="77777777" w:rsidR="00743B95" w:rsidRDefault="00890E0E">
      <w:pPr>
        <w:pStyle w:val="ListParagraph"/>
        <w:numPr>
          <w:ilvl w:val="0"/>
          <w:numId w:val="35"/>
        </w:numPr>
        <w:rPr>
          <w:b/>
        </w:rPr>
      </w:pPr>
      <w:r>
        <w:rPr>
          <w:b/>
        </w:rPr>
        <w:t>Database user identifier and any associated group memberships;</w:t>
      </w:r>
    </w:p>
    <w:p w14:paraId="435950A5" w14:textId="77777777" w:rsidR="00743B95" w:rsidRDefault="00890E0E">
      <w:pPr>
        <w:pStyle w:val="ListParagraph"/>
        <w:numPr>
          <w:ilvl w:val="0"/>
          <w:numId w:val="35"/>
        </w:numPr>
        <w:rPr>
          <w:b/>
        </w:rPr>
      </w:pPr>
      <w:r>
        <w:rPr>
          <w:b/>
        </w:rPr>
        <w:t>Security-relevant database roles; and</w:t>
      </w:r>
    </w:p>
    <w:p w14:paraId="547795EB" w14:textId="77777777" w:rsidR="00743B95" w:rsidRDefault="00890E0E">
      <w:pPr>
        <w:pStyle w:val="ListParagraph"/>
        <w:numPr>
          <w:ilvl w:val="0"/>
          <w:numId w:val="35"/>
        </w:numPr>
      </w:pPr>
      <w:r>
        <w:t>[assignment: list of security attributes].</w:t>
      </w:r>
    </w:p>
    <w:p w14:paraId="0ABF3942" w14:textId="77777777" w:rsidR="00743B95" w:rsidRDefault="00890E0E">
      <w:pPr>
        <w:pStyle w:val="ApplicationNote"/>
        <w:ind w:left="2160" w:hanging="2160"/>
      </w:pPr>
      <w:r>
        <w:t>The intent of this requirement is to specify the TOE security attributes that the TOE utilizes to determine access. These attributes may be controlled by the environment or by the TOE itself.</w:t>
      </w:r>
    </w:p>
    <w:p w14:paraId="65044721" w14:textId="77777777" w:rsidR="00743B95" w:rsidRDefault="00890E0E">
      <w:pPr>
        <w:pStyle w:val="Heading3"/>
      </w:pPr>
      <w:bookmarkStart w:id="1032" w:name="_Toc197502119"/>
      <w:r>
        <w:t>User identification (FIA_UID)</w:t>
      </w:r>
      <w:bookmarkEnd w:id="1032"/>
    </w:p>
    <w:p w14:paraId="7029B8FE" w14:textId="77777777" w:rsidR="00743B95" w:rsidRDefault="00890E0E">
      <w:pPr>
        <w:pStyle w:val="SFR-Heading"/>
      </w:pPr>
      <w:bookmarkStart w:id="1033" w:name="_Toc197502120"/>
      <w:r>
        <w:t>FIA_UID.2 User identification before any action</w:t>
      </w:r>
      <w:bookmarkEnd w:id="1033"/>
    </w:p>
    <w:p w14:paraId="0BAAD9B8" w14:textId="77777777" w:rsidR="00743B95" w:rsidRDefault="00890E0E">
      <w:pPr>
        <w:pStyle w:val="Heading5"/>
      </w:pPr>
      <w:r>
        <w:t>FIA_UID.2.1</w:t>
      </w:r>
    </w:p>
    <w:p w14:paraId="346F1B9F" w14:textId="77777777" w:rsidR="00743B95" w:rsidRDefault="00890E0E">
      <w:r>
        <w:t xml:space="preserve">The TSF shall require each user to be successfully identified before allowing any other TSF-mediated actions on behalf of that user. </w:t>
      </w:r>
    </w:p>
    <w:p w14:paraId="258369F2" w14:textId="77777777" w:rsidR="00743B95" w:rsidRDefault="00890E0E">
      <w:pPr>
        <w:pStyle w:val="Heading2"/>
      </w:pPr>
      <w:bookmarkStart w:id="1034" w:name="_Toc197502121"/>
      <w:r>
        <w:t>Class: Security management (FMT)</w:t>
      </w:r>
      <w:bookmarkEnd w:id="1034"/>
    </w:p>
    <w:p w14:paraId="3D8431D2" w14:textId="77777777" w:rsidR="00743B95" w:rsidRDefault="00890E0E">
      <w:pPr>
        <w:pStyle w:val="Heading3"/>
      </w:pPr>
      <w:bookmarkStart w:id="1035" w:name="_Toc197502122"/>
      <w:r>
        <w:t>Management of security attributes (FMT_MSA)</w:t>
      </w:r>
      <w:bookmarkEnd w:id="1035"/>
    </w:p>
    <w:p w14:paraId="13781504" w14:textId="2791D958" w:rsidR="00743B95" w:rsidRDefault="00890E0E">
      <w:pPr>
        <w:pStyle w:val="SFR-Heading"/>
      </w:pPr>
      <w:bookmarkStart w:id="1036" w:name="_Toc197502123"/>
      <w:r>
        <w:t>FMT_MSA.1</w:t>
      </w:r>
      <w:ins w:id="1037" w:author="Staaf Anders" w:date="2025-04-25T14:43:00Z">
        <w:r w:rsidR="00671AE3">
          <w:t>(1)</w:t>
        </w:r>
      </w:ins>
      <w:r>
        <w:t xml:space="preserve"> Management of security attributes</w:t>
      </w:r>
      <w:ins w:id="1038" w:author="Staaf Anders" w:date="2025-04-25T14:43:00Z">
        <w:r w:rsidR="00671AE3">
          <w:t xml:space="preserve"> (Use</w:t>
        </w:r>
      </w:ins>
      <w:ins w:id="1039" w:author="Staaf Anders" w:date="2025-04-25T14:44:00Z">
        <w:r w:rsidR="00671AE3">
          <w:t>rs)</w:t>
        </w:r>
      </w:ins>
      <w:bookmarkEnd w:id="1036"/>
    </w:p>
    <w:p w14:paraId="00CAF820" w14:textId="7732F169" w:rsidR="00743B95" w:rsidRDefault="00890E0E">
      <w:pPr>
        <w:pStyle w:val="Heading5"/>
      </w:pPr>
      <w:r>
        <w:t>FMT_MSA.1.1</w:t>
      </w:r>
      <w:ins w:id="1040" w:author="Staaf Anders" w:date="2025-04-25T14:44:00Z">
        <w:r w:rsidR="00671AE3">
          <w:t>(1)</w:t>
        </w:r>
      </w:ins>
      <w:r>
        <w:t xml:space="preserve"> </w:t>
      </w:r>
    </w:p>
    <w:p w14:paraId="059D838C" w14:textId="1911CFBA" w:rsidR="00743B95" w:rsidRDefault="00890E0E">
      <w:pPr>
        <w:rPr>
          <w:ins w:id="1041" w:author="Staaf Anders" w:date="2025-04-25T14:43:00Z"/>
        </w:rPr>
      </w:pPr>
      <w:r>
        <w:t xml:space="preserve">The TSF shall enforce the </w:t>
      </w:r>
      <w:r>
        <w:rPr>
          <w:lang w:val="en"/>
        </w:rPr>
        <w:t>[</w:t>
      </w:r>
      <w:r>
        <w:t>Discretionary Access Control policy</w:t>
      </w:r>
      <w:r>
        <w:rPr>
          <w:lang w:val="en"/>
        </w:rPr>
        <w:t>]</w:t>
      </w:r>
      <w:r>
        <w:t xml:space="preserve"> to restrict the ability to </w:t>
      </w:r>
      <w:r>
        <w:rPr>
          <w:lang w:val="en"/>
        </w:rPr>
        <w:t>[</w:t>
      </w:r>
      <w:r>
        <w:rPr>
          <w:bCs/>
          <w:i/>
          <w:iCs/>
        </w:rPr>
        <w:t>manage</w:t>
      </w:r>
      <w:r>
        <w:rPr>
          <w:bCs/>
          <w:lang w:val="en"/>
        </w:rPr>
        <w:t>]</w:t>
      </w:r>
      <w:r>
        <w:rPr>
          <w:bCs/>
          <w:i/>
          <w:iCs/>
        </w:rPr>
        <w:t xml:space="preserve"> </w:t>
      </w:r>
      <w:del w:id="1042" w:author="Staaf Anders" w:date="2025-04-25T14:44:00Z">
        <w:r w:rsidDel="00671AE3">
          <w:rPr>
            <w:b/>
            <w:iCs/>
          </w:rPr>
          <w:delText>all</w:delText>
        </w:r>
        <w:r w:rsidDel="00671AE3">
          <w:delText xml:space="preserve"> </w:delText>
        </w:r>
      </w:del>
      <w:r>
        <w:t xml:space="preserve">the security attributes </w:t>
      </w:r>
      <w:ins w:id="1043" w:author="Staaf Anders" w:date="2025-04-25T14:45:00Z">
        <w:r w:rsidR="00671AE3">
          <w:t>[</w:t>
        </w:r>
        <w:r w:rsidR="00671AE3" w:rsidRPr="00125C6E">
          <w:t>associated with users]</w:t>
        </w:r>
        <w:r w:rsidR="00671AE3">
          <w:t xml:space="preserve"> </w:t>
        </w:r>
      </w:ins>
      <w:del w:id="1044" w:author="Staaf Anders" w:date="2025-04-25T14:44:00Z">
        <w:r w:rsidDel="00671AE3">
          <w:rPr>
            <w:b/>
            <w:strike/>
          </w:rPr>
          <w:delText>[assignment: list of security attributes]</w:delText>
        </w:r>
        <w:r w:rsidDel="00671AE3">
          <w:delText xml:space="preserve"> </w:delText>
        </w:r>
      </w:del>
      <w:r>
        <w:t>to [</w:t>
      </w:r>
      <w:r>
        <w:rPr>
          <w:bCs/>
        </w:rPr>
        <w:t>authorized administrators</w:t>
      </w:r>
      <w:r>
        <w:t>].</w:t>
      </w:r>
    </w:p>
    <w:p w14:paraId="43DE6648" w14:textId="6D0A5CCF" w:rsidR="00671AE3" w:rsidRDefault="00671AE3" w:rsidP="00671AE3">
      <w:pPr>
        <w:pStyle w:val="SFR-Heading"/>
        <w:rPr>
          <w:ins w:id="1045" w:author="Staaf Anders" w:date="2025-04-25T14:43:00Z"/>
        </w:rPr>
      </w:pPr>
      <w:bookmarkStart w:id="1046" w:name="_Toc197502124"/>
      <w:ins w:id="1047" w:author="Staaf Anders" w:date="2025-04-25T14:43:00Z">
        <w:r>
          <w:t>FMT_MSA.1</w:t>
        </w:r>
      </w:ins>
      <w:ins w:id="1048" w:author="Staaf Anders" w:date="2025-04-25T14:44:00Z">
        <w:r>
          <w:t>(2)</w:t>
        </w:r>
      </w:ins>
      <w:ins w:id="1049" w:author="Staaf Anders" w:date="2025-04-25T14:43:00Z">
        <w:r>
          <w:t xml:space="preserve"> Management of security attributes</w:t>
        </w:r>
      </w:ins>
      <w:ins w:id="1050" w:author="Staaf Anders" w:date="2025-04-25T14:44:00Z">
        <w:r>
          <w:t xml:space="preserve"> (Objects)</w:t>
        </w:r>
      </w:ins>
      <w:bookmarkEnd w:id="1046"/>
    </w:p>
    <w:p w14:paraId="4606C002" w14:textId="5C73FF28" w:rsidR="00671AE3" w:rsidRDefault="00671AE3" w:rsidP="00671AE3">
      <w:pPr>
        <w:pStyle w:val="Heading5"/>
        <w:rPr>
          <w:ins w:id="1051" w:author="Staaf Anders" w:date="2025-04-25T14:43:00Z"/>
        </w:rPr>
      </w:pPr>
      <w:ins w:id="1052" w:author="Staaf Anders" w:date="2025-04-25T14:43:00Z">
        <w:r>
          <w:lastRenderedPageBreak/>
          <w:t>FMT_MSA.1.1</w:t>
        </w:r>
      </w:ins>
      <w:ins w:id="1053" w:author="Staaf Anders" w:date="2025-04-25T14:45:00Z">
        <w:r w:rsidR="00A679AB">
          <w:t>(2)</w:t>
        </w:r>
      </w:ins>
      <w:ins w:id="1054" w:author="Staaf Anders" w:date="2025-04-25T14:43:00Z">
        <w:r>
          <w:t xml:space="preserve"> </w:t>
        </w:r>
      </w:ins>
    </w:p>
    <w:p w14:paraId="31988977" w14:textId="4D4F636E" w:rsidR="00671AE3" w:rsidRDefault="00671AE3">
      <w:ins w:id="1055" w:author="Staaf Anders" w:date="2025-04-25T14:43:00Z">
        <w:r>
          <w:t xml:space="preserve">The TSF shall enforce the </w:t>
        </w:r>
        <w:r>
          <w:rPr>
            <w:lang w:val="en"/>
          </w:rPr>
          <w:t>[</w:t>
        </w:r>
        <w:r>
          <w:t>Discretionary Access Control policy</w:t>
        </w:r>
        <w:r>
          <w:rPr>
            <w:lang w:val="en"/>
          </w:rPr>
          <w:t>]</w:t>
        </w:r>
        <w:r>
          <w:t xml:space="preserve"> to restrict the ability to </w:t>
        </w:r>
        <w:r>
          <w:rPr>
            <w:lang w:val="en"/>
          </w:rPr>
          <w:t>[</w:t>
        </w:r>
        <w:r>
          <w:rPr>
            <w:bCs/>
            <w:i/>
            <w:iCs/>
          </w:rPr>
          <w:t>manage</w:t>
        </w:r>
        <w:r>
          <w:rPr>
            <w:bCs/>
            <w:lang w:val="en"/>
          </w:rPr>
          <w:t>]</w:t>
        </w:r>
        <w:r>
          <w:rPr>
            <w:bCs/>
            <w:i/>
            <w:iCs/>
          </w:rPr>
          <w:t xml:space="preserve"> </w:t>
        </w:r>
        <w:r>
          <w:t xml:space="preserve">the security attributes </w:t>
        </w:r>
      </w:ins>
      <w:ins w:id="1056" w:author="Staaf Anders" w:date="2025-04-25T14:46:00Z">
        <w:r w:rsidR="00A679AB">
          <w:t>[</w:t>
        </w:r>
        <w:r w:rsidR="00A679AB" w:rsidRPr="00125C6E">
          <w:t xml:space="preserve">associated with </w:t>
        </w:r>
        <w:r w:rsidR="00A679AB">
          <w:t>objects</w:t>
        </w:r>
        <w:r w:rsidR="00A679AB" w:rsidRPr="00125C6E">
          <w:t>]</w:t>
        </w:r>
        <w:r w:rsidR="00A679AB">
          <w:t xml:space="preserve"> </w:t>
        </w:r>
      </w:ins>
      <w:ins w:id="1057" w:author="Staaf Anders" w:date="2025-04-25T14:43:00Z">
        <w:r>
          <w:t>to [</w:t>
        </w:r>
        <w:r>
          <w:rPr>
            <w:bCs/>
          </w:rPr>
          <w:t>authorized administrators</w:t>
        </w:r>
      </w:ins>
      <w:ins w:id="1058" w:author="Staaf Anders" w:date="2025-04-25T14:48:00Z">
        <w:r w:rsidR="00A679AB">
          <w:rPr>
            <w:bCs/>
          </w:rPr>
          <w:t>, authorized users</w:t>
        </w:r>
      </w:ins>
      <w:ins w:id="1059" w:author="Staaf Anders" w:date="2025-04-25T14:43:00Z">
        <w:r>
          <w:t>].</w:t>
        </w:r>
      </w:ins>
    </w:p>
    <w:p w14:paraId="06CC53E0" w14:textId="77777777" w:rsidR="00743B95" w:rsidRDefault="00890E0E">
      <w:pPr>
        <w:pStyle w:val="SFR-Heading"/>
      </w:pPr>
      <w:bookmarkStart w:id="1060" w:name="_Toc197502125"/>
      <w:r>
        <w:t>FMT_MSA.3 Static attribute initialization</w:t>
      </w:r>
      <w:bookmarkEnd w:id="1060"/>
      <w:r>
        <w:t xml:space="preserve"> </w:t>
      </w:r>
    </w:p>
    <w:p w14:paraId="67BA7852" w14:textId="77777777" w:rsidR="00743B95" w:rsidRDefault="00890E0E">
      <w:pPr>
        <w:pStyle w:val="Heading5"/>
      </w:pPr>
      <w:r>
        <w:t xml:space="preserve">FMT_MSA.3.1 </w:t>
      </w:r>
    </w:p>
    <w:p w14:paraId="77A6C858" w14:textId="77777777" w:rsidR="00743B95" w:rsidRDefault="00890E0E">
      <w:r>
        <w:t xml:space="preserve">The TSF shall enforce the </w:t>
      </w:r>
      <w:r>
        <w:rPr>
          <w:lang w:val="en"/>
        </w:rPr>
        <w:t>[</w:t>
      </w:r>
      <w:r>
        <w:t xml:space="preserve">Discretionary Access Control </w:t>
      </w:r>
      <w:proofErr w:type="spellStart"/>
      <w:r>
        <w:t>polic</w:t>
      </w:r>
      <w:proofErr w:type="spellEnd"/>
      <w:r>
        <w:rPr>
          <w:lang w:val="en"/>
        </w:rPr>
        <w:t>y</w:t>
      </w:r>
      <w:r>
        <w:rPr>
          <w:bCs/>
          <w:lang w:val="en"/>
        </w:rPr>
        <w:t>]</w:t>
      </w:r>
      <w:r>
        <w:rPr>
          <w:b/>
          <w:bCs/>
          <w:lang w:val="en"/>
        </w:rPr>
        <w:t xml:space="preserve"> </w:t>
      </w:r>
      <w:r>
        <w:t xml:space="preserve">to provide </w:t>
      </w:r>
      <w:r>
        <w:rPr>
          <w:i/>
        </w:rPr>
        <w:t>restrictive</w:t>
      </w:r>
      <w:r>
        <w:t xml:space="preserve"> default values for security attributes that are used to enforce the SFP.</w:t>
      </w:r>
    </w:p>
    <w:p w14:paraId="5460D33A" w14:textId="77777777" w:rsidR="00743B95" w:rsidRDefault="00890E0E">
      <w:pPr>
        <w:pStyle w:val="ApplicationNote"/>
        <w:ind w:left="2160" w:hanging="2160"/>
      </w:pPr>
      <w:r>
        <w:t>This requirement applies to new objects at the top-level (e.g., tables). When lower-level objects are created (e.g., rows, cells), these may inherit the permissions of the top-level objects by default. In other words, the permissions of the ‘child’ objects can take the permissions of the ‘parent’ objects by default.</w:t>
      </w:r>
    </w:p>
    <w:p w14:paraId="21942A45" w14:textId="77777777" w:rsidR="00743B95" w:rsidRDefault="00890E0E">
      <w:pPr>
        <w:pStyle w:val="Heading5"/>
      </w:pPr>
      <w:r>
        <w:t xml:space="preserve">FMT_MSA.3.2 </w:t>
      </w:r>
    </w:p>
    <w:p w14:paraId="4C265682" w14:textId="77777777" w:rsidR="00743B95" w:rsidRDefault="00890E0E">
      <w:r>
        <w:t xml:space="preserve">The TSF shall allow </w:t>
      </w:r>
      <w:r>
        <w:rPr>
          <w:b/>
          <w:strike/>
        </w:rPr>
        <w:t>the</w:t>
      </w:r>
      <w:r>
        <w:rPr>
          <w:strike/>
        </w:rPr>
        <w:t xml:space="preserve"> </w:t>
      </w:r>
      <w:r>
        <w:t>[no user] to specify alternative initial values to override the default values when an object or information is created.</w:t>
      </w:r>
    </w:p>
    <w:p w14:paraId="75D190F7" w14:textId="77777777" w:rsidR="00743B95" w:rsidRDefault="00890E0E">
      <w:pPr>
        <w:pStyle w:val="Heading3"/>
      </w:pPr>
      <w:bookmarkStart w:id="1061" w:name="_Toc197502126"/>
      <w:r>
        <w:t>Management of TSF data (FMT_MTD)</w:t>
      </w:r>
      <w:bookmarkEnd w:id="1061"/>
      <w:r>
        <w:t xml:space="preserve"> </w:t>
      </w:r>
    </w:p>
    <w:p w14:paraId="03B34879" w14:textId="77777777" w:rsidR="00743B95" w:rsidRDefault="00890E0E">
      <w:pPr>
        <w:pStyle w:val="SFR-Heading"/>
      </w:pPr>
      <w:bookmarkStart w:id="1062" w:name="_Toc197502127"/>
      <w:r>
        <w:t>FMT_MTD.1 Management of TSF data</w:t>
      </w:r>
      <w:bookmarkEnd w:id="1062"/>
      <w:r>
        <w:t xml:space="preserve"> </w:t>
      </w:r>
    </w:p>
    <w:p w14:paraId="0FEFFD70" w14:textId="77777777" w:rsidR="00743B95" w:rsidRDefault="00890E0E">
      <w:pPr>
        <w:pStyle w:val="Heading5"/>
      </w:pPr>
      <w:r>
        <w:t xml:space="preserve">FMT_MTD.1.1 </w:t>
      </w:r>
    </w:p>
    <w:p w14:paraId="04DA5D00" w14:textId="77777777" w:rsidR="00743B95" w:rsidRDefault="00890E0E">
      <w:r>
        <w:t xml:space="preserve">The TSF shall restrict the ability to </w:t>
      </w:r>
      <w:r>
        <w:rPr>
          <w:i/>
        </w:rPr>
        <w:t>[include or exclude]</w:t>
      </w:r>
      <w:r>
        <w:t xml:space="preserve"> the [auditable events] to [authorized administrators].</w:t>
      </w:r>
    </w:p>
    <w:p w14:paraId="482E7C07" w14:textId="77777777" w:rsidR="00743B95" w:rsidRDefault="00890E0E">
      <w:pPr>
        <w:pStyle w:val="Heading3"/>
      </w:pPr>
      <w:bookmarkStart w:id="1063" w:name="_Toc197502128"/>
      <w:r>
        <w:t>Revocation (FMT_REV)</w:t>
      </w:r>
      <w:bookmarkEnd w:id="1063"/>
      <w:r>
        <w:t xml:space="preserve"> </w:t>
      </w:r>
    </w:p>
    <w:p w14:paraId="3A58E6C5" w14:textId="77777777" w:rsidR="00743B95" w:rsidRDefault="00890E0E">
      <w:pPr>
        <w:pStyle w:val="SFR-Heading"/>
      </w:pPr>
      <w:bookmarkStart w:id="1064" w:name="_Toc197502129"/>
      <w:r>
        <w:t>FMT_REV.1(1) Revocation</w:t>
      </w:r>
      <w:bookmarkEnd w:id="1064"/>
      <w:r>
        <w:t xml:space="preserve"> </w:t>
      </w:r>
    </w:p>
    <w:p w14:paraId="7F99DF51" w14:textId="77777777" w:rsidR="00743B95" w:rsidRDefault="00890E0E">
      <w:pPr>
        <w:pStyle w:val="Heading5"/>
      </w:pPr>
      <w:r>
        <w:t>FMT_REV.1.1(1)</w:t>
      </w:r>
    </w:p>
    <w:p w14:paraId="4D1918C4" w14:textId="77777777" w:rsidR="00743B95" w:rsidRDefault="00890E0E">
      <w:r>
        <w:t xml:space="preserve">The TSF shall restrict the ability to revoke [assignment: list of security attributes] associated with the </w:t>
      </w:r>
      <w:r>
        <w:rPr>
          <w:i/>
        </w:rPr>
        <w:t>users</w:t>
      </w:r>
      <w:r>
        <w:t xml:space="preserve"> under the control of the TSF to [the authorized administrator].</w:t>
      </w:r>
    </w:p>
    <w:p w14:paraId="56D7F83C" w14:textId="77777777" w:rsidR="00743B95" w:rsidRDefault="00890E0E">
      <w:pPr>
        <w:pStyle w:val="Heading5"/>
      </w:pPr>
      <w:r>
        <w:t>FMT_REV.1.2(1)</w:t>
      </w:r>
    </w:p>
    <w:p w14:paraId="365AF841" w14:textId="77777777" w:rsidR="00743B95" w:rsidRDefault="00890E0E">
      <w:r>
        <w:t>The TSF shall enforce the rules [assignment: specification of revocation rules].</w:t>
      </w:r>
    </w:p>
    <w:p w14:paraId="5AF2A303" w14:textId="77777777" w:rsidR="00743B95" w:rsidRDefault="00890E0E">
      <w:pPr>
        <w:pStyle w:val="SFR-Heading"/>
      </w:pPr>
      <w:bookmarkStart w:id="1065" w:name="_Toc197502130"/>
      <w:r>
        <w:t>FMT_REV.1(2) Revocation (DAC)</w:t>
      </w:r>
      <w:bookmarkEnd w:id="1065"/>
    </w:p>
    <w:p w14:paraId="29649C48" w14:textId="77777777" w:rsidR="00743B95" w:rsidRDefault="00890E0E">
      <w:pPr>
        <w:pStyle w:val="Heading5"/>
      </w:pPr>
      <w:r>
        <w:t xml:space="preserve">FMT_REV.1.1(2) </w:t>
      </w:r>
    </w:p>
    <w:p w14:paraId="13CC491B" w14:textId="154457D4" w:rsidR="00743B95" w:rsidRDefault="00890E0E">
      <w:r>
        <w:t xml:space="preserve">The TSF shall restrict the ability to revoke [assignment: list of security attributes] associated with the </w:t>
      </w:r>
      <w:r>
        <w:rPr>
          <w:i/>
        </w:rPr>
        <w:t>objects</w:t>
      </w:r>
      <w:r>
        <w:t xml:space="preserve"> under the control of the TSF to [the </w:t>
      </w:r>
      <w:bookmarkStart w:id="1066" w:name="_Hlk197075045"/>
      <w:r>
        <w:t>authorized administrator</w:t>
      </w:r>
      <w:ins w:id="1067" w:author="Staaf Anders" w:date="2025-04-25T16:00:00Z">
        <w:r w:rsidR="00AA6306">
          <w:t xml:space="preserve">, </w:t>
        </w:r>
        <w:bookmarkStart w:id="1068" w:name="_Hlk197075254"/>
        <w:r w:rsidR="00AA6306">
          <w:t xml:space="preserve">authorized </w:t>
        </w:r>
      </w:ins>
      <w:ins w:id="1069" w:author="Staaf Anders" w:date="2025-04-25T16:01:00Z">
        <w:r w:rsidR="00AA6306">
          <w:t>users</w:t>
        </w:r>
      </w:ins>
      <w:bookmarkEnd w:id="1066"/>
      <w:bookmarkEnd w:id="1068"/>
      <w:r>
        <w:t>]</w:t>
      </w:r>
      <w:ins w:id="1070" w:author="Staaf Anders" w:date="2025-04-25T16:00:00Z">
        <w:r w:rsidR="00AA6306">
          <w:t>.</w:t>
        </w:r>
      </w:ins>
      <w:del w:id="1071" w:author="Staaf Anders" w:date="2025-04-25T16:00:00Z">
        <w:r w:rsidDel="00AA6306">
          <w:delText xml:space="preserve"> </w:delText>
        </w:r>
        <w:r w:rsidDel="00AA6306">
          <w:rPr>
            <w:b/>
          </w:rPr>
          <w:delText>and database users with sufficient privileges as allowed by the Discretionary Access Control policy</w:delText>
        </w:r>
        <w:r w:rsidDel="00AA6306">
          <w:delText>.</w:delText>
        </w:r>
      </w:del>
    </w:p>
    <w:p w14:paraId="1F1D4735" w14:textId="77777777" w:rsidR="00743B95" w:rsidRDefault="00890E0E">
      <w:pPr>
        <w:pStyle w:val="Heading5"/>
      </w:pPr>
      <w:r>
        <w:lastRenderedPageBreak/>
        <w:t xml:space="preserve">FMT_REV.1.2(2) </w:t>
      </w:r>
    </w:p>
    <w:p w14:paraId="41419126" w14:textId="77777777" w:rsidR="00743B95" w:rsidRDefault="00890E0E">
      <w:r>
        <w:t>The TSF shall enforce the rules [assignment: specification of revocation rules].</w:t>
      </w:r>
    </w:p>
    <w:p w14:paraId="0B6A30EE" w14:textId="77777777" w:rsidR="00743B95" w:rsidRDefault="00890E0E">
      <w:pPr>
        <w:pStyle w:val="Heading3"/>
      </w:pPr>
      <w:bookmarkStart w:id="1072" w:name="_Toc197502131"/>
      <w:r>
        <w:t>Specification of management functions (FMT_SMF)</w:t>
      </w:r>
      <w:bookmarkEnd w:id="1072"/>
      <w:r>
        <w:t xml:space="preserve"> </w:t>
      </w:r>
    </w:p>
    <w:p w14:paraId="03E3D0F0" w14:textId="77777777" w:rsidR="00743B95" w:rsidRDefault="00890E0E">
      <w:pPr>
        <w:pStyle w:val="SFR-Heading"/>
      </w:pPr>
      <w:bookmarkStart w:id="1073" w:name="_Toc197502132"/>
      <w:r>
        <w:t>FMT_SMF.1 Specification of Management Functions</w:t>
      </w:r>
      <w:bookmarkEnd w:id="1073"/>
      <w:r>
        <w:t xml:space="preserve"> </w:t>
      </w:r>
    </w:p>
    <w:p w14:paraId="55D33CAF" w14:textId="77777777" w:rsidR="00743B95" w:rsidRDefault="00890E0E">
      <w:pPr>
        <w:pStyle w:val="Heading5"/>
      </w:pPr>
      <w:r>
        <w:t xml:space="preserve">FMT_SMF.1.1 </w:t>
      </w:r>
    </w:p>
    <w:p w14:paraId="23CBF9F1" w14:textId="77777777" w:rsidR="00743B95" w:rsidRDefault="00890E0E">
      <w:r>
        <w:t xml:space="preserve">The TSF shall be capable of performing the following </w:t>
      </w:r>
      <w:r>
        <w:rPr>
          <w:b/>
        </w:rPr>
        <w:t>security</w:t>
      </w:r>
      <w:r>
        <w:t xml:space="preserve"> management functions: </w:t>
      </w:r>
    </w:p>
    <w:p w14:paraId="63404965" w14:textId="77777777" w:rsidR="00743B95" w:rsidRDefault="00890E0E">
      <w:pPr>
        <w:spacing w:after="0"/>
        <w:rPr>
          <w:lang w:val="en"/>
        </w:rPr>
      </w:pPr>
      <w:r>
        <w:rPr>
          <w:lang w:val="en"/>
        </w:rPr>
        <w:t>[</w:t>
      </w:r>
    </w:p>
    <w:p w14:paraId="344CA665" w14:textId="77777777" w:rsidR="00743B95" w:rsidRDefault="00890E0E">
      <w:pPr>
        <w:pStyle w:val="ListParagraph"/>
        <w:numPr>
          <w:ilvl w:val="0"/>
          <w:numId w:val="36"/>
        </w:numPr>
      </w:pPr>
      <w:r>
        <w:t>Database configuration</w:t>
      </w:r>
    </w:p>
    <w:p w14:paraId="7B985072" w14:textId="77777777" w:rsidR="00743B95" w:rsidRDefault="00890E0E">
      <w:pPr>
        <w:pStyle w:val="ListParagraph"/>
        <w:numPr>
          <w:ilvl w:val="0"/>
          <w:numId w:val="36"/>
        </w:numPr>
      </w:pPr>
      <w:r>
        <w:t>User and role management</w:t>
      </w:r>
    </w:p>
    <w:p w14:paraId="1D532ADD" w14:textId="77777777" w:rsidR="00743B95" w:rsidRDefault="00890E0E">
      <w:pPr>
        <w:ind w:left="720"/>
        <w:rPr>
          <w:b/>
        </w:rPr>
      </w:pPr>
      <w:r>
        <w:rPr>
          <w:b/>
        </w:rPr>
        <w:t>[selection:</w:t>
      </w:r>
    </w:p>
    <w:p w14:paraId="1AA02718" w14:textId="77777777" w:rsidR="00743B95" w:rsidRDefault="00890E0E">
      <w:pPr>
        <w:pStyle w:val="ListParagraph"/>
        <w:numPr>
          <w:ilvl w:val="0"/>
          <w:numId w:val="36"/>
        </w:numPr>
        <w:ind w:left="1080"/>
        <w:rPr>
          <w:b/>
        </w:rPr>
      </w:pPr>
      <w:r>
        <w:rPr>
          <w:b/>
        </w:rPr>
        <w:t>Management of groups</w:t>
      </w:r>
    </w:p>
    <w:p w14:paraId="0D089026" w14:textId="77777777" w:rsidR="00743B95" w:rsidRDefault="00890E0E">
      <w:pPr>
        <w:pStyle w:val="ListParagraph"/>
        <w:numPr>
          <w:ilvl w:val="0"/>
          <w:numId w:val="36"/>
        </w:numPr>
        <w:ind w:left="1080"/>
        <w:rPr>
          <w:b/>
        </w:rPr>
      </w:pPr>
      <w:r>
        <w:rPr>
          <w:b/>
        </w:rPr>
        <w:t>Adding or removing a database</w:t>
      </w:r>
    </w:p>
    <w:p w14:paraId="1C8EBFC6" w14:textId="77777777" w:rsidR="00743B95" w:rsidRDefault="00890E0E">
      <w:pPr>
        <w:pStyle w:val="ListParagraph"/>
        <w:numPr>
          <w:ilvl w:val="0"/>
          <w:numId w:val="36"/>
        </w:numPr>
        <w:ind w:left="1080"/>
        <w:rPr>
          <w:b/>
        </w:rPr>
      </w:pPr>
      <w:r>
        <w:rPr>
          <w:b/>
        </w:rPr>
        <w:t>Revocation of security attributes</w:t>
      </w:r>
    </w:p>
    <w:p w14:paraId="2B5FCAB9" w14:textId="77777777" w:rsidR="00743B95" w:rsidRDefault="00890E0E">
      <w:pPr>
        <w:pStyle w:val="ListParagraph"/>
        <w:numPr>
          <w:ilvl w:val="0"/>
          <w:numId w:val="36"/>
        </w:numPr>
        <w:ind w:left="1080"/>
        <w:rPr>
          <w:b/>
        </w:rPr>
      </w:pPr>
      <w:r>
        <w:rPr>
          <w:b/>
        </w:rPr>
        <w:t>Configuration of the maximum number of concurrent sessions</w:t>
      </w:r>
    </w:p>
    <w:p w14:paraId="14F0F31A" w14:textId="77777777" w:rsidR="00743B95" w:rsidRDefault="00890E0E">
      <w:pPr>
        <w:pStyle w:val="ListParagraph"/>
        <w:numPr>
          <w:ilvl w:val="0"/>
          <w:numId w:val="36"/>
        </w:numPr>
        <w:ind w:left="1080"/>
        <w:rPr>
          <w:b/>
        </w:rPr>
      </w:pPr>
      <w:r>
        <w:rPr>
          <w:b/>
        </w:rPr>
        <w:t>Configuration of session establishment rules</w:t>
      </w:r>
    </w:p>
    <w:p w14:paraId="7AAAE264" w14:textId="77777777" w:rsidR="00743B95" w:rsidRDefault="00890E0E">
      <w:pPr>
        <w:pStyle w:val="ListParagraph"/>
        <w:numPr>
          <w:ilvl w:val="0"/>
          <w:numId w:val="36"/>
        </w:numPr>
        <w:ind w:left="1080"/>
        <w:rPr>
          <w:b/>
        </w:rPr>
      </w:pPr>
      <w:r>
        <w:rPr>
          <w:b/>
        </w:rPr>
        <w:t>Configuration of TSF replication and consistency</w:t>
      </w:r>
    </w:p>
    <w:p w14:paraId="08BC0E24" w14:textId="77777777" w:rsidR="00743B95" w:rsidRDefault="00890E0E">
      <w:pPr>
        <w:pStyle w:val="ListParagraph"/>
        <w:numPr>
          <w:ilvl w:val="0"/>
          <w:numId w:val="36"/>
        </w:numPr>
        <w:ind w:left="1080"/>
        <w:rPr>
          <w:b/>
        </w:rPr>
      </w:pPr>
      <w:r>
        <w:rPr>
          <w:b/>
        </w:rPr>
        <w:t>Configuration of TOE access information rules</w:t>
      </w:r>
    </w:p>
    <w:p w14:paraId="31773FA4" w14:textId="77777777" w:rsidR="00743B95" w:rsidRDefault="00890E0E">
      <w:pPr>
        <w:pStyle w:val="ListParagraph"/>
        <w:numPr>
          <w:ilvl w:val="0"/>
          <w:numId w:val="36"/>
        </w:numPr>
        <w:ind w:left="1080"/>
        <w:rPr>
          <w:b/>
        </w:rPr>
      </w:pPr>
      <w:r>
        <w:rPr>
          <w:b/>
        </w:rPr>
        <w:t>No other security management functions]</w:t>
      </w:r>
    </w:p>
    <w:p w14:paraId="46D131C5" w14:textId="77777777" w:rsidR="00743B95" w:rsidRDefault="00890E0E">
      <w:pPr>
        <w:ind w:left="720"/>
        <w:rPr>
          <w:b/>
        </w:rPr>
      </w:pPr>
      <w:r>
        <w:rPr>
          <w:b/>
        </w:rPr>
        <w:t>[assignment: any additional security management functions required to configure the claimed security]</w:t>
      </w:r>
    </w:p>
    <w:p w14:paraId="626F3F6F" w14:textId="77777777" w:rsidR="00743B95" w:rsidRDefault="00890E0E">
      <w:pPr>
        <w:rPr>
          <w:b/>
        </w:rPr>
      </w:pPr>
      <w:r>
        <w:rPr>
          <w:lang w:val="en"/>
        </w:rPr>
        <w:t>]</w:t>
      </w:r>
      <w:r>
        <w:t>.</w:t>
      </w:r>
    </w:p>
    <w:p w14:paraId="60E1829A" w14:textId="77777777" w:rsidR="00743B95" w:rsidRDefault="00890E0E">
      <w:pPr>
        <w:pStyle w:val="ApplicationNote"/>
        <w:ind w:left="2160" w:hanging="2160"/>
      </w:pPr>
      <w:r>
        <w:t>The ST author should ensure that all security attributes identified in FIA_ATD.1 are adequately managed and protected.</w:t>
      </w:r>
    </w:p>
    <w:p w14:paraId="465C42C2" w14:textId="77777777" w:rsidR="00743B95" w:rsidRDefault="00890E0E">
      <w:pPr>
        <w:pStyle w:val="Heading3"/>
      </w:pPr>
      <w:bookmarkStart w:id="1074" w:name="_Toc197502133"/>
      <w:r>
        <w:t>Security management roles (FMT_SMR)</w:t>
      </w:r>
      <w:bookmarkEnd w:id="1074"/>
    </w:p>
    <w:p w14:paraId="5C79ED22" w14:textId="77777777" w:rsidR="00743B95" w:rsidRDefault="00890E0E">
      <w:pPr>
        <w:pStyle w:val="SFR-Heading"/>
      </w:pPr>
      <w:bookmarkStart w:id="1075" w:name="_Toc197502134"/>
      <w:r>
        <w:t>FMT_SMR.1 Security roles</w:t>
      </w:r>
      <w:bookmarkEnd w:id="1075"/>
      <w:r>
        <w:t xml:space="preserve"> </w:t>
      </w:r>
    </w:p>
    <w:p w14:paraId="4C8B1754" w14:textId="77777777" w:rsidR="00743B95" w:rsidRDefault="00890E0E">
      <w:pPr>
        <w:pStyle w:val="Heading5"/>
      </w:pPr>
      <w:r>
        <w:t xml:space="preserve">FMT_SMR.1.1 </w:t>
      </w:r>
    </w:p>
    <w:p w14:paraId="0F0AD386" w14:textId="4A8776CB" w:rsidR="00743B95" w:rsidRDefault="00890E0E">
      <w:r>
        <w:t>The TSF shall maintain the roles [authorized administrator</w:t>
      </w:r>
      <w:ins w:id="1076" w:author="Staaf Anders" w:date="2025-04-25T14:50:00Z">
        <w:r w:rsidR="00A679AB">
          <w:t>, authorized users,</w:t>
        </w:r>
      </w:ins>
      <w:r>
        <w:t xml:space="preserve"> and [assignment: additional authorized identified roles]].</w:t>
      </w:r>
    </w:p>
    <w:p w14:paraId="2D6185A3" w14:textId="77777777" w:rsidR="00743B95" w:rsidRDefault="00890E0E">
      <w:pPr>
        <w:pStyle w:val="Heading5"/>
      </w:pPr>
      <w:r>
        <w:t>FMT_SMR.1.2</w:t>
      </w:r>
    </w:p>
    <w:p w14:paraId="11507C69" w14:textId="77777777" w:rsidR="00743B95" w:rsidRDefault="00890E0E">
      <w:r>
        <w:t>The TSF shall be able to associate users with roles.</w:t>
      </w:r>
    </w:p>
    <w:p w14:paraId="57C1727A" w14:textId="77777777" w:rsidR="00743B95" w:rsidRDefault="00890E0E">
      <w:pPr>
        <w:pStyle w:val="ApplicationNote"/>
        <w:ind w:left="2160" w:hanging="2160"/>
      </w:pPr>
      <w:r>
        <w:lastRenderedPageBreak/>
        <w:t>This requirement identifies a minimum set of management roles. An ST may describe, or an operational environment may contain a finer-grain decomposition of roles that correspond to the roles identified here (e.g., database non-administrative user or database operator). The ST author may change the names of the roles identified above but the “new” roles must still perform the functions that the security management requirements in this cPP have defined. It is not necessary to list roles that are not exercised in the evaluated configuration.</w:t>
      </w:r>
    </w:p>
    <w:p w14:paraId="3351A436" w14:textId="77777777" w:rsidR="00743B95" w:rsidRDefault="00890E0E">
      <w:pPr>
        <w:pStyle w:val="Heading2"/>
        <w:rPr>
          <w:lang w:val="en-US"/>
        </w:rPr>
      </w:pPr>
      <w:bookmarkStart w:id="1077" w:name="_Toc197502135"/>
      <w:r>
        <w:rPr>
          <w:lang w:val="en-US"/>
        </w:rPr>
        <w:t>Class: TOE access (FTA)</w:t>
      </w:r>
      <w:bookmarkEnd w:id="1077"/>
    </w:p>
    <w:p w14:paraId="5E15890D" w14:textId="77777777" w:rsidR="00743B95" w:rsidRDefault="00890E0E">
      <w:pPr>
        <w:pStyle w:val="Heading3"/>
        <w:rPr>
          <w:lang w:val="fr-CA"/>
        </w:rPr>
      </w:pPr>
      <w:bookmarkStart w:id="1078" w:name="_Toc197502136"/>
      <w:r>
        <w:rPr>
          <w:lang w:val="fr-CA"/>
        </w:rPr>
        <w:t>Limitation on multiple concurrent sessions (FTA_MCS)</w:t>
      </w:r>
      <w:bookmarkEnd w:id="1078"/>
    </w:p>
    <w:p w14:paraId="7B37A4F7" w14:textId="77777777" w:rsidR="00743B95" w:rsidRDefault="00890E0E">
      <w:pPr>
        <w:pStyle w:val="SFR-Heading"/>
      </w:pPr>
      <w:bookmarkStart w:id="1079" w:name="_Toc197502137"/>
      <w:r>
        <w:t>FTA_MCS.1 Basic limitation on multiple concurrent sessions</w:t>
      </w:r>
      <w:bookmarkEnd w:id="1079"/>
      <w:r>
        <w:t xml:space="preserve"> </w:t>
      </w:r>
    </w:p>
    <w:p w14:paraId="20C0917E" w14:textId="77777777" w:rsidR="00743B95" w:rsidRDefault="00890E0E">
      <w:pPr>
        <w:pStyle w:val="Heading5"/>
      </w:pPr>
      <w:r>
        <w:t xml:space="preserve">FTA_MCS.1.1 </w:t>
      </w:r>
    </w:p>
    <w:p w14:paraId="169A48B2" w14:textId="77777777" w:rsidR="00743B95" w:rsidRDefault="00890E0E">
      <w:r>
        <w:t>The TSF shall restrict the maximum number of concurrent sessions that belong to the same user.</w:t>
      </w:r>
    </w:p>
    <w:p w14:paraId="37E397CD" w14:textId="77777777" w:rsidR="00743B95" w:rsidRDefault="00890E0E">
      <w:pPr>
        <w:pStyle w:val="Heading5"/>
      </w:pPr>
      <w:r>
        <w:t xml:space="preserve">FTA_MCS.1.2 </w:t>
      </w:r>
    </w:p>
    <w:p w14:paraId="314363B9" w14:textId="77777777" w:rsidR="00743B95" w:rsidRDefault="00890E0E">
      <w:r>
        <w:t>The TSF shall enforce, by default, a limit of [assignment: default number] sessions per user.</w:t>
      </w:r>
    </w:p>
    <w:p w14:paraId="0155784B" w14:textId="77777777" w:rsidR="00743B95" w:rsidRDefault="00890E0E">
      <w:pPr>
        <w:pStyle w:val="ApplicationNote"/>
        <w:ind w:left="2160" w:hanging="2160"/>
      </w:pPr>
      <w:r>
        <w:t xml:space="preserve">The ST author is reminded that the CC part 2, </w:t>
      </w:r>
      <w:r>
        <w:fldChar w:fldCharType="begin"/>
      </w:r>
      <w:r>
        <w:instrText xml:space="preserve"> REF CC2 \h </w:instrText>
      </w:r>
      <w:r>
        <w:fldChar w:fldCharType="separate"/>
      </w:r>
      <w:r>
        <w:t>[CC2]</w:t>
      </w:r>
      <w:r>
        <w:fldChar w:fldCharType="end"/>
      </w:r>
      <w:r>
        <w:t xml:space="preserve">  para 473 allows that the default number may be defined as a management function in FMT. </w:t>
      </w:r>
    </w:p>
    <w:p w14:paraId="46F47EAE" w14:textId="77777777" w:rsidR="00743B95" w:rsidRDefault="00890E0E">
      <w:pPr>
        <w:pStyle w:val="Heading3"/>
      </w:pPr>
      <w:bookmarkStart w:id="1080" w:name="_Toc197502138"/>
      <w:r>
        <w:t>TOE session establishment (FTA_TSE)</w:t>
      </w:r>
      <w:bookmarkEnd w:id="1080"/>
    </w:p>
    <w:p w14:paraId="2CACC436" w14:textId="77777777" w:rsidR="00743B95" w:rsidRDefault="00890E0E">
      <w:pPr>
        <w:pStyle w:val="SFR-Heading"/>
        <w:keepNext/>
        <w:keepLines/>
      </w:pPr>
      <w:bookmarkStart w:id="1081" w:name="_Toc197502139"/>
      <w:r>
        <w:t>FTA_TSE.1 TOE session establishment</w:t>
      </w:r>
      <w:bookmarkEnd w:id="1081"/>
      <w:r>
        <w:t xml:space="preserve"> </w:t>
      </w:r>
    </w:p>
    <w:p w14:paraId="7AF0193D" w14:textId="77777777" w:rsidR="00743B95" w:rsidRDefault="00890E0E">
      <w:pPr>
        <w:pStyle w:val="Heading5"/>
      </w:pPr>
      <w:r>
        <w:t xml:space="preserve">FTA_TSE.1.1 </w:t>
      </w:r>
    </w:p>
    <w:p w14:paraId="68054041" w14:textId="77777777" w:rsidR="00743B95" w:rsidRDefault="00890E0E">
      <w:r>
        <w:t xml:space="preserve">The TSF shall be able to deny session establishment based on [assignment: attributes </w:t>
      </w:r>
      <w:r>
        <w:rPr>
          <w:b/>
        </w:rPr>
        <w:t>that can be set explicitly by authorized administrator(s), including user identity, and [selection: group identity, time of day, day of the week, [assignment: list of additional attributes]]</w:t>
      </w:r>
      <w:r>
        <w:t>].</w:t>
      </w:r>
      <w:bookmarkEnd w:id="1008"/>
      <w:bookmarkEnd w:id="1009"/>
      <w:bookmarkEnd w:id="1010"/>
      <w:bookmarkEnd w:id="1011"/>
      <w:bookmarkEnd w:id="1012"/>
    </w:p>
    <w:p w14:paraId="2C7EEAA3" w14:textId="77777777" w:rsidR="00743B95" w:rsidRDefault="00890E0E">
      <w:pPr>
        <w:pStyle w:val="Heading1"/>
        <w:rPr>
          <w:lang w:val="en-US"/>
        </w:rPr>
      </w:pPr>
      <w:bookmarkStart w:id="1082" w:name="_Toc238727387"/>
      <w:bookmarkStart w:id="1083" w:name="_Ref536531028"/>
      <w:bookmarkStart w:id="1084" w:name="_Ref241245628"/>
      <w:bookmarkStart w:id="1085" w:name="_Toc197502140"/>
      <w:r>
        <w:rPr>
          <w:lang w:val="en-US"/>
        </w:rPr>
        <w:lastRenderedPageBreak/>
        <w:t>Security Assurance Requirements</w:t>
      </w:r>
      <w:bookmarkEnd w:id="1082"/>
      <w:bookmarkEnd w:id="1083"/>
      <w:bookmarkEnd w:id="1084"/>
      <w:bookmarkEnd w:id="1085"/>
    </w:p>
    <w:p w14:paraId="1BFC2DB5" w14:textId="77777777" w:rsidR="00743B95" w:rsidRDefault="00890E0E">
      <w:r>
        <w:t xml:space="preserve">The Security Objectives for the TOE in section </w:t>
      </w:r>
      <w:r>
        <w:fldChar w:fldCharType="begin"/>
      </w:r>
      <w:r>
        <w:instrText xml:space="preserve"> REF _Ref237676394 \n \h </w:instrText>
      </w:r>
      <w:r>
        <w:fldChar w:fldCharType="separate"/>
      </w:r>
      <w:r>
        <w:t>5</w:t>
      </w:r>
      <w:r>
        <w:fldChar w:fldCharType="end"/>
      </w:r>
      <w:r>
        <w:t xml:space="preserve"> were constructed to address threats identified in section </w:t>
      </w:r>
      <w:r>
        <w:fldChar w:fldCharType="begin"/>
      </w:r>
      <w:r>
        <w:instrText xml:space="preserve"> REF _Ref237676371 \n \h </w:instrText>
      </w:r>
      <w:r>
        <w:fldChar w:fldCharType="separate"/>
      </w:r>
      <w:r>
        <w:t>4</w:t>
      </w:r>
      <w:r>
        <w:fldChar w:fldCharType="end"/>
      </w:r>
      <w:r>
        <w:t xml:space="preserve">. The Security Functional Requirements (SFRs) in section </w:t>
      </w:r>
      <w:r>
        <w:fldChar w:fldCharType="begin"/>
      </w:r>
      <w:r>
        <w:instrText xml:space="preserve"> REF _Ref360622478 \r \h  \* MERGEFORMAT </w:instrText>
      </w:r>
      <w:r>
        <w:fldChar w:fldCharType="separate"/>
      </w:r>
      <w:r>
        <w:t>6</w:t>
      </w:r>
      <w:r>
        <w:fldChar w:fldCharType="end"/>
      </w:r>
      <w:r>
        <w:t xml:space="preserve"> are a formal instantiation of the Security Objectives. This cPP identifies the Security Assurance Requirements (SARs) to frame the extent to which the evaluator assesses the documentation applicable for the evaluation and performs independent testing. </w:t>
      </w:r>
    </w:p>
    <w:p w14:paraId="34723EF6" w14:textId="77777777" w:rsidR="00743B95" w:rsidRDefault="00890E0E">
      <w:r>
        <w:t xml:space="preserve">This section lists the set of SARs from CC part 3 </w:t>
      </w:r>
      <w:r>
        <w:fldChar w:fldCharType="begin"/>
      </w:r>
      <w:r>
        <w:instrText xml:space="preserve"> REF CC3 \h </w:instrText>
      </w:r>
      <w:r>
        <w:fldChar w:fldCharType="separate"/>
      </w:r>
      <w:r>
        <w:t>[CC3]</w:t>
      </w:r>
      <w:r>
        <w:fldChar w:fldCharType="end"/>
      </w:r>
      <w:r>
        <w:t xml:space="preserve"> that are required in evaluations against this cPP. Individual Evaluation Activities to be performed are specified in </w:t>
      </w:r>
      <w:r>
        <w:fldChar w:fldCharType="begin"/>
      </w:r>
      <w:r>
        <w:instrText xml:space="preserve"> REF SD \h </w:instrText>
      </w:r>
      <w:r>
        <w:fldChar w:fldCharType="separate"/>
      </w:r>
      <w:r>
        <w:t>[SD]</w:t>
      </w:r>
      <w:r>
        <w:fldChar w:fldCharType="end"/>
      </w:r>
      <w:r>
        <w:t>.</w:t>
      </w:r>
    </w:p>
    <w:p w14:paraId="1DE644C7" w14:textId="77777777" w:rsidR="00743B95" w:rsidRDefault="00890E0E">
      <w:r>
        <w:t xml:space="preserve">The general model for evaluation of TOEs against STs written to conform to this cPP is as follows: </w:t>
      </w:r>
    </w:p>
    <w:p w14:paraId="25E93EDE" w14:textId="77777777" w:rsidR="00743B95" w:rsidRDefault="00890E0E">
      <w:r>
        <w:t xml:space="preserve">After the ST has been approved for evaluation, the IT Security Evaluation Facility (ITSEF) will obtain the TOE, supporting environmental IT (if required), and the administrative/user guides for the TOE. The ITSEF is expected to perform actions mandated by the Common Evaluation Methodology </w:t>
      </w:r>
      <w:r>
        <w:fldChar w:fldCharType="begin"/>
      </w:r>
      <w:r>
        <w:instrText xml:space="preserve"> REF CEM \h </w:instrText>
      </w:r>
      <w:r>
        <w:fldChar w:fldCharType="separate"/>
      </w:r>
      <w:r>
        <w:t>[CEM]</w:t>
      </w:r>
      <w:r>
        <w:fldChar w:fldCharType="end"/>
      </w:r>
      <w:r>
        <w:t xml:space="preserve"> for the ASE and ALC SARs. The ITSEF also performs the Evaluation Activities contained within the </w:t>
      </w:r>
      <w:r>
        <w:fldChar w:fldCharType="begin"/>
      </w:r>
      <w:r>
        <w:instrText xml:space="preserve"> REF SD \h </w:instrText>
      </w:r>
      <w:r>
        <w:fldChar w:fldCharType="separate"/>
      </w:r>
      <w:r>
        <w:t>[SD]</w:t>
      </w:r>
      <w:r>
        <w:fldChar w:fldCharType="end"/>
      </w:r>
      <w:r>
        <w:t xml:space="preserve">, which are derived from the </w:t>
      </w:r>
      <w:r>
        <w:fldChar w:fldCharType="begin"/>
      </w:r>
      <w:r>
        <w:instrText xml:space="preserve"> REF CEM \h </w:instrText>
      </w:r>
      <w:r>
        <w:fldChar w:fldCharType="separate"/>
      </w:r>
      <w:r>
        <w:t>[CEM]</w:t>
      </w:r>
      <w:r>
        <w:fldChar w:fldCharType="end"/>
      </w:r>
      <w:r>
        <w:t xml:space="preserve">  assurance requirements as they apply to the specific technology instantiated in the TOE. The Evaluation Activities that are captured in the </w:t>
      </w:r>
      <w:r>
        <w:fldChar w:fldCharType="begin"/>
      </w:r>
      <w:r>
        <w:instrText xml:space="preserve"> REF SD \h </w:instrText>
      </w:r>
      <w:r>
        <w:fldChar w:fldCharType="separate"/>
      </w:r>
      <w:r>
        <w:t>[SD]</w:t>
      </w:r>
      <w:r>
        <w:fldChar w:fldCharType="end"/>
      </w:r>
      <w:r>
        <w:t xml:space="preserve"> also provide clarification as to what the developer needs to provide to demonstrate the TOE is compliant with the cPP. </w:t>
      </w:r>
    </w:p>
    <w:p w14:paraId="001D8373" w14:textId="77777777" w:rsidR="00743B95" w:rsidRDefault="00890E0E">
      <w:r>
        <w:t xml:space="preserve">The TOE security assurance requirements are identified in </w:t>
      </w:r>
      <w:r>
        <w:fldChar w:fldCharType="begin"/>
      </w:r>
      <w:r>
        <w:instrText xml:space="preserve"> REF _Ref237676489 \h </w:instrText>
      </w:r>
      <w:r>
        <w:fldChar w:fldCharType="separate"/>
      </w:r>
      <w:r>
        <w:t>Table 5</w:t>
      </w:r>
      <w:r>
        <w:fldChar w:fldCharType="end"/>
      </w:r>
      <w:r>
        <w:t>.</w:t>
      </w:r>
    </w:p>
    <w:p w14:paraId="07487A1E" w14:textId="77777777" w:rsidR="00743B95" w:rsidRDefault="00890E0E">
      <w:pPr>
        <w:pStyle w:val="Caption"/>
        <w:rPr>
          <w:lang w:val="en-US"/>
        </w:rPr>
      </w:pPr>
      <w:r>
        <w:br w:type="page" w:clear="all"/>
      </w:r>
      <w:bookmarkStart w:id="1086" w:name="_Ref237676489"/>
      <w:bookmarkStart w:id="1087" w:name="_Toc237275430"/>
      <w:bookmarkStart w:id="1088" w:name="_Toc107490540"/>
      <w:bookmarkStart w:id="1089" w:name="_Toc121810977"/>
      <w:r>
        <w:lastRenderedPageBreak/>
        <w:t xml:space="preserve">Table </w:t>
      </w:r>
      <w:r>
        <w:fldChar w:fldCharType="begin"/>
      </w:r>
      <w:r>
        <w:instrText xml:space="preserve">SEQ Table \* ARABIC </w:instrText>
      </w:r>
      <w:r>
        <w:fldChar w:fldCharType="separate"/>
      </w:r>
      <w:r>
        <w:t>5</w:t>
      </w:r>
      <w:r>
        <w:fldChar w:fldCharType="end"/>
      </w:r>
      <w:bookmarkEnd w:id="1086"/>
      <w:r>
        <w:t>:</w:t>
      </w:r>
      <w:r>
        <w:rPr>
          <w:lang w:val="en-US"/>
        </w:rPr>
        <w:t xml:space="preserve"> Security Assurance Requirements</w:t>
      </w:r>
      <w:bookmarkEnd w:id="1087"/>
      <w:bookmarkEnd w:id="1088"/>
      <w:bookmarkEnd w:id="1089"/>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7"/>
        <w:gridCol w:w="6263"/>
      </w:tblGrid>
      <w:tr w:rsidR="00743B95" w14:paraId="42EA6D36" w14:textId="77777777">
        <w:trPr>
          <w:cantSplit/>
          <w:tblHeader/>
        </w:trPr>
        <w:tc>
          <w:tcPr>
            <w:tcW w:w="2917" w:type="dxa"/>
            <w:shd w:val="clear" w:color="auto" w:fill="D6E3BC" w:themeFill="accent3" w:themeFillTint="66"/>
          </w:tcPr>
          <w:p w14:paraId="0281923E" w14:textId="77777777" w:rsidR="00743B95" w:rsidRDefault="00890E0E">
            <w:pPr>
              <w:pStyle w:val="Tableheader"/>
              <w:ind w:left="144" w:right="144"/>
              <w:rPr>
                <w:rFonts w:cs="Arial"/>
                <w:szCs w:val="20"/>
              </w:rPr>
            </w:pPr>
            <w:r>
              <w:rPr>
                <w:rFonts w:cs="Arial"/>
                <w:szCs w:val="20"/>
              </w:rPr>
              <w:t>Assurance Class</w:t>
            </w:r>
          </w:p>
        </w:tc>
        <w:tc>
          <w:tcPr>
            <w:tcW w:w="6263" w:type="dxa"/>
            <w:shd w:val="clear" w:color="auto" w:fill="D6E3BC" w:themeFill="accent3" w:themeFillTint="66"/>
          </w:tcPr>
          <w:p w14:paraId="3FD3FF00" w14:textId="77777777" w:rsidR="00743B95" w:rsidRDefault="00890E0E">
            <w:pPr>
              <w:pStyle w:val="Tableheader"/>
              <w:ind w:left="144" w:right="144"/>
              <w:rPr>
                <w:rFonts w:cs="Arial"/>
                <w:szCs w:val="20"/>
              </w:rPr>
            </w:pPr>
            <w:bookmarkStart w:id="1090" w:name="_Toc222281638"/>
            <w:r>
              <w:rPr>
                <w:rFonts w:cs="Arial"/>
                <w:szCs w:val="20"/>
              </w:rPr>
              <w:t>Assurance Components</w:t>
            </w:r>
            <w:bookmarkEnd w:id="1090"/>
          </w:p>
        </w:tc>
      </w:tr>
      <w:tr w:rsidR="00743B95" w14:paraId="5BA7912A" w14:textId="77777777">
        <w:trPr>
          <w:cantSplit/>
        </w:trPr>
        <w:tc>
          <w:tcPr>
            <w:tcW w:w="2917" w:type="dxa"/>
            <w:vMerge w:val="restart"/>
          </w:tcPr>
          <w:p w14:paraId="366C7BC5" w14:textId="77777777" w:rsidR="00743B95" w:rsidRDefault="00890E0E">
            <w:pPr>
              <w:pStyle w:val="TableEntry"/>
              <w:keepNext/>
              <w:keepLines/>
              <w:ind w:left="144" w:right="144"/>
              <w:rPr>
                <w:rFonts w:cs="Arial"/>
                <w:szCs w:val="20"/>
              </w:rPr>
            </w:pPr>
            <w:r>
              <w:rPr>
                <w:rFonts w:cs="Arial"/>
                <w:szCs w:val="20"/>
              </w:rPr>
              <w:t>Security Target (ASE)</w:t>
            </w:r>
          </w:p>
        </w:tc>
        <w:tc>
          <w:tcPr>
            <w:tcW w:w="6263" w:type="dxa"/>
          </w:tcPr>
          <w:p w14:paraId="7AD51585" w14:textId="77777777" w:rsidR="00743B95" w:rsidRDefault="00890E0E">
            <w:pPr>
              <w:pStyle w:val="TableEntry"/>
              <w:keepNext/>
              <w:keepLines/>
              <w:ind w:left="144" w:right="144"/>
              <w:rPr>
                <w:rFonts w:cs="Arial"/>
                <w:szCs w:val="20"/>
              </w:rPr>
            </w:pPr>
            <w:r>
              <w:rPr>
                <w:rFonts w:cs="Arial"/>
                <w:szCs w:val="20"/>
              </w:rPr>
              <w:t>Conformance claims (ASE_CCL.1)</w:t>
            </w:r>
          </w:p>
        </w:tc>
      </w:tr>
      <w:tr w:rsidR="00743B95" w14:paraId="46073F8D" w14:textId="77777777">
        <w:trPr>
          <w:cantSplit/>
        </w:trPr>
        <w:tc>
          <w:tcPr>
            <w:tcW w:w="2917" w:type="dxa"/>
            <w:vMerge/>
          </w:tcPr>
          <w:p w14:paraId="4678F038" w14:textId="77777777" w:rsidR="00743B95" w:rsidRDefault="00743B95">
            <w:pPr>
              <w:pStyle w:val="TableEntry"/>
              <w:keepNext/>
              <w:keepLines/>
              <w:ind w:left="144" w:right="144"/>
              <w:rPr>
                <w:rFonts w:cs="Arial"/>
                <w:szCs w:val="20"/>
              </w:rPr>
            </w:pPr>
          </w:p>
        </w:tc>
        <w:tc>
          <w:tcPr>
            <w:tcW w:w="6263" w:type="dxa"/>
          </w:tcPr>
          <w:p w14:paraId="28A466C4" w14:textId="77777777" w:rsidR="00743B95" w:rsidRDefault="00890E0E">
            <w:pPr>
              <w:pStyle w:val="TableEntry"/>
              <w:keepNext/>
              <w:keepLines/>
              <w:ind w:left="144" w:right="144"/>
              <w:rPr>
                <w:rFonts w:cs="Arial"/>
                <w:szCs w:val="20"/>
              </w:rPr>
            </w:pPr>
            <w:r>
              <w:rPr>
                <w:rFonts w:cs="Arial"/>
                <w:szCs w:val="20"/>
              </w:rPr>
              <w:t>Extended components definition (ASE_ECD.1)</w:t>
            </w:r>
          </w:p>
        </w:tc>
      </w:tr>
      <w:tr w:rsidR="00743B95" w14:paraId="2C13E28A" w14:textId="77777777">
        <w:trPr>
          <w:cantSplit/>
        </w:trPr>
        <w:tc>
          <w:tcPr>
            <w:tcW w:w="2917" w:type="dxa"/>
            <w:vMerge/>
          </w:tcPr>
          <w:p w14:paraId="1F1DCF9A" w14:textId="77777777" w:rsidR="00743B95" w:rsidRDefault="00743B95">
            <w:pPr>
              <w:pStyle w:val="TableEntry"/>
              <w:keepNext/>
              <w:keepLines/>
              <w:ind w:left="144" w:right="144"/>
              <w:rPr>
                <w:rFonts w:cs="Arial"/>
                <w:szCs w:val="20"/>
              </w:rPr>
            </w:pPr>
          </w:p>
        </w:tc>
        <w:tc>
          <w:tcPr>
            <w:tcW w:w="6263" w:type="dxa"/>
          </w:tcPr>
          <w:p w14:paraId="55B21671" w14:textId="77777777" w:rsidR="00743B95" w:rsidRDefault="00890E0E">
            <w:pPr>
              <w:pStyle w:val="TableEntry"/>
              <w:keepNext/>
              <w:keepLines/>
              <w:ind w:left="144" w:right="144"/>
              <w:rPr>
                <w:rFonts w:cs="Arial"/>
                <w:szCs w:val="20"/>
              </w:rPr>
            </w:pPr>
            <w:r>
              <w:rPr>
                <w:rFonts w:cs="Arial"/>
                <w:szCs w:val="20"/>
              </w:rPr>
              <w:t>ST introduction (ASE_INT.1)</w:t>
            </w:r>
          </w:p>
        </w:tc>
      </w:tr>
      <w:tr w:rsidR="00743B95" w14:paraId="04DDD8E1" w14:textId="77777777">
        <w:trPr>
          <w:cantSplit/>
        </w:trPr>
        <w:tc>
          <w:tcPr>
            <w:tcW w:w="2917" w:type="dxa"/>
            <w:vMerge/>
          </w:tcPr>
          <w:p w14:paraId="11E69AC8" w14:textId="77777777" w:rsidR="00743B95" w:rsidRDefault="00743B95">
            <w:pPr>
              <w:pStyle w:val="TableEntry"/>
              <w:keepNext/>
              <w:keepLines/>
              <w:ind w:left="144" w:right="144"/>
              <w:rPr>
                <w:rFonts w:cs="Arial"/>
                <w:szCs w:val="20"/>
              </w:rPr>
            </w:pPr>
          </w:p>
        </w:tc>
        <w:tc>
          <w:tcPr>
            <w:tcW w:w="6263" w:type="dxa"/>
          </w:tcPr>
          <w:p w14:paraId="56CCAB8B" w14:textId="77777777" w:rsidR="00743B95" w:rsidRDefault="00890E0E">
            <w:pPr>
              <w:pStyle w:val="TableEntry"/>
              <w:keepNext/>
              <w:keepLines/>
              <w:ind w:left="144" w:right="144"/>
              <w:rPr>
                <w:rFonts w:cs="Arial"/>
                <w:szCs w:val="20"/>
              </w:rPr>
            </w:pPr>
            <w:r>
              <w:rPr>
                <w:rFonts w:cs="Arial"/>
                <w:szCs w:val="20"/>
              </w:rPr>
              <w:t>Security objectives for the operational environment (ASE_OBJ.2)</w:t>
            </w:r>
          </w:p>
        </w:tc>
      </w:tr>
      <w:tr w:rsidR="00743B95" w14:paraId="78B7AD81" w14:textId="77777777">
        <w:trPr>
          <w:cantSplit/>
        </w:trPr>
        <w:tc>
          <w:tcPr>
            <w:tcW w:w="2917" w:type="dxa"/>
            <w:vMerge/>
          </w:tcPr>
          <w:p w14:paraId="4DD5D9FF" w14:textId="77777777" w:rsidR="00743B95" w:rsidRDefault="00743B95">
            <w:pPr>
              <w:pStyle w:val="TableEntry"/>
              <w:keepNext/>
              <w:keepLines/>
              <w:ind w:left="144" w:right="144"/>
              <w:rPr>
                <w:rFonts w:cs="Arial"/>
                <w:szCs w:val="20"/>
              </w:rPr>
            </w:pPr>
          </w:p>
        </w:tc>
        <w:tc>
          <w:tcPr>
            <w:tcW w:w="6263" w:type="dxa"/>
          </w:tcPr>
          <w:p w14:paraId="2018F690" w14:textId="77777777" w:rsidR="00743B95" w:rsidRDefault="00890E0E">
            <w:pPr>
              <w:pStyle w:val="TableEntry"/>
              <w:keepNext/>
              <w:keepLines/>
              <w:ind w:left="144" w:right="144"/>
              <w:rPr>
                <w:rFonts w:cs="Arial"/>
                <w:szCs w:val="20"/>
              </w:rPr>
            </w:pPr>
            <w:r>
              <w:rPr>
                <w:rFonts w:cs="Arial"/>
                <w:szCs w:val="20"/>
              </w:rPr>
              <w:t>Stated security requirements (ASE_REQ.2)</w:t>
            </w:r>
          </w:p>
        </w:tc>
      </w:tr>
      <w:tr w:rsidR="00743B95" w14:paraId="1C7E6D4E" w14:textId="77777777">
        <w:trPr>
          <w:cantSplit/>
        </w:trPr>
        <w:tc>
          <w:tcPr>
            <w:tcW w:w="2917" w:type="dxa"/>
            <w:vMerge/>
          </w:tcPr>
          <w:p w14:paraId="39881ABC" w14:textId="77777777" w:rsidR="00743B95" w:rsidRDefault="00743B95">
            <w:pPr>
              <w:pStyle w:val="TableEntry"/>
              <w:keepNext/>
              <w:keepLines/>
              <w:ind w:left="144" w:right="144"/>
              <w:rPr>
                <w:rFonts w:cs="Arial"/>
                <w:szCs w:val="20"/>
              </w:rPr>
            </w:pPr>
          </w:p>
        </w:tc>
        <w:tc>
          <w:tcPr>
            <w:tcW w:w="6263" w:type="dxa"/>
          </w:tcPr>
          <w:p w14:paraId="3576754A" w14:textId="77777777" w:rsidR="00743B95" w:rsidRDefault="00890E0E">
            <w:pPr>
              <w:pStyle w:val="TableEntry"/>
              <w:keepNext/>
              <w:keepLines/>
              <w:ind w:left="144" w:right="144"/>
              <w:rPr>
                <w:rFonts w:cs="Arial"/>
                <w:szCs w:val="20"/>
              </w:rPr>
            </w:pPr>
            <w:r>
              <w:rPr>
                <w:rFonts w:cs="Arial"/>
                <w:szCs w:val="20"/>
              </w:rPr>
              <w:t>Security Problem Definition (ASE_SPD.1)</w:t>
            </w:r>
          </w:p>
        </w:tc>
      </w:tr>
      <w:tr w:rsidR="00743B95" w14:paraId="52628040" w14:textId="77777777">
        <w:trPr>
          <w:cantSplit/>
        </w:trPr>
        <w:tc>
          <w:tcPr>
            <w:tcW w:w="2917" w:type="dxa"/>
            <w:vMerge/>
          </w:tcPr>
          <w:p w14:paraId="3933FF83" w14:textId="77777777" w:rsidR="00743B95" w:rsidRDefault="00743B95">
            <w:pPr>
              <w:pStyle w:val="TableEntry"/>
              <w:keepNext/>
              <w:keepLines/>
              <w:ind w:left="144" w:right="144"/>
              <w:rPr>
                <w:rFonts w:cs="Arial"/>
                <w:szCs w:val="20"/>
              </w:rPr>
            </w:pPr>
          </w:p>
        </w:tc>
        <w:tc>
          <w:tcPr>
            <w:tcW w:w="6263" w:type="dxa"/>
          </w:tcPr>
          <w:p w14:paraId="1ADE0495" w14:textId="77777777" w:rsidR="00743B95" w:rsidRDefault="00890E0E">
            <w:pPr>
              <w:pStyle w:val="TableEntry"/>
              <w:keepNext/>
              <w:keepLines/>
              <w:ind w:left="144" w:right="144"/>
              <w:rPr>
                <w:rFonts w:cs="Arial"/>
                <w:szCs w:val="20"/>
              </w:rPr>
            </w:pPr>
            <w:r>
              <w:rPr>
                <w:rFonts w:cs="Arial"/>
                <w:szCs w:val="20"/>
              </w:rPr>
              <w:t>TOE summary specification (ASE_TSS.1)</w:t>
            </w:r>
          </w:p>
        </w:tc>
      </w:tr>
      <w:tr w:rsidR="00743B95" w14:paraId="53E72A33" w14:textId="77777777">
        <w:trPr>
          <w:cantSplit/>
        </w:trPr>
        <w:tc>
          <w:tcPr>
            <w:tcW w:w="2917" w:type="dxa"/>
            <w:vMerge w:val="restart"/>
          </w:tcPr>
          <w:p w14:paraId="27DEF2F7" w14:textId="77777777" w:rsidR="00743B95" w:rsidRDefault="00890E0E">
            <w:pPr>
              <w:pStyle w:val="TableEntry"/>
              <w:keepNext/>
              <w:keepLines/>
              <w:ind w:left="144" w:right="144"/>
              <w:rPr>
                <w:rFonts w:cs="Arial"/>
                <w:szCs w:val="20"/>
              </w:rPr>
            </w:pPr>
            <w:r>
              <w:rPr>
                <w:rFonts w:cs="Arial"/>
                <w:szCs w:val="20"/>
              </w:rPr>
              <w:t>Development (ADV)</w:t>
            </w:r>
          </w:p>
        </w:tc>
        <w:tc>
          <w:tcPr>
            <w:tcW w:w="6263" w:type="dxa"/>
          </w:tcPr>
          <w:p w14:paraId="2F1BADCC" w14:textId="77777777" w:rsidR="00743B95" w:rsidRDefault="00890E0E">
            <w:pPr>
              <w:pStyle w:val="TableEntry"/>
              <w:keepNext/>
              <w:keepLines/>
              <w:ind w:left="144" w:right="144"/>
              <w:rPr>
                <w:rFonts w:cs="Arial"/>
                <w:szCs w:val="20"/>
              </w:rPr>
            </w:pPr>
            <w:r>
              <w:rPr>
                <w:rFonts w:cs="Arial"/>
                <w:szCs w:val="20"/>
              </w:rPr>
              <w:t>Security architecture description (ADV_ARC.1)</w:t>
            </w:r>
          </w:p>
        </w:tc>
      </w:tr>
      <w:tr w:rsidR="00743B95" w14:paraId="466C93F5" w14:textId="77777777">
        <w:trPr>
          <w:cantSplit/>
        </w:trPr>
        <w:tc>
          <w:tcPr>
            <w:tcW w:w="2917" w:type="dxa"/>
            <w:vMerge/>
          </w:tcPr>
          <w:p w14:paraId="664ABE1E" w14:textId="77777777" w:rsidR="00743B95" w:rsidRDefault="00743B95">
            <w:pPr>
              <w:pStyle w:val="TableEntry"/>
              <w:keepNext/>
              <w:keepLines/>
              <w:ind w:left="144" w:right="144"/>
              <w:rPr>
                <w:rFonts w:cs="Arial"/>
                <w:szCs w:val="20"/>
              </w:rPr>
            </w:pPr>
          </w:p>
        </w:tc>
        <w:tc>
          <w:tcPr>
            <w:tcW w:w="6263" w:type="dxa"/>
          </w:tcPr>
          <w:p w14:paraId="5C6C6BB3" w14:textId="77777777" w:rsidR="00743B95" w:rsidRDefault="00890E0E">
            <w:pPr>
              <w:pStyle w:val="TableEntry"/>
              <w:keepNext/>
              <w:keepLines/>
              <w:ind w:left="144" w:right="144"/>
              <w:rPr>
                <w:rFonts w:cs="Arial"/>
                <w:szCs w:val="20"/>
              </w:rPr>
            </w:pPr>
            <w:r>
              <w:rPr>
                <w:rFonts w:cs="Arial"/>
                <w:szCs w:val="20"/>
              </w:rPr>
              <w:t>Basic functional specification (ADV_FSP.2)</w:t>
            </w:r>
          </w:p>
        </w:tc>
      </w:tr>
      <w:tr w:rsidR="00743B95" w14:paraId="17BD3CD6" w14:textId="77777777">
        <w:trPr>
          <w:cantSplit/>
        </w:trPr>
        <w:tc>
          <w:tcPr>
            <w:tcW w:w="2917" w:type="dxa"/>
            <w:vMerge/>
          </w:tcPr>
          <w:p w14:paraId="4E75075A" w14:textId="77777777" w:rsidR="00743B95" w:rsidRDefault="00743B95">
            <w:pPr>
              <w:pStyle w:val="TableEntry"/>
              <w:keepNext/>
              <w:keepLines/>
              <w:ind w:left="144" w:right="144"/>
              <w:rPr>
                <w:rFonts w:cs="Arial"/>
                <w:szCs w:val="20"/>
              </w:rPr>
            </w:pPr>
          </w:p>
        </w:tc>
        <w:tc>
          <w:tcPr>
            <w:tcW w:w="6263" w:type="dxa"/>
          </w:tcPr>
          <w:p w14:paraId="7AA7F05E" w14:textId="77777777" w:rsidR="00743B95" w:rsidRDefault="00890E0E">
            <w:pPr>
              <w:pStyle w:val="TableEntry"/>
              <w:keepNext/>
              <w:keepLines/>
              <w:ind w:left="144" w:right="144"/>
              <w:rPr>
                <w:rFonts w:cs="Arial"/>
                <w:szCs w:val="20"/>
              </w:rPr>
            </w:pPr>
            <w:r>
              <w:rPr>
                <w:rFonts w:cs="Arial"/>
                <w:szCs w:val="20"/>
              </w:rPr>
              <w:t>Basic design (ADV_TDS.1)</w:t>
            </w:r>
          </w:p>
        </w:tc>
      </w:tr>
      <w:tr w:rsidR="00743B95" w14:paraId="3D28219B" w14:textId="77777777">
        <w:trPr>
          <w:cantSplit/>
        </w:trPr>
        <w:tc>
          <w:tcPr>
            <w:tcW w:w="2917" w:type="dxa"/>
            <w:vMerge w:val="restart"/>
          </w:tcPr>
          <w:p w14:paraId="51D3ACCA" w14:textId="77777777" w:rsidR="00743B95" w:rsidRDefault="00890E0E">
            <w:pPr>
              <w:pStyle w:val="TableEntry"/>
              <w:keepNext/>
              <w:keepLines/>
              <w:ind w:left="144" w:right="144"/>
              <w:rPr>
                <w:rFonts w:cs="Arial"/>
                <w:szCs w:val="20"/>
              </w:rPr>
            </w:pPr>
            <w:r>
              <w:rPr>
                <w:rFonts w:cs="Arial"/>
                <w:szCs w:val="20"/>
              </w:rPr>
              <w:t>Guidance documents (AGD)</w:t>
            </w:r>
          </w:p>
        </w:tc>
        <w:tc>
          <w:tcPr>
            <w:tcW w:w="6263" w:type="dxa"/>
          </w:tcPr>
          <w:p w14:paraId="4098B36D" w14:textId="77777777" w:rsidR="00743B95" w:rsidRDefault="00890E0E">
            <w:pPr>
              <w:pStyle w:val="TableEntry"/>
              <w:keepNext/>
              <w:keepLines/>
              <w:ind w:left="144" w:right="144"/>
              <w:rPr>
                <w:rFonts w:cs="Arial"/>
                <w:szCs w:val="20"/>
              </w:rPr>
            </w:pPr>
            <w:r>
              <w:rPr>
                <w:rFonts w:cs="Arial"/>
                <w:szCs w:val="20"/>
              </w:rPr>
              <w:t>Operational user guidance (AGD_OPE.1)</w:t>
            </w:r>
          </w:p>
        </w:tc>
      </w:tr>
      <w:tr w:rsidR="00743B95" w14:paraId="7BEEB36A" w14:textId="77777777">
        <w:trPr>
          <w:cantSplit/>
        </w:trPr>
        <w:tc>
          <w:tcPr>
            <w:tcW w:w="2917" w:type="dxa"/>
            <w:vMerge/>
          </w:tcPr>
          <w:p w14:paraId="479E1C50" w14:textId="77777777" w:rsidR="00743B95" w:rsidRDefault="00743B95">
            <w:pPr>
              <w:pStyle w:val="TableEntry"/>
              <w:keepNext/>
              <w:keepLines/>
              <w:ind w:left="144" w:right="144"/>
              <w:rPr>
                <w:rFonts w:cs="Arial"/>
                <w:szCs w:val="20"/>
              </w:rPr>
            </w:pPr>
          </w:p>
        </w:tc>
        <w:tc>
          <w:tcPr>
            <w:tcW w:w="6263" w:type="dxa"/>
          </w:tcPr>
          <w:p w14:paraId="17B0FD36" w14:textId="77777777" w:rsidR="00743B95" w:rsidRDefault="00890E0E">
            <w:pPr>
              <w:pStyle w:val="TableEntry"/>
              <w:keepNext/>
              <w:keepLines/>
              <w:ind w:left="144" w:right="144"/>
              <w:rPr>
                <w:rFonts w:cs="Arial"/>
                <w:szCs w:val="20"/>
              </w:rPr>
            </w:pPr>
            <w:r>
              <w:rPr>
                <w:rFonts w:cs="Arial"/>
                <w:szCs w:val="20"/>
              </w:rPr>
              <w:t>Preparative procedures (AGD_PRE.1)</w:t>
            </w:r>
          </w:p>
        </w:tc>
      </w:tr>
      <w:tr w:rsidR="00743B95" w14:paraId="30A58E1E" w14:textId="77777777">
        <w:trPr>
          <w:cantSplit/>
        </w:trPr>
        <w:tc>
          <w:tcPr>
            <w:tcW w:w="2917" w:type="dxa"/>
            <w:vMerge w:val="restart"/>
          </w:tcPr>
          <w:p w14:paraId="0F65EF8F" w14:textId="77777777" w:rsidR="00743B95" w:rsidRDefault="00890E0E">
            <w:pPr>
              <w:pStyle w:val="TableEntry"/>
              <w:keepNext/>
              <w:keepLines/>
              <w:ind w:left="144" w:right="144"/>
              <w:rPr>
                <w:rFonts w:cs="Arial"/>
                <w:szCs w:val="20"/>
              </w:rPr>
            </w:pPr>
            <w:r>
              <w:rPr>
                <w:rFonts w:cs="Arial"/>
                <w:szCs w:val="20"/>
              </w:rPr>
              <w:t>Life cycle support (ALC)</w:t>
            </w:r>
          </w:p>
        </w:tc>
        <w:tc>
          <w:tcPr>
            <w:tcW w:w="6263" w:type="dxa"/>
          </w:tcPr>
          <w:p w14:paraId="54A3F2C7" w14:textId="77777777" w:rsidR="00743B95" w:rsidRDefault="00890E0E">
            <w:pPr>
              <w:pStyle w:val="TableEntry"/>
              <w:keepNext/>
              <w:keepLines/>
              <w:ind w:left="144" w:right="144"/>
              <w:rPr>
                <w:rFonts w:cs="Arial"/>
                <w:szCs w:val="20"/>
              </w:rPr>
            </w:pPr>
            <w:r>
              <w:rPr>
                <w:rFonts w:cs="Arial"/>
                <w:szCs w:val="20"/>
              </w:rPr>
              <w:t>Labeling of the TOE (ALC_CMC.2)</w:t>
            </w:r>
          </w:p>
        </w:tc>
      </w:tr>
      <w:tr w:rsidR="00743B95" w14:paraId="1BD43492" w14:textId="77777777">
        <w:trPr>
          <w:cantSplit/>
        </w:trPr>
        <w:tc>
          <w:tcPr>
            <w:tcW w:w="2917" w:type="dxa"/>
            <w:vMerge/>
          </w:tcPr>
          <w:p w14:paraId="5A49D5DC" w14:textId="77777777" w:rsidR="00743B95" w:rsidRDefault="00743B95">
            <w:pPr>
              <w:pStyle w:val="TableEntry"/>
              <w:keepNext/>
              <w:keepLines/>
              <w:ind w:left="144" w:right="144"/>
              <w:rPr>
                <w:rFonts w:cs="Arial"/>
                <w:szCs w:val="20"/>
              </w:rPr>
            </w:pPr>
          </w:p>
        </w:tc>
        <w:tc>
          <w:tcPr>
            <w:tcW w:w="6263" w:type="dxa"/>
          </w:tcPr>
          <w:p w14:paraId="5D9E4544" w14:textId="77777777" w:rsidR="00743B95" w:rsidRDefault="00890E0E">
            <w:pPr>
              <w:pStyle w:val="TableEntry"/>
              <w:keepNext/>
              <w:keepLines/>
              <w:ind w:left="144" w:right="144"/>
              <w:rPr>
                <w:rFonts w:cs="Arial"/>
                <w:szCs w:val="20"/>
              </w:rPr>
            </w:pPr>
            <w:r>
              <w:rPr>
                <w:rFonts w:cs="Arial"/>
                <w:szCs w:val="20"/>
              </w:rPr>
              <w:t>TOE CM coverage (ALC_CMS.2)</w:t>
            </w:r>
          </w:p>
        </w:tc>
      </w:tr>
      <w:tr w:rsidR="00743B95" w14:paraId="1BF8010B" w14:textId="77777777">
        <w:trPr>
          <w:cantSplit/>
        </w:trPr>
        <w:tc>
          <w:tcPr>
            <w:tcW w:w="2917" w:type="dxa"/>
            <w:vMerge/>
          </w:tcPr>
          <w:p w14:paraId="36F189F9" w14:textId="77777777" w:rsidR="00743B95" w:rsidRDefault="00743B95">
            <w:pPr>
              <w:pStyle w:val="TableEntry"/>
              <w:keepNext/>
              <w:keepLines/>
              <w:ind w:left="144" w:right="144"/>
              <w:rPr>
                <w:rFonts w:cs="Arial"/>
                <w:szCs w:val="20"/>
              </w:rPr>
            </w:pPr>
          </w:p>
        </w:tc>
        <w:tc>
          <w:tcPr>
            <w:tcW w:w="6263" w:type="dxa"/>
          </w:tcPr>
          <w:p w14:paraId="6B46F37D" w14:textId="77777777" w:rsidR="00743B95" w:rsidRDefault="00890E0E">
            <w:pPr>
              <w:pStyle w:val="TableEntry"/>
              <w:keepNext/>
              <w:keepLines/>
              <w:ind w:left="144" w:right="144"/>
              <w:rPr>
                <w:rFonts w:cs="Arial"/>
                <w:szCs w:val="20"/>
              </w:rPr>
            </w:pPr>
            <w:r>
              <w:rPr>
                <w:rFonts w:cs="Arial"/>
                <w:szCs w:val="20"/>
              </w:rPr>
              <w:t>Delivery procedures (ALC_DEL.1)</w:t>
            </w:r>
          </w:p>
        </w:tc>
      </w:tr>
      <w:tr w:rsidR="00743B95" w14:paraId="3EC13031" w14:textId="77777777">
        <w:trPr>
          <w:cantSplit/>
        </w:trPr>
        <w:tc>
          <w:tcPr>
            <w:tcW w:w="2917" w:type="dxa"/>
            <w:vMerge/>
          </w:tcPr>
          <w:p w14:paraId="144CB593" w14:textId="77777777" w:rsidR="00743B95" w:rsidRDefault="00743B95">
            <w:pPr>
              <w:pStyle w:val="TableEntry"/>
              <w:keepNext/>
              <w:keepLines/>
              <w:ind w:left="144" w:right="144"/>
              <w:rPr>
                <w:rFonts w:cs="Arial"/>
                <w:szCs w:val="20"/>
              </w:rPr>
            </w:pPr>
          </w:p>
        </w:tc>
        <w:tc>
          <w:tcPr>
            <w:tcW w:w="6263" w:type="dxa"/>
          </w:tcPr>
          <w:p w14:paraId="5DDE932E" w14:textId="77777777" w:rsidR="00743B95" w:rsidRDefault="00890E0E">
            <w:pPr>
              <w:pStyle w:val="TableEntry"/>
              <w:keepNext/>
              <w:keepLines/>
              <w:tabs>
                <w:tab w:val="left" w:pos="4020"/>
              </w:tabs>
              <w:ind w:left="144" w:right="144"/>
              <w:rPr>
                <w:rFonts w:cs="Arial"/>
                <w:szCs w:val="20"/>
              </w:rPr>
            </w:pPr>
            <w:r>
              <w:rPr>
                <w:rFonts w:cs="Arial"/>
                <w:szCs w:val="20"/>
              </w:rPr>
              <w:t>Flaw reporting procedures (ALC_FLR.3)</w:t>
            </w:r>
          </w:p>
        </w:tc>
      </w:tr>
      <w:tr w:rsidR="00743B95" w14:paraId="58D49C25" w14:textId="77777777">
        <w:trPr>
          <w:cantSplit/>
        </w:trPr>
        <w:tc>
          <w:tcPr>
            <w:tcW w:w="2917" w:type="dxa"/>
            <w:vMerge w:val="restart"/>
          </w:tcPr>
          <w:p w14:paraId="14629189" w14:textId="77777777" w:rsidR="00743B95" w:rsidRDefault="00890E0E">
            <w:pPr>
              <w:pStyle w:val="TableEntry"/>
              <w:keepNext/>
              <w:keepLines/>
              <w:ind w:left="144" w:right="144"/>
              <w:rPr>
                <w:rFonts w:cs="Arial"/>
                <w:szCs w:val="20"/>
              </w:rPr>
            </w:pPr>
            <w:r>
              <w:rPr>
                <w:rFonts w:cs="Arial"/>
                <w:szCs w:val="20"/>
              </w:rPr>
              <w:t>Tests (ATE)</w:t>
            </w:r>
          </w:p>
        </w:tc>
        <w:tc>
          <w:tcPr>
            <w:tcW w:w="6263" w:type="dxa"/>
          </w:tcPr>
          <w:p w14:paraId="2475DE0F" w14:textId="77777777" w:rsidR="00743B95" w:rsidRDefault="00890E0E">
            <w:pPr>
              <w:pStyle w:val="TableEntry"/>
              <w:keepNext/>
              <w:keepLines/>
              <w:ind w:left="144" w:right="144"/>
              <w:rPr>
                <w:rFonts w:cs="Arial"/>
                <w:szCs w:val="20"/>
              </w:rPr>
            </w:pPr>
            <w:r>
              <w:rPr>
                <w:rFonts w:cs="Arial"/>
                <w:szCs w:val="20"/>
              </w:rPr>
              <w:t>Evidence of coverage (ATE_COV.1)</w:t>
            </w:r>
          </w:p>
        </w:tc>
      </w:tr>
      <w:tr w:rsidR="00743B95" w14:paraId="5EF5D8F2" w14:textId="77777777">
        <w:trPr>
          <w:cantSplit/>
        </w:trPr>
        <w:tc>
          <w:tcPr>
            <w:tcW w:w="2917" w:type="dxa"/>
            <w:vMerge/>
          </w:tcPr>
          <w:p w14:paraId="6F772835" w14:textId="77777777" w:rsidR="00743B95" w:rsidRDefault="00743B95">
            <w:pPr>
              <w:pStyle w:val="TableEntry"/>
              <w:keepNext/>
              <w:keepLines/>
              <w:ind w:left="144" w:right="144"/>
              <w:rPr>
                <w:rFonts w:cs="Arial"/>
                <w:szCs w:val="20"/>
              </w:rPr>
            </w:pPr>
          </w:p>
        </w:tc>
        <w:tc>
          <w:tcPr>
            <w:tcW w:w="6263" w:type="dxa"/>
          </w:tcPr>
          <w:p w14:paraId="494E6141" w14:textId="77777777" w:rsidR="00743B95" w:rsidRDefault="00890E0E">
            <w:pPr>
              <w:pStyle w:val="TableEntry"/>
              <w:keepNext/>
              <w:keepLines/>
              <w:ind w:left="144" w:right="144"/>
              <w:rPr>
                <w:rFonts w:cs="Arial"/>
                <w:szCs w:val="20"/>
              </w:rPr>
            </w:pPr>
            <w:r>
              <w:rPr>
                <w:rFonts w:cs="Arial"/>
                <w:szCs w:val="20"/>
              </w:rPr>
              <w:t>Functional testing (ATE_FUN.1)</w:t>
            </w:r>
          </w:p>
        </w:tc>
      </w:tr>
      <w:tr w:rsidR="00743B95" w14:paraId="1073CE09" w14:textId="77777777">
        <w:trPr>
          <w:cantSplit/>
        </w:trPr>
        <w:tc>
          <w:tcPr>
            <w:tcW w:w="2917" w:type="dxa"/>
            <w:vMerge/>
          </w:tcPr>
          <w:p w14:paraId="1890B00E" w14:textId="77777777" w:rsidR="00743B95" w:rsidRDefault="00743B95">
            <w:pPr>
              <w:pStyle w:val="TableEntry"/>
              <w:keepNext/>
              <w:keepLines/>
              <w:ind w:left="144" w:right="144"/>
              <w:rPr>
                <w:rFonts w:cs="Arial"/>
                <w:szCs w:val="20"/>
              </w:rPr>
            </w:pPr>
          </w:p>
        </w:tc>
        <w:tc>
          <w:tcPr>
            <w:tcW w:w="6263" w:type="dxa"/>
          </w:tcPr>
          <w:p w14:paraId="01BED165" w14:textId="77777777" w:rsidR="00743B95" w:rsidRDefault="00890E0E">
            <w:pPr>
              <w:pStyle w:val="TableEntry"/>
              <w:keepNext/>
              <w:keepLines/>
              <w:ind w:left="144" w:right="144"/>
              <w:rPr>
                <w:rFonts w:cs="Arial"/>
                <w:szCs w:val="20"/>
              </w:rPr>
            </w:pPr>
            <w:r>
              <w:rPr>
                <w:rFonts w:cs="Arial"/>
                <w:szCs w:val="20"/>
              </w:rPr>
              <w:t>Independent testing – sample (ATE_IND.2)</w:t>
            </w:r>
          </w:p>
        </w:tc>
      </w:tr>
      <w:tr w:rsidR="00743B95" w14:paraId="5B068923" w14:textId="77777777">
        <w:trPr>
          <w:cantSplit/>
        </w:trPr>
        <w:tc>
          <w:tcPr>
            <w:tcW w:w="2917" w:type="dxa"/>
          </w:tcPr>
          <w:p w14:paraId="45B3E78B" w14:textId="77777777" w:rsidR="00743B95" w:rsidRDefault="00890E0E">
            <w:pPr>
              <w:pStyle w:val="TableEntry"/>
              <w:keepNext/>
              <w:keepLines/>
              <w:ind w:left="144" w:right="144"/>
              <w:rPr>
                <w:rFonts w:cs="Arial"/>
                <w:szCs w:val="20"/>
              </w:rPr>
            </w:pPr>
            <w:r>
              <w:rPr>
                <w:rFonts w:cs="Arial"/>
                <w:szCs w:val="20"/>
              </w:rPr>
              <w:t>Vulnerability assessment (AVA)</w:t>
            </w:r>
          </w:p>
        </w:tc>
        <w:tc>
          <w:tcPr>
            <w:tcW w:w="6263" w:type="dxa"/>
          </w:tcPr>
          <w:p w14:paraId="21C699C9" w14:textId="77777777" w:rsidR="00743B95" w:rsidRDefault="00890E0E">
            <w:pPr>
              <w:pStyle w:val="TableEntry"/>
              <w:keepNext/>
              <w:keepLines/>
              <w:ind w:left="144" w:right="144"/>
              <w:rPr>
                <w:rFonts w:cs="Arial"/>
                <w:szCs w:val="20"/>
              </w:rPr>
            </w:pPr>
            <w:r>
              <w:rPr>
                <w:rFonts w:cs="Arial"/>
                <w:szCs w:val="20"/>
              </w:rPr>
              <w:t>Vulnerability survey (AVA_VAN.2)</w:t>
            </w:r>
          </w:p>
        </w:tc>
      </w:tr>
    </w:tbl>
    <w:p w14:paraId="24C7EABE" w14:textId="77777777" w:rsidR="00743B95" w:rsidRDefault="00890E0E">
      <w:pPr>
        <w:pStyle w:val="Heading2"/>
        <w:rPr>
          <w:lang w:val="en-US"/>
        </w:rPr>
      </w:pPr>
      <w:bookmarkStart w:id="1091" w:name="_Toc360632825"/>
      <w:bookmarkStart w:id="1092" w:name="_Toc238727388"/>
      <w:bookmarkStart w:id="1093" w:name="_Toc237563498"/>
      <w:bookmarkStart w:id="1094" w:name="_Toc197502141"/>
      <w:r>
        <w:rPr>
          <w:lang w:val="en-US"/>
        </w:rPr>
        <w:t>Class ASE: Security Target</w:t>
      </w:r>
      <w:bookmarkEnd w:id="1091"/>
      <w:bookmarkEnd w:id="1092"/>
      <w:bookmarkEnd w:id="1093"/>
      <w:bookmarkEnd w:id="1094"/>
    </w:p>
    <w:p w14:paraId="24854B80" w14:textId="77777777" w:rsidR="00743B95" w:rsidRDefault="00890E0E">
      <w:pPr>
        <w:pStyle w:val="BodyText"/>
      </w:pPr>
      <w:r>
        <w:t>NOTE: The Supporting Document [SD] contains evaluation activities that refine the evaluation activities given in [CEM].</w:t>
      </w:r>
    </w:p>
    <w:p w14:paraId="28AE2420" w14:textId="77777777" w:rsidR="00743B95" w:rsidRDefault="00890E0E">
      <w:pPr>
        <w:pStyle w:val="Heading2"/>
        <w:rPr>
          <w:lang w:val="en-US"/>
        </w:rPr>
      </w:pPr>
      <w:bookmarkStart w:id="1095" w:name="_Toc237563499"/>
      <w:bookmarkStart w:id="1096" w:name="_Toc360632826"/>
      <w:bookmarkStart w:id="1097" w:name="_Toc238727389"/>
      <w:bookmarkStart w:id="1098" w:name="_Toc197502142"/>
      <w:r>
        <w:rPr>
          <w:lang w:val="en-US"/>
        </w:rPr>
        <w:t>Class ADV: Development</w:t>
      </w:r>
      <w:bookmarkEnd w:id="1095"/>
      <w:bookmarkEnd w:id="1096"/>
      <w:bookmarkEnd w:id="1097"/>
      <w:bookmarkEnd w:id="1098"/>
    </w:p>
    <w:p w14:paraId="3BACA310" w14:textId="77777777" w:rsidR="00743B95" w:rsidRDefault="00890E0E">
      <w:pPr>
        <w:pStyle w:val="BodyText"/>
        <w:rPr>
          <w:lang w:val="en-US"/>
        </w:rPr>
      </w:pPr>
      <w:r>
        <w:t>NOTE: The Supporting Document [SD] contains evaluation activities that refine the evaluation activities given in [CEM].</w:t>
      </w:r>
    </w:p>
    <w:p w14:paraId="68F86292" w14:textId="77777777" w:rsidR="00743B95" w:rsidRDefault="00890E0E">
      <w:pPr>
        <w:pStyle w:val="Heading2"/>
        <w:rPr>
          <w:lang w:val="en-US"/>
        </w:rPr>
      </w:pPr>
      <w:bookmarkStart w:id="1099" w:name="_Toc360632828"/>
      <w:bookmarkStart w:id="1100" w:name="_Toc237563501"/>
      <w:bookmarkStart w:id="1101" w:name="_Toc238727391"/>
      <w:bookmarkStart w:id="1102" w:name="_Toc197502143"/>
      <w:r>
        <w:rPr>
          <w:lang w:val="en-US"/>
        </w:rPr>
        <w:t>Class AGD</w:t>
      </w:r>
      <w:bookmarkEnd w:id="1099"/>
      <w:bookmarkEnd w:id="1100"/>
      <w:r>
        <w:rPr>
          <w:lang w:val="en-US"/>
        </w:rPr>
        <w:t>: Guidance Documentation</w:t>
      </w:r>
      <w:bookmarkEnd w:id="1101"/>
      <w:bookmarkEnd w:id="1102"/>
    </w:p>
    <w:p w14:paraId="1BEA5900" w14:textId="77777777" w:rsidR="00743B95" w:rsidRDefault="00890E0E">
      <w:pPr>
        <w:pStyle w:val="BodyText"/>
      </w:pPr>
      <w:r>
        <w:t>NOTE: The Supporting Document [SD] contains evaluation activities that refine the evaluation activities given in [CEM].</w:t>
      </w:r>
    </w:p>
    <w:p w14:paraId="0865264D" w14:textId="77777777" w:rsidR="00743B95" w:rsidRDefault="00890E0E">
      <w:pPr>
        <w:pStyle w:val="Heading2"/>
      </w:pPr>
      <w:bookmarkStart w:id="1103" w:name="h.16nsruwl1v06"/>
      <w:bookmarkStart w:id="1104" w:name="_Toc360632831"/>
      <w:bookmarkStart w:id="1105" w:name="_Toc237563504"/>
      <w:bookmarkStart w:id="1106" w:name="_Toc238727394"/>
      <w:bookmarkStart w:id="1107" w:name="_Toc197502144"/>
      <w:bookmarkEnd w:id="1103"/>
      <w:r>
        <w:rPr>
          <w:lang w:val="en-US"/>
        </w:rPr>
        <w:lastRenderedPageBreak/>
        <w:t>C</w:t>
      </w:r>
      <w:bookmarkStart w:id="1108" w:name="_Toc326926444"/>
      <w:bookmarkEnd w:id="1104"/>
      <w:bookmarkEnd w:id="1105"/>
      <w:r>
        <w:t>lass ALC: Life-cycle Support</w:t>
      </w:r>
      <w:bookmarkEnd w:id="1106"/>
      <w:bookmarkEnd w:id="1108"/>
      <w:bookmarkEnd w:id="1107"/>
    </w:p>
    <w:p w14:paraId="2B7B0E86" w14:textId="77777777" w:rsidR="00743B95" w:rsidRDefault="00890E0E">
      <w:pPr>
        <w:pStyle w:val="BodyText"/>
      </w:pPr>
      <w:r>
        <w:t>NOTE: The Supporting Document [SD] contains evaluation activities that refine the evaluation activities given in [CEM].</w:t>
      </w:r>
    </w:p>
    <w:p w14:paraId="2AE8E726" w14:textId="77777777" w:rsidR="00743B95" w:rsidRDefault="00890E0E">
      <w:pPr>
        <w:pStyle w:val="Heading2"/>
      </w:pPr>
      <w:bookmarkStart w:id="1109" w:name="_Toc238727397"/>
      <w:bookmarkStart w:id="1110" w:name="_Toc326926442"/>
      <w:bookmarkStart w:id="1111" w:name="_Toc360632836"/>
      <w:bookmarkStart w:id="1112" w:name="_Toc237563508"/>
      <w:bookmarkStart w:id="1113" w:name="_Toc197502145"/>
      <w:r>
        <w:t>Class ATE: Tests</w:t>
      </w:r>
      <w:bookmarkEnd w:id="1109"/>
      <w:bookmarkEnd w:id="1110"/>
      <w:bookmarkEnd w:id="1113"/>
    </w:p>
    <w:p w14:paraId="43F866AF" w14:textId="77777777" w:rsidR="00743B95" w:rsidRDefault="00890E0E">
      <w:pPr>
        <w:pStyle w:val="BodyText"/>
      </w:pPr>
      <w:r>
        <w:t>NOTE: The Supporting Document [SD] contains evaluation activities that refine the evaluation activities given in [CEM].</w:t>
      </w:r>
    </w:p>
    <w:p w14:paraId="2B882529" w14:textId="77777777" w:rsidR="00743B95" w:rsidRDefault="00890E0E">
      <w:pPr>
        <w:pStyle w:val="Heading2"/>
      </w:pPr>
      <w:bookmarkStart w:id="1114" w:name="_Toc238727399"/>
      <w:bookmarkStart w:id="1115" w:name="_Toc326926443"/>
      <w:bookmarkStart w:id="1116" w:name="_Toc197502146"/>
      <w:r>
        <w:t>Class AVA: Vulnerability Assessment</w:t>
      </w:r>
      <w:bookmarkEnd w:id="1114"/>
      <w:bookmarkEnd w:id="1115"/>
      <w:bookmarkEnd w:id="1116"/>
    </w:p>
    <w:p w14:paraId="21066AB7" w14:textId="77777777" w:rsidR="00743B95" w:rsidRDefault="00890E0E">
      <w:pPr>
        <w:pStyle w:val="BodyText"/>
      </w:pPr>
      <w:r>
        <w:t>NOTE: The Supporting Document [SD] contains evaluation activities that refine the evaluation activities given in [CEM].</w:t>
      </w:r>
      <w:bookmarkEnd w:id="1111"/>
      <w:bookmarkEnd w:id="1112"/>
    </w:p>
    <w:p w14:paraId="0E38B9A3" w14:textId="77777777" w:rsidR="00743B95" w:rsidRDefault="00890E0E">
      <w:pPr>
        <w:pStyle w:val="A1"/>
      </w:pPr>
      <w:bookmarkStart w:id="1117" w:name="_Ref238727577"/>
      <w:bookmarkStart w:id="1118" w:name="_Toc197502147"/>
      <w:r>
        <w:lastRenderedPageBreak/>
        <w:t>Optional Requirements</w:t>
      </w:r>
      <w:bookmarkEnd w:id="1118"/>
    </w:p>
    <w:p w14:paraId="31365CCF" w14:textId="77777777" w:rsidR="00743B95" w:rsidRDefault="00890E0E">
      <w:r>
        <w:t>As indicated in the introduction to this cPP, the baseline requirements (those that must be performed by the TOE) are contained in the body of this cPP.  Additionally, there is another type of requirements specified in Appendix A</w:t>
      </w:r>
    </w:p>
    <w:p w14:paraId="0D934CB1" w14:textId="77777777" w:rsidR="00743B95" w:rsidRDefault="00890E0E">
      <w:r>
        <w:t xml:space="preserve">These requirements can be included in the ST, but do not have to be </w:t>
      </w:r>
      <w:proofErr w:type="gramStart"/>
      <w:r>
        <w:t>in order for</w:t>
      </w:r>
      <w:proofErr w:type="gramEnd"/>
      <w:r>
        <w:t xml:space="preserve"> a TOE to claim conformance to this cPP.</w:t>
      </w:r>
    </w:p>
    <w:p w14:paraId="66F1CD75" w14:textId="77777777" w:rsidR="00743B95" w:rsidRDefault="00890E0E">
      <w:r>
        <w:t xml:space="preserve">ST authors are free to choose none, some or all SFRs defined in this chapter. It is not a requirement to add the SFRs defined in this chapter, even if the functionality is supported by the product. </w:t>
      </w:r>
    </w:p>
    <w:p w14:paraId="6563F351" w14:textId="77777777" w:rsidR="00743B95" w:rsidRDefault="00890E0E">
      <w:pPr>
        <w:pStyle w:val="A2"/>
        <w:rPr>
          <w:lang w:val="en-US"/>
        </w:rPr>
      </w:pPr>
      <w:bookmarkStart w:id="1119" w:name="_Toc197502148"/>
      <w:r>
        <w:rPr>
          <w:lang w:val="en-US"/>
        </w:rPr>
        <w:t>Class: Identification and authentication (FIA)</w:t>
      </w:r>
      <w:bookmarkEnd w:id="1119"/>
    </w:p>
    <w:p w14:paraId="467A6742" w14:textId="77777777" w:rsidR="00743B95" w:rsidRDefault="00890E0E">
      <w:pPr>
        <w:pStyle w:val="A3"/>
      </w:pPr>
      <w:bookmarkStart w:id="1120" w:name="_Toc197502149"/>
      <w:r>
        <w:t>Enhanced user-subject binding (FIA_USB_EXT)</w:t>
      </w:r>
      <w:bookmarkEnd w:id="1120"/>
    </w:p>
    <w:p w14:paraId="60D819FA" w14:textId="77777777" w:rsidR="00743B95" w:rsidRDefault="00890E0E">
      <w:pPr>
        <w:pStyle w:val="SFR-Heading"/>
        <w:ind w:left="0" w:firstLine="0"/>
      </w:pPr>
      <w:bookmarkStart w:id="1121" w:name="_Toc197502150"/>
      <w:r>
        <w:t>FIA_USB_EXT.2  Enhanced user-subject binding</w:t>
      </w:r>
      <w:bookmarkEnd w:id="1121"/>
    </w:p>
    <w:p w14:paraId="5D698534" w14:textId="77777777" w:rsidR="00743B95" w:rsidRDefault="00890E0E">
      <w:pPr>
        <w:pStyle w:val="Heading5"/>
      </w:pPr>
      <w:r>
        <w:t>FIA_USB_EXT.2 .1</w:t>
      </w:r>
    </w:p>
    <w:p w14:paraId="3427FF9F" w14:textId="77777777" w:rsidR="00743B95" w:rsidRDefault="00890E0E">
      <w:r>
        <w:t>The TSF shall associate the following user security attributes with subjects acting on the behalf of that user: [assignment: list of user security attributes].</w:t>
      </w:r>
    </w:p>
    <w:p w14:paraId="7D864788" w14:textId="77777777" w:rsidR="00743B95" w:rsidRDefault="00890E0E">
      <w:pPr>
        <w:pStyle w:val="Heading5"/>
      </w:pPr>
      <w:r>
        <w:t>FIA_USB_EXT.2 .2</w:t>
      </w:r>
    </w:p>
    <w:p w14:paraId="23732545" w14:textId="77777777" w:rsidR="00743B95" w:rsidRDefault="00890E0E">
      <w:r>
        <w:t>The TSF shall enforce the following rules on the initial association of user security attributes with subjects acting on the behalf of users: [assignment: rules for the initial association of attributes].</w:t>
      </w:r>
    </w:p>
    <w:p w14:paraId="13697B18" w14:textId="77777777" w:rsidR="00743B95" w:rsidRDefault="00890E0E">
      <w:pPr>
        <w:pStyle w:val="Heading5"/>
      </w:pPr>
      <w:r>
        <w:t>FIA_USB_EXT.2 .3</w:t>
      </w:r>
    </w:p>
    <w:p w14:paraId="50A415F1" w14:textId="77777777" w:rsidR="00743B95" w:rsidRDefault="00890E0E">
      <w:r>
        <w:t>The TSF shall enforce the following rules governing changes to the user security attributes associated with subjects acting on the behalf of users: [assignment: rules for the changing of attributes].</w:t>
      </w:r>
    </w:p>
    <w:p w14:paraId="41EAB0AB" w14:textId="77777777" w:rsidR="00743B95" w:rsidRDefault="00890E0E">
      <w:pPr>
        <w:pStyle w:val="Heading5"/>
      </w:pPr>
      <w:r>
        <w:t>FIA_USB_EXT.2 .4</w:t>
      </w:r>
    </w:p>
    <w:p w14:paraId="63885C19" w14:textId="77777777" w:rsidR="00743B95" w:rsidRDefault="00890E0E">
      <w:r>
        <w:t xml:space="preserve">The TSF shall enforce the following rules for the assignment of subject security attributes not derived from user security attributes when a subject is created: [assignment: rules for the initial association of the subject security attributes not derived from user security attributes]. </w:t>
      </w:r>
    </w:p>
    <w:p w14:paraId="01420BF8"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5DD1D740"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563B87E5"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44D932BC"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5B7C2844"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4521ADF7"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381BC0D6"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1BC19EFF"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6DFD5A86"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2B86C83B"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6CBC5B85"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110FE03A" w14:textId="77777777" w:rsidR="00743B95" w:rsidRDefault="00743B95">
      <w:pPr>
        <w:pStyle w:val="ListParagraph"/>
        <w:keepNext/>
        <w:numPr>
          <w:ilvl w:val="0"/>
          <w:numId w:val="17"/>
        </w:numPr>
        <w:pBdr>
          <w:top w:val="none" w:sz="0" w:space="0" w:color="000000"/>
          <w:left w:val="none" w:sz="0" w:space="0" w:color="000000"/>
          <w:bottom w:val="none" w:sz="0" w:space="0" w:color="000000"/>
          <w:right w:val="none" w:sz="0" w:space="0" w:color="000000"/>
          <w:between w:val="none" w:sz="0" w:space="0" w:color="000000"/>
        </w:pBdr>
        <w:spacing w:before="0"/>
        <w:contextualSpacing w:val="0"/>
        <w:jc w:val="both"/>
        <w:rPr>
          <w:rStyle w:val="ApplicationNoteChar"/>
          <w:rFonts w:eastAsia="PMingLiU" w:cs="Times New Roman"/>
          <w:iCs/>
          <w:vanish/>
          <w:lang w:eastAsia="fr-FR"/>
        </w:rPr>
      </w:pPr>
    </w:p>
    <w:p w14:paraId="2919BB8E" w14:textId="77777777" w:rsidR="00743B95" w:rsidRDefault="00890E0E">
      <w:pPr>
        <w:pStyle w:val="ApplicationNoteHead"/>
        <w:ind w:left="2160" w:hanging="2157"/>
      </w:pPr>
      <w:r>
        <w:rPr>
          <w:rStyle w:val="ApplicationNoteChar"/>
          <w:i/>
          <w:iCs/>
        </w:rPr>
        <w:t xml:space="preserve">Some administrative tasks may be delegated to specific users (which by that delegation become administrators although they can only perform some limited administrative actions). Ensuring that those users </w:t>
      </w:r>
      <w:r>
        <w:rPr>
          <w:rStyle w:val="ApplicationNoteChar"/>
          <w:i/>
          <w:iCs/>
        </w:rPr>
        <w:lastRenderedPageBreak/>
        <w:t>cannot extend the administrative rights assigned to them is a security functionality the TOE has to provide</w:t>
      </w:r>
      <w:r>
        <w:t>.</w:t>
      </w:r>
    </w:p>
    <w:p w14:paraId="5B3D100D" w14:textId="77777777" w:rsidR="00743B95" w:rsidRDefault="00890E0E">
      <w:pPr>
        <w:pStyle w:val="ApplicationNoteHead"/>
        <w:ind w:left="2127" w:hanging="2124"/>
      </w:pPr>
      <w:r>
        <w:t xml:space="preserve">If FIA_USB_EXT.2 is included in an ST then </w:t>
      </w:r>
      <w:r>
        <w:fldChar w:fldCharType="begin"/>
      </w:r>
      <w:r>
        <w:instrText xml:space="preserve"> REF _Ref388019097 \h </w:instrText>
      </w:r>
      <w:r>
        <w:fldChar w:fldCharType="separate"/>
      </w:r>
      <w:r>
        <w:t>Table 4: Auditable Events</w:t>
      </w:r>
      <w:r>
        <w:fldChar w:fldCharType="end"/>
      </w:r>
      <w:r>
        <w:t xml:space="preserve"> is refined to add the following entry:</w:t>
      </w:r>
      <w:r>
        <w:br/>
      </w:r>
    </w:p>
    <w:tbl>
      <w:tblPr>
        <w:tblW w:w="8012" w:type="dxa"/>
        <w:tblInd w:w="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40"/>
        <w:gridCol w:w="2880"/>
        <w:gridCol w:w="2792"/>
      </w:tblGrid>
      <w:tr w:rsidR="00743B95" w14:paraId="6235C8BB" w14:textId="77777777">
        <w:trPr>
          <w:cantSplit/>
          <w:tblHeader/>
        </w:trPr>
        <w:tc>
          <w:tcPr>
            <w:tcW w:w="2340" w:type="dxa"/>
            <w:shd w:val="clear" w:color="auto" w:fill="D6E3BC" w:themeFill="accent3" w:themeFillTint="66"/>
          </w:tcPr>
          <w:p w14:paraId="509D97EA" w14:textId="77777777" w:rsidR="00743B95" w:rsidRDefault="00890E0E">
            <w:pPr>
              <w:pStyle w:val="Tableheader"/>
              <w:ind w:left="144" w:right="144"/>
            </w:pPr>
            <w:r>
              <w:t>Column 1:</w:t>
            </w:r>
          </w:p>
          <w:p w14:paraId="48D9DA01" w14:textId="77777777" w:rsidR="00743B95" w:rsidRDefault="00890E0E">
            <w:pPr>
              <w:pStyle w:val="Tableheader"/>
              <w:ind w:left="144" w:right="144"/>
            </w:pPr>
            <w:r>
              <w:t>Security Functional Requirement</w:t>
            </w:r>
          </w:p>
        </w:tc>
        <w:tc>
          <w:tcPr>
            <w:tcW w:w="2880" w:type="dxa"/>
            <w:shd w:val="clear" w:color="auto" w:fill="D6E3BC" w:themeFill="accent3" w:themeFillTint="66"/>
          </w:tcPr>
          <w:p w14:paraId="688D24B7" w14:textId="77777777" w:rsidR="00743B95" w:rsidRDefault="00890E0E">
            <w:pPr>
              <w:pStyle w:val="Tableheader"/>
              <w:ind w:left="144" w:right="144"/>
            </w:pPr>
            <w:r>
              <w:t>Column 2:</w:t>
            </w:r>
          </w:p>
          <w:p w14:paraId="09C65DD8" w14:textId="77777777" w:rsidR="00743B95" w:rsidRDefault="00890E0E">
            <w:pPr>
              <w:pStyle w:val="Tableheader"/>
              <w:ind w:left="144" w:right="144"/>
            </w:pPr>
            <w:r>
              <w:t>Auditable Event(s)</w:t>
            </w:r>
          </w:p>
        </w:tc>
        <w:tc>
          <w:tcPr>
            <w:tcW w:w="2792" w:type="dxa"/>
            <w:shd w:val="clear" w:color="auto" w:fill="D6E3BC" w:themeFill="accent3" w:themeFillTint="66"/>
          </w:tcPr>
          <w:p w14:paraId="1A0AE763" w14:textId="77777777" w:rsidR="00743B95" w:rsidRDefault="00890E0E">
            <w:pPr>
              <w:pStyle w:val="Tableheader"/>
              <w:ind w:left="144" w:right="144"/>
            </w:pPr>
            <w:r>
              <w:t>Column 3:</w:t>
            </w:r>
          </w:p>
          <w:p w14:paraId="2F5B721F" w14:textId="77777777" w:rsidR="00743B95" w:rsidRDefault="00890E0E">
            <w:pPr>
              <w:pStyle w:val="Tableheader"/>
              <w:ind w:left="144" w:right="144"/>
            </w:pPr>
            <w:r>
              <w:t>Additional Audit Record Contents</w:t>
            </w:r>
          </w:p>
        </w:tc>
      </w:tr>
      <w:tr w:rsidR="00743B95" w14:paraId="6FF5A384" w14:textId="77777777">
        <w:trPr>
          <w:cantSplit/>
        </w:trPr>
        <w:tc>
          <w:tcPr>
            <w:tcW w:w="2340" w:type="dxa"/>
          </w:tcPr>
          <w:p w14:paraId="446293FC" w14:textId="77777777" w:rsidR="00743B95" w:rsidRDefault="00890E0E">
            <w:pPr>
              <w:pStyle w:val="TableEntry"/>
              <w:ind w:left="144" w:right="144"/>
            </w:pPr>
            <w:r>
              <w:rPr>
                <w:spacing w:val="-2"/>
              </w:rPr>
              <w:t>FIA_USB_EXT.2</w:t>
            </w:r>
          </w:p>
        </w:tc>
        <w:tc>
          <w:tcPr>
            <w:tcW w:w="2880" w:type="dxa"/>
          </w:tcPr>
          <w:p w14:paraId="14D41386" w14:textId="77777777" w:rsidR="00743B95" w:rsidRDefault="00890E0E">
            <w:pPr>
              <w:pStyle w:val="TableEntry"/>
              <w:ind w:left="144" w:right="144"/>
            </w:pPr>
            <w:r>
              <w:rPr>
                <w:rFonts w:cs="Arial"/>
                <w:szCs w:val="20"/>
              </w:rPr>
              <w:t>Unsuccessful binding of user security attributes to a subject (e.g. creation of a subject)</w:t>
            </w:r>
          </w:p>
        </w:tc>
        <w:tc>
          <w:tcPr>
            <w:tcW w:w="2792" w:type="dxa"/>
            <w:shd w:val="clear" w:color="auto" w:fill="auto"/>
          </w:tcPr>
          <w:p w14:paraId="26FDC184" w14:textId="77777777" w:rsidR="00743B95" w:rsidRDefault="00890E0E">
            <w:pPr>
              <w:pStyle w:val="TableEntry"/>
              <w:ind w:left="144" w:right="144"/>
            </w:pPr>
            <w:r>
              <w:rPr>
                <w:rFonts w:cs="Arial"/>
                <w:szCs w:val="20"/>
              </w:rPr>
              <w:t>None</w:t>
            </w:r>
          </w:p>
        </w:tc>
      </w:tr>
    </w:tbl>
    <w:p w14:paraId="3D8EF27E" w14:textId="77777777" w:rsidR="00743B95" w:rsidRDefault="00743B95">
      <w:pPr>
        <w:rPr>
          <w:lang w:val="en-US"/>
        </w:rPr>
      </w:pPr>
    </w:p>
    <w:p w14:paraId="2FF9A936" w14:textId="77777777" w:rsidR="00743B95" w:rsidRDefault="00890E0E">
      <w:pPr>
        <w:pStyle w:val="A2"/>
        <w:rPr>
          <w:lang w:val="en-US"/>
        </w:rPr>
      </w:pPr>
      <w:bookmarkStart w:id="1122" w:name="_Toc197502151"/>
      <w:r>
        <w:rPr>
          <w:lang w:val="en-US"/>
        </w:rPr>
        <w:t>Class: Protection of the TSF (FPT)</w:t>
      </w:r>
      <w:bookmarkEnd w:id="1122"/>
    </w:p>
    <w:p w14:paraId="17DD4381" w14:textId="77777777" w:rsidR="00743B95" w:rsidRDefault="00890E0E">
      <w:pPr>
        <w:pStyle w:val="A3"/>
      </w:pPr>
      <w:bookmarkStart w:id="1123" w:name="_Toc197502152"/>
      <w:r>
        <w:t>Internal TOE TSF data replication consistency (FPT_TRC)</w:t>
      </w:r>
      <w:bookmarkEnd w:id="1123"/>
    </w:p>
    <w:p w14:paraId="1E7358E6" w14:textId="77777777" w:rsidR="00743B95" w:rsidRDefault="00890E0E">
      <w:pPr>
        <w:pStyle w:val="SFR-Heading"/>
      </w:pPr>
      <w:bookmarkStart w:id="1124" w:name="_Toc197502153"/>
      <w:r>
        <w:t>FPT_TRC.1 Internal TSF consistency</w:t>
      </w:r>
      <w:bookmarkEnd w:id="1124"/>
    </w:p>
    <w:p w14:paraId="4A262966" w14:textId="77777777" w:rsidR="00743B95" w:rsidRDefault="00890E0E">
      <w:pPr>
        <w:pStyle w:val="Heading5"/>
      </w:pPr>
      <w:r>
        <w:t xml:space="preserve">FPT_TRC.1.1 </w:t>
      </w:r>
    </w:p>
    <w:p w14:paraId="350F1096" w14:textId="77777777" w:rsidR="00743B95" w:rsidRDefault="00890E0E">
      <w:r>
        <w:t>The TSF shall ensure that TSF data is consistent when replicated between parts of the TOE.</w:t>
      </w:r>
    </w:p>
    <w:p w14:paraId="1DFC1EDD" w14:textId="77777777" w:rsidR="00743B95" w:rsidRDefault="00890E0E">
      <w:pPr>
        <w:pStyle w:val="Heading5"/>
      </w:pPr>
      <w:r>
        <w:t xml:space="preserve">FPT_TRC.1.2 </w:t>
      </w:r>
    </w:p>
    <w:p w14:paraId="6C38CBFD" w14:textId="77777777" w:rsidR="00743B95" w:rsidRDefault="00890E0E">
      <w:r>
        <w:t>When parts of the TOE containing replicated TSF data are disconnected, the TSF shall ensure the consistency of the replicated TSF data upon reconnection before processing any requests for [assignment: list of functions dependent on TSF data replication consistency].</w:t>
      </w:r>
    </w:p>
    <w:p w14:paraId="59F6A298" w14:textId="77777777" w:rsidR="00743B95" w:rsidRDefault="00890E0E">
      <w:pPr>
        <w:pStyle w:val="ApplicationNoteHead"/>
      </w:pPr>
      <w:r>
        <w:t xml:space="preserve">In general, it is impossible to achieve complete, constant consistency of TSF data that is distributed to remote portions of a TOE because distributed portions of the TSF may be active at different times or disconnected from one another. This requirement attempts to address this situation in a practical manner by acknowledging that there will be TSF data inconsistencies but that they will be corrected without undue delay. For example, a TSF could provide timely consistency through periodic broadcast of TSF data to all TSF nodes maintaining replicated TSF data. Another example approach is for the TSF to provide a mechanism to </w:t>
      </w:r>
      <w:r>
        <w:lastRenderedPageBreak/>
        <w:t xml:space="preserve">explicitly probe remote TSF nodes for inconsistencies and respond with action to correct the identified inconsistencies. </w:t>
      </w:r>
    </w:p>
    <w:p w14:paraId="65C87A75" w14:textId="77777777" w:rsidR="00743B95" w:rsidRDefault="00890E0E">
      <w:pPr>
        <w:pStyle w:val="A2"/>
        <w:rPr>
          <w:lang w:val="en-US"/>
        </w:rPr>
      </w:pPr>
      <w:bookmarkStart w:id="1125" w:name="_Toc197502154"/>
      <w:r>
        <w:rPr>
          <w:lang w:val="en-US"/>
        </w:rPr>
        <w:t>Class: TOE access (FTA)</w:t>
      </w:r>
      <w:bookmarkEnd w:id="1125"/>
    </w:p>
    <w:p w14:paraId="570EC128" w14:textId="77777777" w:rsidR="00743B95" w:rsidRDefault="00890E0E">
      <w:pPr>
        <w:pStyle w:val="A3"/>
      </w:pPr>
      <w:bookmarkStart w:id="1126" w:name="_Toc197502155"/>
      <w:r>
        <w:t>TOE access information (FTA_TAH_EXT)</w:t>
      </w:r>
      <w:bookmarkEnd w:id="1126"/>
    </w:p>
    <w:p w14:paraId="6C14EF86" w14:textId="77777777" w:rsidR="00743B95" w:rsidRDefault="00743B95">
      <w:pPr>
        <w:pStyle w:val="ListParagraph"/>
        <w:keepNext/>
        <w:keepLines/>
        <w:spacing w:after="240"/>
        <w:ind w:left="0"/>
        <w:contextualSpacing w:val="0"/>
        <w:outlineLvl w:val="2"/>
        <w:rPr>
          <w:rFonts w:eastAsia="Times New Roman" w:cs="Times New Roman"/>
          <w:b/>
          <w:vanish/>
          <w:lang w:val="en-GB" w:eastAsia="en-GB"/>
        </w:rPr>
      </w:pPr>
    </w:p>
    <w:p w14:paraId="7A35D945" w14:textId="77777777" w:rsidR="00743B95" w:rsidRDefault="00890E0E">
      <w:pPr>
        <w:pStyle w:val="SFR-Heading"/>
        <w:ind w:left="0" w:firstLine="0"/>
      </w:pPr>
      <w:bookmarkStart w:id="1127" w:name="_Toc2895372"/>
      <w:bookmarkStart w:id="1128" w:name="_Toc197502156"/>
      <w:r>
        <w:t>FTA_TAH_EXT.1 TOE access information</w:t>
      </w:r>
      <w:bookmarkStart w:id="1129" w:name="_Toc2887934"/>
      <w:bookmarkEnd w:id="1127"/>
      <w:bookmarkEnd w:id="1129"/>
      <w:bookmarkEnd w:id="1128"/>
    </w:p>
    <w:p w14:paraId="7EDD13FD" w14:textId="77777777" w:rsidR="00743B95" w:rsidRDefault="00890E0E">
      <w:pPr>
        <w:rPr>
          <w:b/>
        </w:rPr>
      </w:pPr>
      <w:r>
        <w:rPr>
          <w:b/>
        </w:rPr>
        <w:t>FTA_TAH_EXT.1.1</w:t>
      </w:r>
      <w:bookmarkStart w:id="1130" w:name="_Toc2887935"/>
      <w:bookmarkEnd w:id="1130"/>
    </w:p>
    <w:p w14:paraId="0254CEB8" w14:textId="77777777" w:rsidR="00743B95" w:rsidRDefault="00890E0E">
      <w:r>
        <w:t xml:space="preserve">Upon a session establishment attempt, the TSF shall </w:t>
      </w:r>
      <w:proofErr w:type="gramStart"/>
      <w:r>
        <w:t>store</w:t>
      </w:r>
      <w:bookmarkStart w:id="1131" w:name="_Toc2887936"/>
      <w:bookmarkEnd w:id="1131"/>
      <w:proofErr w:type="gramEnd"/>
    </w:p>
    <w:p w14:paraId="0A8B1B6D" w14:textId="77777777" w:rsidR="00743B95" w:rsidRDefault="00890E0E">
      <w:pPr>
        <w:pStyle w:val="ListParagraph"/>
        <w:numPr>
          <w:ilvl w:val="0"/>
          <w:numId w:val="37"/>
        </w:numPr>
      </w:pPr>
      <w:r>
        <w:t>the date and time of the session establishment attempt of the user.</w:t>
      </w:r>
      <w:bookmarkStart w:id="1132" w:name="_Toc2887937"/>
      <w:bookmarkEnd w:id="1132"/>
    </w:p>
    <w:p w14:paraId="15A7C905" w14:textId="77777777" w:rsidR="00743B95" w:rsidRDefault="00890E0E">
      <w:pPr>
        <w:pStyle w:val="ListParagraph"/>
        <w:numPr>
          <w:ilvl w:val="0"/>
          <w:numId w:val="37"/>
        </w:numPr>
      </w:pPr>
      <w:r>
        <w:t>the incremental count of successive unsuccessful session establishment</w:t>
      </w:r>
      <w:bookmarkStart w:id="1133" w:name="_Toc2887938"/>
      <w:bookmarkEnd w:id="1133"/>
    </w:p>
    <w:p w14:paraId="60D77390" w14:textId="77777777" w:rsidR="00743B95" w:rsidRDefault="00890E0E">
      <w:r>
        <w:t>attempt(s).</w:t>
      </w:r>
      <w:bookmarkStart w:id="1134" w:name="_Toc2887939"/>
      <w:bookmarkEnd w:id="1134"/>
    </w:p>
    <w:p w14:paraId="44793317" w14:textId="77777777" w:rsidR="00743B95" w:rsidRDefault="00890E0E">
      <w:pPr>
        <w:rPr>
          <w:b/>
        </w:rPr>
      </w:pPr>
      <w:r>
        <w:rPr>
          <w:b/>
        </w:rPr>
        <w:t>FTA_TAH_EXT.1.2</w:t>
      </w:r>
      <w:bookmarkStart w:id="1135" w:name="_Toc2887940"/>
      <w:bookmarkEnd w:id="1135"/>
    </w:p>
    <w:p w14:paraId="78A9DE5B" w14:textId="77777777" w:rsidR="00743B95" w:rsidRDefault="00890E0E">
      <w:r>
        <w:t>Upon successful session establishment, the TSF shall allow the date and time of</w:t>
      </w:r>
      <w:bookmarkStart w:id="1136" w:name="_Toc2887941"/>
      <w:bookmarkEnd w:id="1136"/>
    </w:p>
    <w:p w14:paraId="27C44391" w14:textId="77777777" w:rsidR="00743B95" w:rsidRDefault="00890E0E">
      <w:pPr>
        <w:pStyle w:val="ListParagraph"/>
        <w:numPr>
          <w:ilvl w:val="0"/>
          <w:numId w:val="38"/>
        </w:numPr>
      </w:pPr>
      <w:r>
        <w:t>the previous last successful session establishment, and</w:t>
      </w:r>
      <w:bookmarkStart w:id="1137" w:name="_Toc2887942"/>
      <w:bookmarkEnd w:id="1137"/>
    </w:p>
    <w:p w14:paraId="2F60EAEB" w14:textId="77777777" w:rsidR="00743B95" w:rsidRDefault="00890E0E">
      <w:pPr>
        <w:pStyle w:val="ListParagraph"/>
        <w:numPr>
          <w:ilvl w:val="0"/>
          <w:numId w:val="38"/>
        </w:numPr>
      </w:pPr>
      <w:r>
        <w:t>the last unsuccessful attempt to session establishment and the number of unsuccessful attempts since the previous last successful session establishment</w:t>
      </w:r>
      <w:bookmarkStart w:id="1138" w:name="_Toc2887943"/>
      <w:bookmarkEnd w:id="1138"/>
      <w:r>
        <w:t xml:space="preserve"> to be retrieved by the user.</w:t>
      </w:r>
      <w:bookmarkStart w:id="1139" w:name="_Toc2887944"/>
      <w:bookmarkEnd w:id="1139"/>
    </w:p>
    <w:p w14:paraId="3420F9A9" w14:textId="77777777" w:rsidR="00743B95" w:rsidRDefault="00890E0E">
      <w:pPr>
        <w:pStyle w:val="ApplicationNoteHead"/>
      </w:pPr>
      <w:r>
        <w:t xml:space="preserve">If FTA_TAH_EXT.1 is included in an ST then </w:t>
      </w:r>
      <w:r>
        <w:fldChar w:fldCharType="begin"/>
      </w:r>
      <w:r>
        <w:instrText xml:space="preserve"> REF _Ref388019097 \h </w:instrText>
      </w:r>
      <w:r>
        <w:fldChar w:fldCharType="separate"/>
      </w:r>
      <w:r>
        <w:t>Table 4: Auditable Events</w:t>
      </w:r>
      <w:r>
        <w:fldChar w:fldCharType="end"/>
      </w:r>
      <w:r>
        <w:t xml:space="preserve"> is refined to add the following entry:</w:t>
      </w:r>
      <w:r>
        <w:br/>
      </w:r>
      <w:bookmarkStart w:id="1140" w:name="_Toc2887945"/>
      <w:bookmarkEnd w:id="1140"/>
    </w:p>
    <w:tbl>
      <w:tblPr>
        <w:tblW w:w="8012" w:type="dxa"/>
        <w:tblInd w:w="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40"/>
        <w:gridCol w:w="2880"/>
        <w:gridCol w:w="2792"/>
      </w:tblGrid>
      <w:tr w:rsidR="00743B95" w14:paraId="1AB3140F" w14:textId="77777777">
        <w:trPr>
          <w:cantSplit/>
          <w:tblHeader/>
        </w:trPr>
        <w:tc>
          <w:tcPr>
            <w:tcW w:w="2340" w:type="dxa"/>
            <w:shd w:val="clear" w:color="auto" w:fill="D6E3BC" w:themeFill="accent3" w:themeFillTint="66"/>
          </w:tcPr>
          <w:p w14:paraId="70169C63" w14:textId="77777777" w:rsidR="00743B95" w:rsidRDefault="00890E0E">
            <w:pPr>
              <w:pStyle w:val="Tableheader"/>
              <w:ind w:left="144" w:right="144"/>
            </w:pPr>
            <w:r>
              <w:t>Column 1:</w:t>
            </w:r>
            <w:bookmarkStart w:id="1141" w:name="_Toc2887946"/>
            <w:bookmarkEnd w:id="1141"/>
          </w:p>
          <w:p w14:paraId="2E7A738F" w14:textId="77777777" w:rsidR="00743B95" w:rsidRDefault="00890E0E">
            <w:pPr>
              <w:pStyle w:val="Tableheader"/>
              <w:ind w:left="144" w:right="144"/>
            </w:pPr>
            <w:r>
              <w:t>Security Functional Requirement</w:t>
            </w:r>
            <w:bookmarkStart w:id="1142" w:name="_Toc2887947"/>
            <w:bookmarkEnd w:id="1142"/>
          </w:p>
        </w:tc>
        <w:tc>
          <w:tcPr>
            <w:tcW w:w="2880" w:type="dxa"/>
            <w:shd w:val="clear" w:color="auto" w:fill="D6E3BC" w:themeFill="accent3" w:themeFillTint="66"/>
          </w:tcPr>
          <w:p w14:paraId="2AAFF683" w14:textId="77777777" w:rsidR="00743B95" w:rsidRDefault="00890E0E">
            <w:pPr>
              <w:pStyle w:val="Tableheader"/>
              <w:ind w:left="144" w:right="144"/>
            </w:pPr>
            <w:r>
              <w:t>Column 2</w:t>
            </w:r>
            <w:bookmarkStart w:id="1143" w:name="_Toc2887948"/>
            <w:bookmarkEnd w:id="1143"/>
            <w:r>
              <w:t>:</w:t>
            </w:r>
          </w:p>
          <w:p w14:paraId="3B90D6F5" w14:textId="77777777" w:rsidR="00743B95" w:rsidRDefault="00890E0E">
            <w:pPr>
              <w:pStyle w:val="Tableheader"/>
              <w:ind w:left="144" w:right="144"/>
            </w:pPr>
            <w:r>
              <w:t>Auditable Event(s)</w:t>
            </w:r>
            <w:bookmarkStart w:id="1144" w:name="_Toc2887949"/>
            <w:bookmarkEnd w:id="1144"/>
          </w:p>
        </w:tc>
        <w:tc>
          <w:tcPr>
            <w:tcW w:w="2792" w:type="dxa"/>
            <w:shd w:val="clear" w:color="auto" w:fill="D6E3BC" w:themeFill="accent3" w:themeFillTint="66"/>
          </w:tcPr>
          <w:p w14:paraId="3E9346E7" w14:textId="77777777" w:rsidR="00743B95" w:rsidRDefault="00890E0E">
            <w:pPr>
              <w:pStyle w:val="Tableheader"/>
              <w:ind w:left="144" w:right="144"/>
            </w:pPr>
            <w:r>
              <w:t>Column 3</w:t>
            </w:r>
            <w:bookmarkStart w:id="1145" w:name="_Toc2887950"/>
            <w:bookmarkEnd w:id="1145"/>
            <w:r>
              <w:t>:</w:t>
            </w:r>
          </w:p>
          <w:p w14:paraId="3313D3DA" w14:textId="77777777" w:rsidR="00743B95" w:rsidRDefault="00890E0E">
            <w:pPr>
              <w:pStyle w:val="Tableheader"/>
              <w:ind w:left="144" w:right="144"/>
            </w:pPr>
            <w:r>
              <w:t>Additional Audit Record Contents</w:t>
            </w:r>
            <w:bookmarkStart w:id="1146" w:name="_Toc2887951"/>
            <w:bookmarkEnd w:id="1146"/>
          </w:p>
        </w:tc>
      </w:tr>
      <w:tr w:rsidR="00743B95" w14:paraId="17E5AAF8" w14:textId="77777777">
        <w:trPr>
          <w:cantSplit/>
        </w:trPr>
        <w:tc>
          <w:tcPr>
            <w:tcW w:w="2340" w:type="dxa"/>
          </w:tcPr>
          <w:p w14:paraId="63155053" w14:textId="77777777" w:rsidR="00743B95" w:rsidRDefault="00890E0E">
            <w:pPr>
              <w:pStyle w:val="TableEntry"/>
              <w:ind w:left="144" w:right="144"/>
            </w:pPr>
            <w:bookmarkStart w:id="1147" w:name="_Toc2887952"/>
            <w:bookmarkEnd w:id="1147"/>
            <w:r>
              <w:rPr>
                <w:spacing w:val="-2"/>
              </w:rPr>
              <w:t>FTA_TAH_EXT.1</w:t>
            </w:r>
            <w:bookmarkStart w:id="1148" w:name="_Toc2887953"/>
            <w:bookmarkEnd w:id="1148"/>
          </w:p>
        </w:tc>
        <w:tc>
          <w:tcPr>
            <w:tcW w:w="2880" w:type="dxa"/>
          </w:tcPr>
          <w:p w14:paraId="43B767EE" w14:textId="77777777" w:rsidR="00743B95" w:rsidRDefault="00890E0E">
            <w:pPr>
              <w:pStyle w:val="TableEntry"/>
              <w:ind w:left="144" w:right="144"/>
            </w:pPr>
            <w:r>
              <w:t>None</w:t>
            </w:r>
            <w:bookmarkStart w:id="1149" w:name="_Toc2887954"/>
            <w:bookmarkEnd w:id="1149"/>
          </w:p>
        </w:tc>
        <w:tc>
          <w:tcPr>
            <w:tcW w:w="2792" w:type="dxa"/>
            <w:shd w:val="clear" w:color="auto" w:fill="auto"/>
          </w:tcPr>
          <w:p w14:paraId="6E1ADEE3" w14:textId="77777777" w:rsidR="00743B95" w:rsidRDefault="00890E0E">
            <w:pPr>
              <w:pStyle w:val="TableEntry"/>
              <w:ind w:left="144" w:right="144"/>
            </w:pPr>
            <w:r>
              <w:t>None</w:t>
            </w:r>
            <w:bookmarkStart w:id="1150" w:name="_Toc2887955"/>
            <w:bookmarkEnd w:id="1150"/>
          </w:p>
        </w:tc>
      </w:tr>
    </w:tbl>
    <w:p w14:paraId="60DCB359" w14:textId="77777777" w:rsidR="00743B95" w:rsidRDefault="00743B95">
      <w:bookmarkStart w:id="1151" w:name="_Toc2887956"/>
      <w:bookmarkEnd w:id="1151"/>
      <w:bookmarkEnd w:id="1117"/>
    </w:p>
    <w:p w14:paraId="0DD95392" w14:textId="77777777" w:rsidR="00743B95" w:rsidRDefault="00890E0E">
      <w:pPr>
        <w:pStyle w:val="A1"/>
      </w:pPr>
      <w:bookmarkStart w:id="1152" w:name="_Toc2879558"/>
      <w:bookmarkStart w:id="1153" w:name="_Toc2887963"/>
      <w:bookmarkStart w:id="1154" w:name="_Toc2879556"/>
      <w:bookmarkStart w:id="1155" w:name="_Toc2887931"/>
      <w:bookmarkStart w:id="1156" w:name="_Toc2887964"/>
      <w:bookmarkStart w:id="1157" w:name="_Toc2887933"/>
      <w:bookmarkStart w:id="1158" w:name="_Toc2887957"/>
      <w:bookmarkStart w:id="1159" w:name="_Toc2879557"/>
      <w:bookmarkStart w:id="1160" w:name="_Toc2887965"/>
      <w:bookmarkStart w:id="1161" w:name="_Toc2887961"/>
      <w:bookmarkStart w:id="1162" w:name="_Toc2887960"/>
      <w:bookmarkStart w:id="1163" w:name="_Toc2887959"/>
      <w:bookmarkStart w:id="1164" w:name="_Toc237563525"/>
      <w:bookmarkStart w:id="1165" w:name="_Ref237605184"/>
      <w:bookmarkStart w:id="1166" w:name="_Ref364238741"/>
      <w:bookmarkStart w:id="1167" w:name="_Ref237604815"/>
      <w:bookmarkStart w:id="1168" w:name="_Toc197502157"/>
      <w:bookmarkEnd w:id="1152"/>
      <w:bookmarkEnd w:id="1153"/>
      <w:bookmarkEnd w:id="1154"/>
      <w:bookmarkEnd w:id="1155"/>
      <w:bookmarkEnd w:id="1156"/>
      <w:bookmarkEnd w:id="1157"/>
      <w:bookmarkEnd w:id="1158"/>
      <w:bookmarkEnd w:id="1159"/>
      <w:bookmarkEnd w:id="1160"/>
      <w:bookmarkEnd w:id="1161"/>
      <w:bookmarkEnd w:id="1162"/>
      <w:bookmarkEnd w:id="1163"/>
      <w:r>
        <w:lastRenderedPageBreak/>
        <w:t>Extended Component Definitions</w:t>
      </w:r>
      <w:bookmarkEnd w:id="1168"/>
    </w:p>
    <w:p w14:paraId="6567D3A4" w14:textId="77777777" w:rsidR="00743B95" w:rsidRDefault="00890E0E">
      <w:r>
        <w:t>This appendix contains the definitions for the extended requirements that are used in the cPP, including those used in Appendix A.</w:t>
      </w:r>
    </w:p>
    <w:p w14:paraId="5B2F1EFB" w14:textId="77777777" w:rsidR="00743B95" w:rsidRDefault="00890E0E">
      <w:pPr>
        <w:pStyle w:val="A2"/>
        <w:rPr>
          <w:lang w:val="en-US"/>
        </w:rPr>
      </w:pPr>
      <w:bookmarkStart w:id="1169" w:name="_Toc197502158"/>
      <w:r>
        <w:rPr>
          <w:lang w:val="en-US"/>
        </w:rPr>
        <w:t>Class: User Identification and Authentication (FIA)</w:t>
      </w:r>
      <w:bookmarkEnd w:id="1169"/>
    </w:p>
    <w:p w14:paraId="39C46C4F" w14:textId="77777777" w:rsidR="00743B95" w:rsidRDefault="00890E0E">
      <w:pPr>
        <w:pStyle w:val="A3"/>
      </w:pPr>
      <w:bookmarkStart w:id="1170" w:name="_Toc197502159"/>
      <w:r>
        <w:t>Enhanced user-subject binding (FIA_USB_EXT)</w:t>
      </w:r>
      <w:bookmarkEnd w:id="1170"/>
      <w:r>
        <w:t xml:space="preserve">  </w:t>
      </w:r>
    </w:p>
    <w:p w14:paraId="3F7BE678" w14:textId="77777777" w:rsidR="00743B95" w:rsidRDefault="00890E0E">
      <w:pPr>
        <w:rPr>
          <w:b/>
        </w:rPr>
      </w:pPr>
      <w:r>
        <w:rPr>
          <w:b/>
        </w:rPr>
        <w:t>Family Behaviour</w:t>
      </w:r>
    </w:p>
    <w:p w14:paraId="0F456649" w14:textId="77777777" w:rsidR="00743B95" w:rsidRDefault="00890E0E">
      <w:r>
        <w:rPr>
          <w:b/>
          <w:noProof/>
          <w:lang w:val="es-ES" w:eastAsia="es-ES"/>
        </w:rPr>
        <w:drawing>
          <wp:anchor distT="0" distB="0" distL="114300" distR="114300" simplePos="0" relativeHeight="251661312" behindDoc="0" locked="0" layoutInCell="1" allowOverlap="1" wp14:anchorId="2637C3AE" wp14:editId="445ABD62">
            <wp:simplePos x="0" y="0"/>
            <wp:positionH relativeFrom="column">
              <wp:posOffset>357505</wp:posOffset>
            </wp:positionH>
            <wp:positionV relativeFrom="paragraph">
              <wp:posOffset>699770</wp:posOffset>
            </wp:positionV>
            <wp:extent cx="4800600" cy="635000"/>
            <wp:effectExtent l="0" t="0" r="0" b="0"/>
            <wp:wrapTopAndBottom/>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pic:blipFill>
                  <pic:spPr bwMode="auto">
                    <a:xfrm>
                      <a:off x="0" y="0"/>
                      <a:ext cx="4800600" cy="635000"/>
                    </a:xfrm>
                    <a:prstGeom prst="rect">
                      <a:avLst/>
                    </a:prstGeom>
                  </pic:spPr>
                </pic:pic>
              </a:graphicData>
            </a:graphic>
          </wp:anchor>
        </w:drawing>
      </w:r>
      <w:r>
        <w:t xml:space="preserve">FIA_USB_EXT.2 is analogous to FIA_USB.1 except that it adds the possibility to specify rules whereby subject security attributes are also derived from TSF data </w:t>
      </w:r>
      <w:bookmarkStart w:id="1171" w:name="_Hlk34010658"/>
      <w:r>
        <w:t>other than user security attributes.</w:t>
      </w:r>
    </w:p>
    <w:p w14:paraId="7471A614" w14:textId="77777777" w:rsidR="00743B95" w:rsidRDefault="00890E0E">
      <w:pPr>
        <w:rPr>
          <w:b/>
        </w:rPr>
      </w:pPr>
      <w:r>
        <w:rPr>
          <w:b/>
        </w:rPr>
        <w:t>Component levelling</w:t>
      </w:r>
    </w:p>
    <w:p w14:paraId="46FD49DF" w14:textId="77777777" w:rsidR="00743B95" w:rsidRDefault="00890E0E">
      <w:r>
        <w:t>FIA_USB_EXT.2 is hierarchical to FIA_USB.1.</w:t>
      </w:r>
    </w:p>
    <w:p w14:paraId="7E07CC8B" w14:textId="77777777" w:rsidR="00743B95" w:rsidRDefault="00890E0E">
      <w:pPr>
        <w:rPr>
          <w:b/>
        </w:rPr>
      </w:pPr>
      <w:r>
        <w:rPr>
          <w:b/>
        </w:rPr>
        <w:t>Management</w:t>
      </w:r>
    </w:p>
    <w:p w14:paraId="0C3EFD37" w14:textId="77777777" w:rsidR="00743B95" w:rsidRDefault="00890E0E">
      <w:r>
        <w:t xml:space="preserve">See management description specified for FIA_USB.1 in </w:t>
      </w:r>
      <w:r>
        <w:fldChar w:fldCharType="begin"/>
      </w:r>
      <w:r>
        <w:instrText xml:space="preserve"> REF CC2 \h </w:instrText>
      </w:r>
      <w:r>
        <w:fldChar w:fldCharType="separate"/>
      </w:r>
      <w:r>
        <w:t>[CC2]</w:t>
      </w:r>
      <w:r>
        <w:fldChar w:fldCharType="end"/>
      </w:r>
      <w:r>
        <w:t>.</w:t>
      </w:r>
    </w:p>
    <w:p w14:paraId="6784DF40" w14:textId="77777777" w:rsidR="00743B95" w:rsidRDefault="00890E0E">
      <w:pPr>
        <w:rPr>
          <w:b/>
        </w:rPr>
      </w:pPr>
      <w:r>
        <w:rPr>
          <w:b/>
        </w:rPr>
        <w:t>Audit</w:t>
      </w:r>
    </w:p>
    <w:p w14:paraId="6F7583E5" w14:textId="77777777" w:rsidR="00743B95" w:rsidRDefault="00890E0E">
      <w:r>
        <w:t xml:space="preserve">See audit requirement specified for FIA_USB.1 in </w:t>
      </w:r>
      <w:r>
        <w:fldChar w:fldCharType="begin"/>
      </w:r>
      <w:r>
        <w:instrText xml:space="preserve"> REF CC2 \h </w:instrText>
      </w:r>
      <w:r>
        <w:fldChar w:fldCharType="separate"/>
      </w:r>
      <w:r>
        <w:t>[CC2]</w:t>
      </w:r>
      <w:r>
        <w:fldChar w:fldCharType="end"/>
      </w:r>
      <w:r>
        <w:t>.</w:t>
      </w:r>
    </w:p>
    <w:p w14:paraId="0A51ECBE" w14:textId="77777777" w:rsidR="00743B95" w:rsidRDefault="00890E0E">
      <w:pPr>
        <w:pStyle w:val="SFR-Heading"/>
      </w:pPr>
      <w:bookmarkStart w:id="1172" w:name="_Toc197502160"/>
      <w:r>
        <w:t xml:space="preserve">FIA_USB_EXT.2 </w:t>
      </w:r>
      <w:r>
        <w:tab/>
        <w:t>Enhanced user-subject binding</w:t>
      </w:r>
      <w:bookmarkEnd w:id="1172"/>
    </w:p>
    <w:p w14:paraId="03F3F4F1" w14:textId="77777777" w:rsidR="00743B95" w:rsidRDefault="00890E0E">
      <w:pPr>
        <w:ind w:left="720"/>
      </w:pPr>
      <w:r>
        <w:t>Hierarchical to:</w:t>
      </w:r>
      <w:r>
        <w:tab/>
        <w:t>FIA_USB.1 User-subject binding</w:t>
      </w:r>
    </w:p>
    <w:p w14:paraId="410872B4" w14:textId="77777777" w:rsidR="00743B95" w:rsidRDefault="00890E0E">
      <w:pPr>
        <w:ind w:left="720"/>
      </w:pPr>
      <w:r>
        <w:t>Dependencies:</w:t>
      </w:r>
      <w:r>
        <w:tab/>
        <w:t>FIA_ATD.1 User attribute definition</w:t>
      </w:r>
    </w:p>
    <w:p w14:paraId="7C254338" w14:textId="77777777" w:rsidR="00743B95" w:rsidRDefault="00890E0E">
      <w:pPr>
        <w:rPr>
          <w:b/>
        </w:rPr>
      </w:pPr>
      <w:r>
        <w:rPr>
          <w:b/>
        </w:rPr>
        <w:t>FIA_USB_EXT.2.1</w:t>
      </w:r>
    </w:p>
    <w:p w14:paraId="3C90C7C3" w14:textId="77777777" w:rsidR="00743B95" w:rsidRDefault="00890E0E">
      <w:r>
        <w:t>The TSF shall associate the following user security attributes with subjects acting on the behalf of that user: [assignment: list of user security attributes].</w:t>
      </w:r>
    </w:p>
    <w:p w14:paraId="194C469B" w14:textId="77777777" w:rsidR="00743B95" w:rsidRDefault="00890E0E">
      <w:pPr>
        <w:rPr>
          <w:b/>
        </w:rPr>
      </w:pPr>
      <w:r>
        <w:rPr>
          <w:b/>
        </w:rPr>
        <w:t>FIA_USB_EXT.2.2</w:t>
      </w:r>
    </w:p>
    <w:p w14:paraId="1E3D55B8" w14:textId="77777777" w:rsidR="00743B95" w:rsidRDefault="00890E0E">
      <w:r>
        <w:t>The TSF shall enforce the following rules on the initial association of user security attributes with subjects acting on the behalf of users: [assignment: rules for the initial association of attributes].</w:t>
      </w:r>
    </w:p>
    <w:p w14:paraId="320E2A2B" w14:textId="77777777" w:rsidR="00743B95" w:rsidRDefault="00890E0E">
      <w:pPr>
        <w:keepNext/>
        <w:rPr>
          <w:b/>
        </w:rPr>
      </w:pPr>
      <w:r>
        <w:rPr>
          <w:b/>
        </w:rPr>
        <w:lastRenderedPageBreak/>
        <w:t>FIA_USB_EXT.2.3</w:t>
      </w:r>
    </w:p>
    <w:p w14:paraId="6474818B" w14:textId="77777777" w:rsidR="00743B95" w:rsidRDefault="00890E0E">
      <w:r>
        <w:t>The TSF shall enforce the following rules governing changes to the user security attributes associated with subjects acting on the behalf of users: [assignment: rules for the changing of attributes].</w:t>
      </w:r>
    </w:p>
    <w:p w14:paraId="649AAE1A" w14:textId="77777777" w:rsidR="00743B95" w:rsidRDefault="00890E0E">
      <w:pPr>
        <w:rPr>
          <w:b/>
        </w:rPr>
      </w:pPr>
      <w:r>
        <w:rPr>
          <w:b/>
        </w:rPr>
        <w:t>FIA_USB_EXT.2.4</w:t>
      </w:r>
    </w:p>
    <w:p w14:paraId="1D15F7E9" w14:textId="77777777" w:rsidR="00743B95" w:rsidRDefault="00890E0E">
      <w:r>
        <w:t>The TSF shall enforce the following rules for the assignment of subject security attributes not derived from user security attributes when a subject is created: [assignment: rules for the initial association of the subject security attributes not derived from user security attributes].</w:t>
      </w:r>
      <w:bookmarkEnd w:id="1171"/>
    </w:p>
    <w:p w14:paraId="6ED45EAA" w14:textId="77777777" w:rsidR="00743B95" w:rsidRDefault="00890E0E">
      <w:pPr>
        <w:pStyle w:val="A2"/>
        <w:rPr>
          <w:lang w:val="en-US"/>
        </w:rPr>
      </w:pPr>
      <w:bookmarkStart w:id="1173" w:name="_Toc197502161"/>
      <w:r>
        <w:rPr>
          <w:lang w:val="en-US"/>
        </w:rPr>
        <w:t>Class: TOE access (FTA)</w:t>
      </w:r>
      <w:bookmarkEnd w:id="1173"/>
    </w:p>
    <w:p w14:paraId="6440825D" w14:textId="77777777" w:rsidR="00743B95" w:rsidRDefault="00890E0E">
      <w:pPr>
        <w:pStyle w:val="A3"/>
      </w:pPr>
      <w:bookmarkStart w:id="1174" w:name="_Toc197502162"/>
      <w:r>
        <w:t>TOE access information (FTA_TAH_EXT)</w:t>
      </w:r>
      <w:bookmarkEnd w:id="1174"/>
      <w:r>
        <w:t xml:space="preserve">  </w:t>
      </w:r>
    </w:p>
    <w:p w14:paraId="19D60520" w14:textId="77777777" w:rsidR="00743B95" w:rsidRDefault="00890E0E">
      <w:pPr>
        <w:rPr>
          <w:b/>
        </w:rPr>
      </w:pPr>
      <w:r>
        <w:rPr>
          <w:b/>
        </w:rPr>
        <w:t>Family Behaviour</w:t>
      </w:r>
    </w:p>
    <w:p w14:paraId="428F6036" w14:textId="77777777" w:rsidR="00743B95" w:rsidRDefault="00890E0E">
      <w:r>
        <w:t>FTA_TAH_EXT.1 TOE access information provides the requirement for a TOE to make available information related to attempts to establish a session.</w:t>
      </w:r>
    </w:p>
    <w:p w14:paraId="116ACB51" w14:textId="77777777" w:rsidR="00743B95" w:rsidRDefault="00890E0E">
      <w:pPr>
        <w:rPr>
          <w:b/>
        </w:rPr>
      </w:pPr>
      <w:r>
        <w:rPr>
          <w:noProof/>
          <w:lang w:val="es-ES" w:eastAsia="es-ES"/>
        </w:rPr>
        <w:drawing>
          <wp:anchor distT="0" distB="0" distL="114300" distR="114300" simplePos="0" relativeHeight="251662336" behindDoc="0" locked="0" layoutInCell="1" allowOverlap="1" wp14:anchorId="682023E7" wp14:editId="340E43D0">
            <wp:simplePos x="0" y="0"/>
            <wp:positionH relativeFrom="column">
              <wp:posOffset>762000</wp:posOffset>
            </wp:positionH>
            <wp:positionV relativeFrom="paragraph">
              <wp:posOffset>259080</wp:posOffset>
            </wp:positionV>
            <wp:extent cx="4114800" cy="381000"/>
            <wp:effectExtent l="0" t="0" r="0" b="0"/>
            <wp:wrapSquare wrapText="bothSides"/>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15"/>
                    <a:stretch/>
                  </pic:blipFill>
                  <pic:spPr bwMode="auto">
                    <a:xfrm>
                      <a:off x="0" y="0"/>
                      <a:ext cx="4114800" cy="381000"/>
                    </a:xfrm>
                    <a:prstGeom prst="rect">
                      <a:avLst/>
                    </a:prstGeom>
                  </pic:spPr>
                </pic:pic>
              </a:graphicData>
            </a:graphic>
          </wp:anchor>
        </w:drawing>
      </w:r>
      <w:r>
        <w:rPr>
          <w:b/>
        </w:rPr>
        <w:t>Component levelling</w:t>
      </w:r>
    </w:p>
    <w:p w14:paraId="490691C8" w14:textId="77777777" w:rsidR="00743B95" w:rsidRDefault="00890E0E">
      <w:r>
        <w:t>FTA_TAH_EXT.1 is not hierarchical to any other components.</w:t>
      </w:r>
    </w:p>
    <w:p w14:paraId="1C1377B5" w14:textId="77777777" w:rsidR="00743B95" w:rsidRDefault="00890E0E">
      <w:r>
        <w:rPr>
          <w:b/>
        </w:rPr>
        <w:t>Management:</w:t>
      </w:r>
      <w:r>
        <w:t xml:space="preserve"> </w:t>
      </w:r>
    </w:p>
    <w:p w14:paraId="31E40A42" w14:textId="77777777" w:rsidR="00743B95" w:rsidRDefault="00890E0E">
      <w:r>
        <w:t>There are no management activities foreseen.</w:t>
      </w:r>
    </w:p>
    <w:p w14:paraId="146A65F6" w14:textId="77777777" w:rsidR="00743B95" w:rsidRDefault="00890E0E">
      <w:r>
        <w:rPr>
          <w:b/>
        </w:rPr>
        <w:t>Audit:</w:t>
      </w:r>
      <w:r>
        <w:t xml:space="preserve"> </w:t>
      </w:r>
    </w:p>
    <w:p w14:paraId="50D65BFE" w14:textId="77777777" w:rsidR="00743B95" w:rsidRDefault="00890E0E">
      <w:r>
        <w:t>There are no auditable events foreseen.</w:t>
      </w:r>
    </w:p>
    <w:p w14:paraId="4A940001" w14:textId="77777777" w:rsidR="00743B95" w:rsidRDefault="00890E0E">
      <w:pPr>
        <w:pStyle w:val="SFR-Heading"/>
      </w:pPr>
      <w:bookmarkStart w:id="1175" w:name="_Toc2895376"/>
      <w:bookmarkStart w:id="1176" w:name="_Toc197502163"/>
      <w:r>
        <w:t>FTA_TAH_EXT.1 TOE access information</w:t>
      </w:r>
      <w:bookmarkEnd w:id="1175"/>
      <w:bookmarkEnd w:id="1176"/>
    </w:p>
    <w:p w14:paraId="2AD11350" w14:textId="77777777" w:rsidR="00743B95" w:rsidRDefault="00890E0E">
      <w:pPr>
        <w:ind w:firstLine="720"/>
      </w:pPr>
      <w:r>
        <w:t xml:space="preserve">Hierarchical to: </w:t>
      </w:r>
      <w:r>
        <w:tab/>
        <w:t>No other components.</w:t>
      </w:r>
    </w:p>
    <w:p w14:paraId="31DE9B96" w14:textId="77777777" w:rsidR="00743B95" w:rsidRDefault="00890E0E">
      <w:pPr>
        <w:ind w:firstLine="720"/>
      </w:pPr>
      <w:r>
        <w:t xml:space="preserve">Dependencies: </w:t>
      </w:r>
      <w:r>
        <w:tab/>
        <w:t>No dependencies.</w:t>
      </w:r>
    </w:p>
    <w:p w14:paraId="440393D2" w14:textId="77777777" w:rsidR="00743B95" w:rsidRDefault="00890E0E">
      <w:pPr>
        <w:rPr>
          <w:b/>
        </w:rPr>
      </w:pPr>
      <w:r>
        <w:rPr>
          <w:b/>
        </w:rPr>
        <w:t>FTA_TAH_EXT.1.1</w:t>
      </w:r>
    </w:p>
    <w:p w14:paraId="584AC052" w14:textId="77777777" w:rsidR="00743B95" w:rsidRDefault="00890E0E">
      <w:r>
        <w:t xml:space="preserve">Upon a session establishment attempt, the TSF shall </w:t>
      </w:r>
      <w:proofErr w:type="gramStart"/>
      <w:r>
        <w:t>store</w:t>
      </w:r>
      <w:proofErr w:type="gramEnd"/>
    </w:p>
    <w:p w14:paraId="46C0EC3F" w14:textId="77777777" w:rsidR="00743B95" w:rsidRDefault="00890E0E">
      <w:pPr>
        <w:pStyle w:val="ListParagraph"/>
        <w:numPr>
          <w:ilvl w:val="0"/>
          <w:numId w:val="39"/>
        </w:numPr>
      </w:pPr>
      <w:r>
        <w:t>the date and time of the session establishment attempt of the user.</w:t>
      </w:r>
    </w:p>
    <w:p w14:paraId="7233FA49" w14:textId="77777777" w:rsidR="00743B95" w:rsidRDefault="00890E0E">
      <w:pPr>
        <w:pStyle w:val="ListParagraph"/>
        <w:numPr>
          <w:ilvl w:val="0"/>
          <w:numId w:val="39"/>
        </w:numPr>
        <w:rPr>
          <w:b/>
        </w:rPr>
      </w:pPr>
      <w:r>
        <w:t>the incremental count of successive unsuccessful session establishment attempt(s).</w:t>
      </w:r>
    </w:p>
    <w:p w14:paraId="4F15B4B6" w14:textId="77777777" w:rsidR="00743B95" w:rsidRDefault="00890E0E">
      <w:pPr>
        <w:rPr>
          <w:b/>
        </w:rPr>
      </w:pPr>
      <w:r>
        <w:rPr>
          <w:b/>
        </w:rPr>
        <w:t xml:space="preserve">FTA_TAH_EXT.1.2 </w:t>
      </w:r>
    </w:p>
    <w:p w14:paraId="0EC27D11" w14:textId="77777777" w:rsidR="00743B95" w:rsidRDefault="00890E0E">
      <w:pPr>
        <w:rPr>
          <w:bCs/>
        </w:rPr>
      </w:pPr>
      <w:r>
        <w:rPr>
          <w:bCs/>
        </w:rPr>
        <w:lastRenderedPageBreak/>
        <w:t xml:space="preserve">Upon successful session establishment, the TSF shall allow the date and time of </w:t>
      </w:r>
    </w:p>
    <w:p w14:paraId="5644AB93" w14:textId="77777777" w:rsidR="00743B95" w:rsidRDefault="00890E0E">
      <w:pPr>
        <w:pStyle w:val="ListParagraph"/>
        <w:numPr>
          <w:ilvl w:val="0"/>
          <w:numId w:val="40"/>
        </w:numPr>
        <w:rPr>
          <w:bCs/>
        </w:rPr>
      </w:pPr>
      <w:r>
        <w:rPr>
          <w:bCs/>
        </w:rPr>
        <w:t xml:space="preserve">the previous last successful session establishment, and </w:t>
      </w:r>
    </w:p>
    <w:p w14:paraId="2376FB4C" w14:textId="77777777" w:rsidR="00743B95" w:rsidRDefault="00890E0E">
      <w:pPr>
        <w:pStyle w:val="ListParagraph"/>
        <w:numPr>
          <w:ilvl w:val="0"/>
          <w:numId w:val="40"/>
        </w:numPr>
        <w:rPr>
          <w:bCs/>
        </w:rPr>
      </w:pPr>
      <w:r>
        <w:rPr>
          <w:bCs/>
        </w:rPr>
        <w:t xml:space="preserve">the last unsuccessful attempt to session establishment and the number of unsuccessful attempts since the previous last successful session establishment </w:t>
      </w:r>
    </w:p>
    <w:p w14:paraId="269364BC" w14:textId="77777777" w:rsidR="00743B95" w:rsidRDefault="00890E0E">
      <w:pPr>
        <w:rPr>
          <w:bCs/>
        </w:rPr>
      </w:pPr>
      <w:r>
        <w:rPr>
          <w:bCs/>
        </w:rPr>
        <w:t>to be retrieved by the user.</w:t>
      </w:r>
      <w:bookmarkEnd w:id="1164"/>
      <w:bookmarkEnd w:id="1165"/>
      <w:bookmarkEnd w:id="1166"/>
      <w:bookmarkEnd w:id="1167"/>
    </w:p>
    <w:p w14:paraId="7F8C36C4" w14:textId="77777777" w:rsidR="00743B95" w:rsidRDefault="00890E0E">
      <w:pPr>
        <w:pStyle w:val="A1"/>
      </w:pPr>
      <w:r>
        <w:lastRenderedPageBreak/>
        <w:t xml:space="preserve">  </w:t>
      </w:r>
      <w:bookmarkStart w:id="1177" w:name="_Ref241246821"/>
      <w:bookmarkStart w:id="1178" w:name="_Ref241246799"/>
      <w:bookmarkStart w:id="1179" w:name="_Ref241246837"/>
      <w:bookmarkStart w:id="1180" w:name="_Ref241246815"/>
      <w:bookmarkStart w:id="1181" w:name="_Toc197502164"/>
      <w:r>
        <w:t>Rationales</w:t>
      </w:r>
      <w:bookmarkEnd w:id="1181"/>
    </w:p>
    <w:p w14:paraId="411DFF6E" w14:textId="77777777" w:rsidR="00743B95" w:rsidRDefault="00890E0E">
      <w:pPr>
        <w:pStyle w:val="A2"/>
      </w:pPr>
      <w:bookmarkStart w:id="1182" w:name="_Toc414629380"/>
      <w:bookmarkStart w:id="1183" w:name="_Toc463431615"/>
      <w:bookmarkStart w:id="1184" w:name="_Toc402957397"/>
      <w:bookmarkStart w:id="1185" w:name="_Toc197502165"/>
      <w:r>
        <w:t>TOE Security Objectives Coverage</w:t>
      </w:r>
      <w:bookmarkEnd w:id="1182"/>
      <w:bookmarkEnd w:id="1183"/>
      <w:bookmarkEnd w:id="1184"/>
      <w:bookmarkEnd w:id="1185"/>
    </w:p>
    <w:p w14:paraId="36DCED1D" w14:textId="77777777" w:rsidR="00743B95" w:rsidRDefault="00890E0E">
      <w:bookmarkStart w:id="1186" w:name="_Toc396393002"/>
      <w:r>
        <w:t>The table below gives a summary of the policies, and threats relating to the TOE security objectives.</w:t>
      </w:r>
    </w:p>
    <w:p w14:paraId="54813652" w14:textId="77777777" w:rsidR="00743B95" w:rsidRDefault="00890E0E">
      <w:pPr>
        <w:pStyle w:val="Caption"/>
        <w:outlineLvl w:val="0"/>
      </w:pPr>
      <w:bookmarkStart w:id="1187" w:name="_Toc402964567"/>
      <w:bookmarkStart w:id="1188" w:name="_Toc429567152"/>
      <w:bookmarkStart w:id="1189" w:name="_Toc121810978"/>
      <w:r>
        <w:t xml:space="preserve">Table </w:t>
      </w:r>
      <w:r>
        <w:fldChar w:fldCharType="begin"/>
      </w:r>
      <w:r>
        <w:instrText xml:space="preserve">SEQ Table \* ARABIC </w:instrText>
      </w:r>
      <w:r>
        <w:fldChar w:fldCharType="separate"/>
      </w:r>
      <w:r>
        <w:t>6</w:t>
      </w:r>
      <w:r>
        <w:fldChar w:fldCharType="end"/>
      </w:r>
      <w:r>
        <w:t>: Coverage of Security Objectives for the TOE</w:t>
      </w:r>
      <w:bookmarkEnd w:id="1186"/>
      <w:bookmarkEnd w:id="1187"/>
      <w:bookmarkEnd w:id="1188"/>
      <w:bookmarkEnd w:id="1189"/>
    </w:p>
    <w:tbl>
      <w:tblPr>
        <w:tblW w:w="8990" w:type="dxa"/>
        <w:tblInd w:w="106" w:type="dxa"/>
        <w:tblLayout w:type="fixed"/>
        <w:tblCellMar>
          <w:left w:w="0" w:type="dxa"/>
          <w:right w:w="0" w:type="dxa"/>
        </w:tblCellMar>
        <w:tblLook w:val="04A0" w:firstRow="1" w:lastRow="0" w:firstColumn="1" w:lastColumn="0" w:noHBand="0" w:noVBand="1"/>
      </w:tblPr>
      <w:tblGrid>
        <w:gridCol w:w="4028"/>
        <w:gridCol w:w="4962"/>
      </w:tblGrid>
      <w:tr w:rsidR="00743B95" w14:paraId="00F2AB80" w14:textId="77777777">
        <w:trPr>
          <w:cantSplit/>
        </w:trPr>
        <w:tc>
          <w:tcPr>
            <w:tcW w:w="4028"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7C0DB7E2" w14:textId="77777777" w:rsidR="00743B95" w:rsidRDefault="00890E0E">
            <w:pPr>
              <w:pStyle w:val="Tableheader"/>
              <w:ind w:left="144" w:right="144"/>
            </w:pPr>
            <w:r>
              <w:t>Objective Name</w:t>
            </w:r>
          </w:p>
        </w:tc>
        <w:tc>
          <w:tcPr>
            <w:tcW w:w="4962"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35545FF9" w14:textId="77777777" w:rsidR="00743B95" w:rsidRDefault="00890E0E">
            <w:pPr>
              <w:pStyle w:val="Tableheader"/>
              <w:ind w:left="144" w:right="144"/>
            </w:pPr>
            <w:r>
              <w:t>SPD coverage</w:t>
            </w:r>
          </w:p>
        </w:tc>
      </w:tr>
      <w:tr w:rsidR="00743B95" w14:paraId="05FE0BAB" w14:textId="77777777">
        <w:trPr>
          <w:cantSplit/>
        </w:trPr>
        <w:tc>
          <w:tcPr>
            <w:tcW w:w="4028" w:type="dxa"/>
            <w:tcBorders>
              <w:top w:val="single" w:sz="4" w:space="0" w:color="000000"/>
              <w:left w:val="single" w:sz="4" w:space="0" w:color="000000"/>
              <w:bottom w:val="single" w:sz="4" w:space="0" w:color="000000"/>
              <w:right w:val="single" w:sz="4" w:space="0" w:color="000000"/>
            </w:tcBorders>
          </w:tcPr>
          <w:p w14:paraId="78AA1162" w14:textId="77777777" w:rsidR="00743B95" w:rsidRDefault="00890E0E">
            <w:pPr>
              <w:pStyle w:val="TableEntry"/>
              <w:ind w:left="144" w:right="144"/>
            </w:pPr>
            <w:r>
              <w:t>O.ADMIN_ROLE</w:t>
            </w:r>
          </w:p>
        </w:tc>
        <w:tc>
          <w:tcPr>
            <w:tcW w:w="4962" w:type="dxa"/>
            <w:tcBorders>
              <w:top w:val="single" w:sz="4" w:space="0" w:color="000000"/>
              <w:left w:val="single" w:sz="4" w:space="0" w:color="000000"/>
              <w:bottom w:val="single" w:sz="4" w:space="0" w:color="000000"/>
              <w:right w:val="single" w:sz="4" w:space="0" w:color="000000"/>
            </w:tcBorders>
          </w:tcPr>
          <w:p w14:paraId="2F69CC2C" w14:textId="77777777" w:rsidR="00743B95" w:rsidRDefault="00890E0E">
            <w:pPr>
              <w:pStyle w:val="TableEntry"/>
              <w:ind w:left="144" w:right="144"/>
            </w:pPr>
            <w:r>
              <w:t xml:space="preserve">P.ACCOUNTABILITY </w:t>
            </w:r>
          </w:p>
          <w:p w14:paraId="08CA84D6" w14:textId="77777777" w:rsidR="00743B95" w:rsidRDefault="00890E0E">
            <w:pPr>
              <w:pStyle w:val="TableEntry"/>
              <w:ind w:left="144" w:right="144"/>
            </w:pPr>
            <w:r>
              <w:t xml:space="preserve">P.ROLES </w:t>
            </w:r>
          </w:p>
          <w:p w14:paraId="5C56B8D8" w14:textId="77777777" w:rsidR="00743B95" w:rsidRDefault="00890E0E">
            <w:pPr>
              <w:pStyle w:val="TableEntry"/>
              <w:ind w:left="144" w:right="144"/>
            </w:pPr>
            <w:r>
              <w:t>T.ACCESS_TSFFUNC</w:t>
            </w:r>
          </w:p>
        </w:tc>
      </w:tr>
      <w:tr w:rsidR="00743B95" w14:paraId="3BBE1F30" w14:textId="77777777">
        <w:trPr>
          <w:cantSplit/>
        </w:trPr>
        <w:tc>
          <w:tcPr>
            <w:tcW w:w="4028" w:type="dxa"/>
            <w:tcBorders>
              <w:top w:val="single" w:sz="4" w:space="0" w:color="000000"/>
              <w:left w:val="single" w:sz="4" w:space="0" w:color="000000"/>
              <w:bottom w:val="single" w:sz="4" w:space="0" w:color="000000"/>
              <w:right w:val="single" w:sz="4" w:space="0" w:color="000000"/>
            </w:tcBorders>
          </w:tcPr>
          <w:p w14:paraId="7E124063" w14:textId="77777777" w:rsidR="00743B95" w:rsidRDefault="00890E0E">
            <w:pPr>
              <w:pStyle w:val="TableEntry"/>
              <w:ind w:left="144" w:right="144"/>
            </w:pPr>
            <w:r>
              <w:t>O.AUDIT_GENERATION</w:t>
            </w:r>
          </w:p>
        </w:tc>
        <w:tc>
          <w:tcPr>
            <w:tcW w:w="4962" w:type="dxa"/>
            <w:tcBorders>
              <w:top w:val="single" w:sz="4" w:space="0" w:color="000000"/>
              <w:left w:val="single" w:sz="4" w:space="0" w:color="000000"/>
              <w:bottom w:val="single" w:sz="4" w:space="0" w:color="000000"/>
              <w:right w:val="single" w:sz="4" w:space="0" w:color="000000"/>
            </w:tcBorders>
          </w:tcPr>
          <w:p w14:paraId="1D3D08AF" w14:textId="77777777" w:rsidR="00743B95" w:rsidRDefault="00890E0E">
            <w:pPr>
              <w:pStyle w:val="TableEntry"/>
              <w:ind w:left="144" w:right="144"/>
            </w:pPr>
            <w:r>
              <w:t xml:space="preserve">P.ACCOUNTABILITY </w:t>
            </w:r>
          </w:p>
          <w:p w14:paraId="4982D8A5" w14:textId="77777777" w:rsidR="00743B95" w:rsidRDefault="00743B95">
            <w:pPr>
              <w:pStyle w:val="TableEntry"/>
              <w:ind w:left="144" w:right="144"/>
            </w:pPr>
          </w:p>
        </w:tc>
      </w:tr>
      <w:tr w:rsidR="00743B95" w14:paraId="2EF3498D" w14:textId="77777777">
        <w:trPr>
          <w:cantSplit/>
        </w:trPr>
        <w:tc>
          <w:tcPr>
            <w:tcW w:w="4028" w:type="dxa"/>
            <w:tcBorders>
              <w:top w:val="single" w:sz="4" w:space="0" w:color="000000"/>
              <w:left w:val="single" w:sz="4" w:space="0" w:color="000000"/>
              <w:bottom w:val="single" w:sz="4" w:space="0" w:color="000000"/>
              <w:right w:val="single" w:sz="4" w:space="0" w:color="000000"/>
            </w:tcBorders>
          </w:tcPr>
          <w:p w14:paraId="07BF47D6" w14:textId="77777777" w:rsidR="00743B95" w:rsidRDefault="00890E0E">
            <w:pPr>
              <w:pStyle w:val="TableEntry"/>
              <w:ind w:left="144" w:right="144"/>
            </w:pPr>
            <w:r>
              <w:t>O.DISCRETIONARY_ACCESS</w:t>
            </w:r>
          </w:p>
        </w:tc>
        <w:tc>
          <w:tcPr>
            <w:tcW w:w="4962" w:type="dxa"/>
            <w:tcBorders>
              <w:top w:val="single" w:sz="4" w:space="0" w:color="000000"/>
              <w:left w:val="single" w:sz="4" w:space="0" w:color="000000"/>
              <w:bottom w:val="single" w:sz="4" w:space="0" w:color="000000"/>
              <w:right w:val="single" w:sz="4" w:space="0" w:color="000000"/>
            </w:tcBorders>
          </w:tcPr>
          <w:p w14:paraId="50339696" w14:textId="77777777" w:rsidR="00743B95" w:rsidRDefault="00890E0E">
            <w:pPr>
              <w:pStyle w:val="TableEntry"/>
              <w:ind w:left="144" w:right="144"/>
            </w:pPr>
            <w:r>
              <w:t>T.IA_USER</w:t>
            </w:r>
          </w:p>
          <w:p w14:paraId="6624DB05" w14:textId="77777777" w:rsidR="00743B95" w:rsidRDefault="00890E0E">
            <w:pPr>
              <w:pStyle w:val="TableEntry"/>
              <w:ind w:left="144" w:right="144"/>
            </w:pPr>
            <w:r>
              <w:t>T.UNAUTHORIZED_ACCESS</w:t>
            </w:r>
          </w:p>
        </w:tc>
      </w:tr>
      <w:tr w:rsidR="00743B95" w14:paraId="50BE6E59" w14:textId="77777777">
        <w:trPr>
          <w:cantSplit/>
        </w:trPr>
        <w:tc>
          <w:tcPr>
            <w:tcW w:w="4028" w:type="dxa"/>
            <w:tcBorders>
              <w:top w:val="single" w:sz="4" w:space="0" w:color="000000"/>
              <w:left w:val="single" w:sz="4" w:space="0" w:color="000000"/>
              <w:bottom w:val="single" w:sz="4" w:space="0" w:color="000000"/>
              <w:right w:val="single" w:sz="4" w:space="0" w:color="000000"/>
            </w:tcBorders>
          </w:tcPr>
          <w:p w14:paraId="46596DEE" w14:textId="77777777" w:rsidR="00743B95" w:rsidRDefault="00890E0E">
            <w:pPr>
              <w:pStyle w:val="TableEntry"/>
              <w:ind w:left="144" w:right="144"/>
            </w:pPr>
            <w:r>
              <w:t>O.I&amp;A</w:t>
            </w:r>
          </w:p>
        </w:tc>
        <w:tc>
          <w:tcPr>
            <w:tcW w:w="4962" w:type="dxa"/>
            <w:tcBorders>
              <w:top w:val="single" w:sz="4" w:space="0" w:color="000000"/>
              <w:left w:val="single" w:sz="4" w:space="0" w:color="000000"/>
              <w:bottom w:val="single" w:sz="4" w:space="0" w:color="000000"/>
              <w:right w:val="single" w:sz="4" w:space="0" w:color="000000"/>
            </w:tcBorders>
          </w:tcPr>
          <w:p w14:paraId="6FDB16C7" w14:textId="77777777" w:rsidR="00743B95" w:rsidRDefault="00890E0E">
            <w:pPr>
              <w:pStyle w:val="TableEntry"/>
              <w:ind w:left="144" w:right="144"/>
            </w:pPr>
            <w:r>
              <w:t>P.ACCOUNTABILITY</w:t>
            </w:r>
          </w:p>
          <w:p w14:paraId="4305CFE5" w14:textId="77777777" w:rsidR="00743B95" w:rsidRDefault="00890E0E">
            <w:pPr>
              <w:pStyle w:val="TableEntry"/>
              <w:ind w:left="144" w:right="144"/>
            </w:pPr>
            <w:r>
              <w:t>T.ACCESS_TSFFUNC</w:t>
            </w:r>
          </w:p>
          <w:p w14:paraId="51056AEB" w14:textId="77777777" w:rsidR="00743B95" w:rsidRDefault="00890E0E">
            <w:pPr>
              <w:pStyle w:val="TableEntry"/>
              <w:ind w:left="144" w:right="144"/>
            </w:pPr>
            <w:r>
              <w:t>T.ACCESS_TSFDATA</w:t>
            </w:r>
          </w:p>
          <w:p w14:paraId="57E39455" w14:textId="77777777" w:rsidR="00743B95" w:rsidRDefault="00890E0E">
            <w:pPr>
              <w:pStyle w:val="TableEntry"/>
              <w:ind w:left="144" w:right="144"/>
            </w:pPr>
            <w:r>
              <w:t>T.IA_USER</w:t>
            </w:r>
          </w:p>
        </w:tc>
      </w:tr>
      <w:tr w:rsidR="00743B95" w14:paraId="70F40CAE" w14:textId="77777777">
        <w:trPr>
          <w:cantSplit/>
        </w:trPr>
        <w:tc>
          <w:tcPr>
            <w:tcW w:w="4028" w:type="dxa"/>
            <w:tcBorders>
              <w:top w:val="single" w:sz="4" w:space="0" w:color="000000"/>
              <w:left w:val="single" w:sz="4" w:space="0" w:color="000000"/>
              <w:bottom w:val="single" w:sz="4" w:space="0" w:color="000000"/>
              <w:right w:val="single" w:sz="4" w:space="0" w:color="000000"/>
            </w:tcBorders>
          </w:tcPr>
          <w:p w14:paraId="349C34A2" w14:textId="77777777" w:rsidR="00743B95" w:rsidRDefault="00890E0E">
            <w:pPr>
              <w:pStyle w:val="TableEntry"/>
              <w:ind w:left="144" w:right="144"/>
            </w:pPr>
            <w:r>
              <w:t>O.MANAGE</w:t>
            </w:r>
          </w:p>
        </w:tc>
        <w:tc>
          <w:tcPr>
            <w:tcW w:w="4962" w:type="dxa"/>
            <w:tcBorders>
              <w:top w:val="single" w:sz="4" w:space="0" w:color="000000"/>
              <w:left w:val="single" w:sz="4" w:space="0" w:color="000000"/>
              <w:bottom w:val="single" w:sz="4" w:space="0" w:color="000000"/>
              <w:right w:val="single" w:sz="4" w:space="0" w:color="000000"/>
            </w:tcBorders>
          </w:tcPr>
          <w:p w14:paraId="679BFEB2" w14:textId="77777777" w:rsidR="00743B95" w:rsidRDefault="00890E0E">
            <w:pPr>
              <w:pStyle w:val="TableEntry"/>
              <w:ind w:left="144" w:right="144"/>
            </w:pPr>
            <w:r>
              <w:t xml:space="preserve">P.USER </w:t>
            </w:r>
          </w:p>
          <w:p w14:paraId="6686D651" w14:textId="77777777" w:rsidR="00743B95" w:rsidRDefault="00890E0E">
            <w:pPr>
              <w:pStyle w:val="TableEntry"/>
              <w:ind w:left="144" w:right="144"/>
            </w:pPr>
            <w:r>
              <w:t>T.ACCESS_TSFDATA</w:t>
            </w:r>
          </w:p>
          <w:p w14:paraId="5DD8D198" w14:textId="77777777" w:rsidR="00743B95" w:rsidRDefault="00890E0E">
            <w:pPr>
              <w:pStyle w:val="TableEntry"/>
              <w:ind w:left="144" w:right="144"/>
            </w:pPr>
            <w:r>
              <w:t>T.ACCESS_TSFFUNC</w:t>
            </w:r>
          </w:p>
          <w:p w14:paraId="61ED8AD6" w14:textId="77777777" w:rsidR="00743B95" w:rsidRDefault="00890E0E">
            <w:pPr>
              <w:pStyle w:val="TableEntry"/>
              <w:ind w:left="144" w:right="144"/>
            </w:pPr>
            <w:r>
              <w:t>T.UNAUTHORIZED_ACCESS</w:t>
            </w:r>
          </w:p>
        </w:tc>
      </w:tr>
      <w:tr w:rsidR="00743B95" w14:paraId="3BCEE4D2" w14:textId="77777777">
        <w:trPr>
          <w:cantSplit/>
          <w:trHeight w:val="717"/>
        </w:trPr>
        <w:tc>
          <w:tcPr>
            <w:tcW w:w="4028" w:type="dxa"/>
            <w:tcBorders>
              <w:top w:val="single" w:sz="4" w:space="0" w:color="000000"/>
              <w:left w:val="single" w:sz="4" w:space="0" w:color="000000"/>
              <w:bottom w:val="single" w:sz="4" w:space="0" w:color="000000"/>
              <w:right w:val="single" w:sz="4" w:space="0" w:color="000000"/>
            </w:tcBorders>
          </w:tcPr>
          <w:p w14:paraId="5D97605A" w14:textId="77777777" w:rsidR="00743B95" w:rsidRDefault="00890E0E">
            <w:pPr>
              <w:pStyle w:val="TableEntry"/>
              <w:ind w:left="144" w:right="144"/>
            </w:pPr>
            <w:r>
              <w:t>O.RESIDUAL_INFORMATION</w:t>
            </w:r>
          </w:p>
        </w:tc>
        <w:tc>
          <w:tcPr>
            <w:tcW w:w="4962" w:type="dxa"/>
            <w:tcBorders>
              <w:top w:val="single" w:sz="4" w:space="0" w:color="000000"/>
              <w:left w:val="single" w:sz="4" w:space="0" w:color="000000"/>
              <w:bottom w:val="single" w:sz="4" w:space="0" w:color="000000"/>
              <w:right w:val="single" w:sz="4" w:space="0" w:color="000000"/>
            </w:tcBorders>
          </w:tcPr>
          <w:p w14:paraId="13584154" w14:textId="77777777" w:rsidR="00743B95" w:rsidRDefault="00890E0E">
            <w:pPr>
              <w:pStyle w:val="TableEntry"/>
              <w:ind w:left="144" w:right="144"/>
            </w:pPr>
            <w:r>
              <w:t>T.RESIDUAL_DATA</w:t>
            </w:r>
          </w:p>
        </w:tc>
      </w:tr>
      <w:tr w:rsidR="00743B95" w14:paraId="64CFC4E9" w14:textId="77777777">
        <w:trPr>
          <w:cantSplit/>
          <w:trHeight w:val="2112"/>
        </w:trPr>
        <w:tc>
          <w:tcPr>
            <w:tcW w:w="4028" w:type="dxa"/>
            <w:tcBorders>
              <w:top w:val="single" w:sz="4" w:space="0" w:color="000000"/>
              <w:left w:val="single" w:sz="4" w:space="0" w:color="000000"/>
              <w:bottom w:val="single" w:sz="4" w:space="0" w:color="000000"/>
              <w:right w:val="single" w:sz="4" w:space="0" w:color="000000"/>
            </w:tcBorders>
          </w:tcPr>
          <w:p w14:paraId="0B2D13B3" w14:textId="77777777" w:rsidR="00743B95" w:rsidRDefault="00890E0E">
            <w:pPr>
              <w:pStyle w:val="TableEntry"/>
              <w:ind w:left="144" w:right="144"/>
            </w:pPr>
            <w:r>
              <w:t>O.TOE_ACCESS</w:t>
            </w:r>
          </w:p>
        </w:tc>
        <w:tc>
          <w:tcPr>
            <w:tcW w:w="4962" w:type="dxa"/>
            <w:tcBorders>
              <w:top w:val="single" w:sz="4" w:space="0" w:color="000000"/>
              <w:left w:val="single" w:sz="4" w:space="0" w:color="000000"/>
              <w:bottom w:val="single" w:sz="4" w:space="0" w:color="000000"/>
              <w:right w:val="single" w:sz="4" w:space="0" w:color="000000"/>
            </w:tcBorders>
          </w:tcPr>
          <w:p w14:paraId="5B597179" w14:textId="77777777" w:rsidR="00743B95" w:rsidRDefault="00890E0E">
            <w:pPr>
              <w:pStyle w:val="TableEntry"/>
              <w:ind w:left="144" w:right="144"/>
            </w:pPr>
            <w:r>
              <w:t>P.ACCOUNTABILITY</w:t>
            </w:r>
          </w:p>
          <w:p w14:paraId="116318AF" w14:textId="77777777" w:rsidR="00743B95" w:rsidRDefault="00890E0E">
            <w:pPr>
              <w:pStyle w:val="TableEntry"/>
              <w:ind w:left="144" w:right="144"/>
            </w:pPr>
            <w:r>
              <w:t>P.ROLES</w:t>
            </w:r>
          </w:p>
          <w:p w14:paraId="21B6B05E" w14:textId="77777777" w:rsidR="00743B95" w:rsidRDefault="00890E0E">
            <w:pPr>
              <w:pStyle w:val="TableEntry"/>
              <w:ind w:left="144" w:right="144"/>
            </w:pPr>
            <w:r>
              <w:t>P.USER</w:t>
            </w:r>
          </w:p>
          <w:p w14:paraId="7898C1DD" w14:textId="77777777" w:rsidR="00743B95" w:rsidRDefault="00890E0E">
            <w:pPr>
              <w:pStyle w:val="TableEntry"/>
              <w:ind w:left="144" w:right="144"/>
            </w:pPr>
            <w:r>
              <w:t>T.ACCESS_TSFDATA</w:t>
            </w:r>
          </w:p>
          <w:p w14:paraId="17523293" w14:textId="77777777" w:rsidR="00743B95" w:rsidRDefault="00890E0E">
            <w:pPr>
              <w:pStyle w:val="TableEntry"/>
              <w:ind w:left="144" w:right="144"/>
            </w:pPr>
            <w:r>
              <w:t xml:space="preserve">T.ACCESS_TSFFUNC </w:t>
            </w:r>
          </w:p>
          <w:p w14:paraId="476AEB79" w14:textId="77777777" w:rsidR="00743B95" w:rsidRDefault="00890E0E">
            <w:pPr>
              <w:pStyle w:val="TableEntry"/>
              <w:ind w:left="144" w:right="144"/>
            </w:pPr>
            <w:r>
              <w:t>T.IA_USER</w:t>
            </w:r>
          </w:p>
          <w:p w14:paraId="6BD85207" w14:textId="77777777" w:rsidR="00743B95" w:rsidRDefault="00890E0E">
            <w:pPr>
              <w:pStyle w:val="TableEntry"/>
              <w:ind w:left="144" w:right="144"/>
            </w:pPr>
            <w:r>
              <w:t>T.UNAUTHORIZED_ACCESS</w:t>
            </w:r>
            <w:r>
              <w:br/>
            </w:r>
          </w:p>
        </w:tc>
      </w:tr>
    </w:tbl>
    <w:p w14:paraId="11C20DEB" w14:textId="77777777" w:rsidR="00743B95" w:rsidRDefault="00890E0E">
      <w:pPr>
        <w:spacing w:after="0"/>
        <w:rPr>
          <w:rFonts w:eastAsia="Arial"/>
          <w:b/>
          <w:color w:val="1F497D"/>
          <w:spacing w:val="-2"/>
        </w:rPr>
      </w:pPr>
      <w:bookmarkStart w:id="1190" w:name="_Toc400117683"/>
      <w:bookmarkEnd w:id="1190"/>
      <w:r>
        <w:br w:type="page" w:clear="all"/>
      </w:r>
    </w:p>
    <w:p w14:paraId="5C9C99BB" w14:textId="77777777" w:rsidR="00743B95" w:rsidRDefault="00890E0E">
      <w:pPr>
        <w:pStyle w:val="A2"/>
      </w:pPr>
      <w:bookmarkStart w:id="1191" w:name="_Toc400366054"/>
      <w:bookmarkStart w:id="1192" w:name="_Toc400368334"/>
      <w:bookmarkStart w:id="1193" w:name="_Toc400336950"/>
      <w:bookmarkStart w:id="1194" w:name="_Toc400166919"/>
      <w:bookmarkStart w:id="1195" w:name="_Toc400366055"/>
      <w:bookmarkStart w:id="1196" w:name="_Toc400374101"/>
      <w:bookmarkStart w:id="1197" w:name="_Toc400368333"/>
      <w:bookmarkStart w:id="1198" w:name="_Toc400368661"/>
      <w:bookmarkStart w:id="1199" w:name="_Toc400368659"/>
      <w:bookmarkStart w:id="1200" w:name="_Toc400366096"/>
      <w:bookmarkStart w:id="1201" w:name="_Toc400374102"/>
      <w:bookmarkStart w:id="1202" w:name="_Toc400368374"/>
      <w:bookmarkStart w:id="1203" w:name="_Toc400344712"/>
      <w:bookmarkStart w:id="1204" w:name="_Toc400374100"/>
      <w:bookmarkStart w:id="1205" w:name="_Toc400368660"/>
      <w:bookmarkStart w:id="1206" w:name="_Toc400368701"/>
      <w:bookmarkStart w:id="1207" w:name="_Toc400366056"/>
      <w:bookmarkStart w:id="1208" w:name="_Toc400368332"/>
      <w:bookmarkStart w:id="1209" w:name="_Toc400374142"/>
      <w:bookmarkStart w:id="1210" w:name="_Toc414629381"/>
      <w:bookmarkStart w:id="1211" w:name="_Toc463431616"/>
      <w:bookmarkStart w:id="1212" w:name="_Toc402957398"/>
      <w:bookmarkStart w:id="1213" w:name="_Toc197502166"/>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r>
        <w:lastRenderedPageBreak/>
        <w:t>Rationale for TOE Security Objectives</w:t>
      </w:r>
      <w:bookmarkEnd w:id="1210"/>
      <w:bookmarkEnd w:id="1211"/>
      <w:bookmarkEnd w:id="1212"/>
      <w:bookmarkEnd w:id="1213"/>
    </w:p>
    <w:p w14:paraId="7EC27EF6" w14:textId="77777777" w:rsidR="00743B95" w:rsidRDefault="00890E0E">
      <w:r>
        <w:t>The table below gives the rationale for the TOE security objectives.</w:t>
      </w:r>
    </w:p>
    <w:p w14:paraId="068D9004" w14:textId="77777777" w:rsidR="00743B95" w:rsidRDefault="00890E0E">
      <w:pPr>
        <w:pStyle w:val="Caption"/>
        <w:outlineLvl w:val="0"/>
      </w:pPr>
      <w:bookmarkStart w:id="1214" w:name="_Toc121810979"/>
      <w:bookmarkStart w:id="1215" w:name="_Toc429567153"/>
      <w:bookmarkStart w:id="1216" w:name="_Toc402964568"/>
      <w:r>
        <w:t xml:space="preserve">Table </w:t>
      </w:r>
      <w:r>
        <w:fldChar w:fldCharType="begin"/>
      </w:r>
      <w:r>
        <w:instrText xml:space="preserve">SEQ Table \* ARABIC </w:instrText>
      </w:r>
      <w:r>
        <w:fldChar w:fldCharType="separate"/>
      </w:r>
      <w:r>
        <w:t>7</w:t>
      </w:r>
      <w:r>
        <w:fldChar w:fldCharType="end"/>
      </w:r>
      <w:r>
        <w:t>: Rationale for the TOE Security Objectives</w:t>
      </w:r>
      <w:bookmarkEnd w:id="1214"/>
      <w:bookmarkEnd w:id="1215"/>
      <w:bookmarkEnd w:id="1216"/>
    </w:p>
    <w:tbl>
      <w:tblPr>
        <w:tblW w:w="92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50"/>
        <w:gridCol w:w="3357"/>
        <w:gridCol w:w="3601"/>
      </w:tblGrid>
      <w:tr w:rsidR="00743B95" w14:paraId="26A963BD" w14:textId="77777777">
        <w:trPr>
          <w:cantSplit/>
          <w:trHeight w:val="576"/>
          <w:tblHeader/>
          <w:jc w:val="center"/>
        </w:trPr>
        <w:tc>
          <w:tcPr>
            <w:tcW w:w="2250" w:type="dxa"/>
            <w:shd w:val="clear" w:color="auto" w:fill="D6E3BC" w:themeFill="accent3" w:themeFillTint="66"/>
          </w:tcPr>
          <w:p w14:paraId="7FDAAB9C" w14:textId="77777777" w:rsidR="00743B95" w:rsidRDefault="00890E0E">
            <w:pPr>
              <w:pStyle w:val="Tableheader"/>
              <w:ind w:left="144" w:right="144"/>
            </w:pPr>
            <w:r>
              <w:t>Threat/Policy</w:t>
            </w:r>
          </w:p>
        </w:tc>
        <w:tc>
          <w:tcPr>
            <w:tcW w:w="3357" w:type="dxa"/>
            <w:shd w:val="clear" w:color="auto" w:fill="D6E3BC" w:themeFill="accent3" w:themeFillTint="66"/>
          </w:tcPr>
          <w:p w14:paraId="02F68ECA" w14:textId="77777777" w:rsidR="00743B95" w:rsidRDefault="00890E0E">
            <w:pPr>
              <w:pStyle w:val="Tableheader"/>
              <w:ind w:left="144" w:right="144"/>
            </w:pPr>
            <w:r>
              <w:t>TOE Security Objectives Addressing the Threat/Policy</w:t>
            </w:r>
          </w:p>
        </w:tc>
        <w:tc>
          <w:tcPr>
            <w:tcW w:w="3601" w:type="dxa"/>
            <w:shd w:val="clear" w:color="auto" w:fill="D6E3BC" w:themeFill="accent3" w:themeFillTint="66"/>
          </w:tcPr>
          <w:p w14:paraId="47D08C76" w14:textId="77777777" w:rsidR="00743B95" w:rsidRDefault="00890E0E">
            <w:pPr>
              <w:pStyle w:val="Tableheader"/>
              <w:ind w:left="144" w:right="144"/>
            </w:pPr>
            <w:r>
              <w:t>Rationale</w:t>
            </w:r>
          </w:p>
        </w:tc>
      </w:tr>
      <w:tr w:rsidR="00743B95" w14:paraId="5BC65C90" w14:textId="77777777">
        <w:trPr>
          <w:cantSplit/>
          <w:trHeight w:val="1407"/>
          <w:jc w:val="center"/>
        </w:trPr>
        <w:tc>
          <w:tcPr>
            <w:tcW w:w="2250" w:type="dxa"/>
            <w:vMerge w:val="restart"/>
          </w:tcPr>
          <w:p w14:paraId="4B63FE1C" w14:textId="77777777" w:rsidR="00743B95" w:rsidRDefault="00890E0E">
            <w:pPr>
              <w:pStyle w:val="TableEntry"/>
              <w:ind w:left="144" w:right="144"/>
            </w:pPr>
            <w:r>
              <w:t>P.ACCOUNTABILITY</w:t>
            </w:r>
          </w:p>
          <w:p w14:paraId="561857B4" w14:textId="77777777" w:rsidR="00743B95" w:rsidRDefault="00890E0E">
            <w:pPr>
              <w:pStyle w:val="TableEntry"/>
              <w:ind w:left="144" w:right="144"/>
            </w:pPr>
            <w:r>
              <w:t>The authorized users of the TOE shall be held accountable for their actions within the TOE.</w:t>
            </w:r>
          </w:p>
        </w:tc>
        <w:tc>
          <w:tcPr>
            <w:tcW w:w="3357" w:type="dxa"/>
          </w:tcPr>
          <w:p w14:paraId="7EE984EE" w14:textId="77777777" w:rsidR="00743B95" w:rsidRDefault="00890E0E">
            <w:pPr>
              <w:pStyle w:val="TableEntry"/>
              <w:ind w:left="144" w:right="144"/>
            </w:pPr>
            <w:r>
              <w:t>O.ADMIN_ROLE</w:t>
            </w:r>
          </w:p>
          <w:p w14:paraId="5F9D97EB" w14:textId="77777777" w:rsidR="00743B95" w:rsidRDefault="00890E0E">
            <w:pPr>
              <w:pStyle w:val="TableEntry"/>
              <w:ind w:left="144" w:right="144"/>
            </w:pPr>
            <w:r>
              <w:t>The TOE shall provide roles that allow only authorized users to have access to administrative privileges that are specific to the role.</w:t>
            </w:r>
          </w:p>
        </w:tc>
        <w:tc>
          <w:tcPr>
            <w:tcW w:w="3601" w:type="dxa"/>
          </w:tcPr>
          <w:p w14:paraId="3BD9FD25" w14:textId="77777777" w:rsidR="00743B95" w:rsidRDefault="00890E0E">
            <w:pPr>
              <w:pStyle w:val="TableEntry"/>
              <w:ind w:left="144" w:right="144"/>
            </w:pPr>
            <w:r>
              <w:t>O.ADMIN_ROLE</w:t>
            </w:r>
          </w:p>
          <w:p w14:paraId="34D14810" w14:textId="77777777" w:rsidR="00743B95" w:rsidRDefault="00890E0E">
            <w:pPr>
              <w:pStyle w:val="TableEntry"/>
              <w:ind w:left="144" w:right="144"/>
            </w:pPr>
            <w:r>
              <w:t>supports this policy by ensuring that the TOE provides a means of granting authorized administrators the privileges needed for secure administration.</w:t>
            </w:r>
          </w:p>
        </w:tc>
      </w:tr>
      <w:tr w:rsidR="00743B95" w14:paraId="1C31A0A5" w14:textId="77777777">
        <w:trPr>
          <w:cantSplit/>
          <w:trHeight w:val="1227"/>
          <w:jc w:val="center"/>
        </w:trPr>
        <w:tc>
          <w:tcPr>
            <w:tcW w:w="2250" w:type="dxa"/>
            <w:vMerge/>
          </w:tcPr>
          <w:p w14:paraId="63D9D67A" w14:textId="77777777" w:rsidR="00743B95" w:rsidRDefault="00743B95">
            <w:pPr>
              <w:pStyle w:val="TableEntry"/>
              <w:ind w:left="144" w:right="144"/>
            </w:pPr>
          </w:p>
        </w:tc>
        <w:tc>
          <w:tcPr>
            <w:tcW w:w="3357" w:type="dxa"/>
          </w:tcPr>
          <w:p w14:paraId="3706022D" w14:textId="77777777" w:rsidR="00743B95" w:rsidRDefault="00890E0E">
            <w:pPr>
              <w:pStyle w:val="TableEntry"/>
              <w:ind w:left="144" w:right="144"/>
            </w:pPr>
            <w:r>
              <w:t>O.AUDIT_GENERATION</w:t>
            </w:r>
          </w:p>
          <w:p w14:paraId="7C8E5BD9" w14:textId="77777777" w:rsidR="00743B95" w:rsidRDefault="00890E0E">
            <w:pPr>
              <w:pStyle w:val="TableEntry"/>
              <w:ind w:left="144" w:right="144"/>
            </w:pPr>
            <w:r>
              <w:t>The TOE shall provide the capability to generate records of security relevant events associated with users.</w:t>
            </w:r>
          </w:p>
        </w:tc>
        <w:tc>
          <w:tcPr>
            <w:tcW w:w="3601" w:type="dxa"/>
          </w:tcPr>
          <w:p w14:paraId="7C669C6C" w14:textId="77777777" w:rsidR="00743B95" w:rsidRDefault="00890E0E">
            <w:pPr>
              <w:pStyle w:val="TableEntry"/>
              <w:ind w:left="144" w:right="144"/>
            </w:pPr>
            <w:r>
              <w:t>O.AUDIT_GENERATION</w:t>
            </w:r>
          </w:p>
          <w:p w14:paraId="078BE089" w14:textId="77777777" w:rsidR="00743B95" w:rsidRDefault="00890E0E">
            <w:pPr>
              <w:pStyle w:val="TableEntry"/>
              <w:ind w:left="144" w:right="144"/>
            </w:pPr>
            <w:r>
              <w:t>supports this policy by ensuring that audit records are generated to enable accountability.</w:t>
            </w:r>
          </w:p>
        </w:tc>
      </w:tr>
      <w:tr w:rsidR="00743B95" w14:paraId="34624C64" w14:textId="77777777">
        <w:trPr>
          <w:cantSplit/>
          <w:trHeight w:val="1434"/>
          <w:jc w:val="center"/>
        </w:trPr>
        <w:tc>
          <w:tcPr>
            <w:tcW w:w="2250" w:type="dxa"/>
            <w:vMerge/>
          </w:tcPr>
          <w:p w14:paraId="36EC883F" w14:textId="77777777" w:rsidR="00743B95" w:rsidRDefault="00743B95">
            <w:pPr>
              <w:pStyle w:val="TableEntry"/>
              <w:ind w:left="144" w:right="144"/>
            </w:pPr>
          </w:p>
        </w:tc>
        <w:tc>
          <w:tcPr>
            <w:tcW w:w="3357" w:type="dxa"/>
          </w:tcPr>
          <w:p w14:paraId="2B33BC78" w14:textId="77777777" w:rsidR="00743B95" w:rsidRDefault="00890E0E">
            <w:pPr>
              <w:pStyle w:val="TableEntry"/>
              <w:ind w:left="144" w:right="144"/>
            </w:pPr>
            <w:r>
              <w:t xml:space="preserve">O.I&amp;A </w:t>
            </w:r>
          </w:p>
          <w:p w14:paraId="7AD20A6D" w14:textId="77777777" w:rsidR="00743B95" w:rsidRDefault="00890E0E">
            <w:pPr>
              <w:pStyle w:val="TableEntry"/>
              <w:ind w:left="144" w:right="144"/>
            </w:pPr>
            <w:r>
              <w:t>The TOE shall ensure that users are authenticated before the TOE processes any actions that require authentication.</w:t>
            </w:r>
          </w:p>
        </w:tc>
        <w:tc>
          <w:tcPr>
            <w:tcW w:w="3601" w:type="dxa"/>
          </w:tcPr>
          <w:p w14:paraId="66E6F8B2" w14:textId="77777777" w:rsidR="00743B95" w:rsidRDefault="00890E0E">
            <w:pPr>
              <w:pStyle w:val="TableEntry"/>
              <w:ind w:left="144" w:right="144"/>
            </w:pPr>
            <w:r>
              <w:t xml:space="preserve">O.I&amp;A </w:t>
            </w:r>
          </w:p>
          <w:p w14:paraId="45DFC3AB" w14:textId="77777777" w:rsidR="00743B95" w:rsidRDefault="00890E0E">
            <w:pPr>
              <w:pStyle w:val="TableEntry"/>
              <w:ind w:left="144" w:right="144"/>
            </w:pPr>
            <w:r>
              <w:t>supports this policy by requiring that each entity interacting with the TOE is properly identified and authenticated before allowing any action.</w:t>
            </w:r>
          </w:p>
        </w:tc>
      </w:tr>
      <w:tr w:rsidR="00743B95" w14:paraId="5D5770BC" w14:textId="77777777">
        <w:trPr>
          <w:cantSplit/>
          <w:trHeight w:val="1254"/>
          <w:jc w:val="center"/>
        </w:trPr>
        <w:tc>
          <w:tcPr>
            <w:tcW w:w="2250" w:type="dxa"/>
            <w:vMerge/>
          </w:tcPr>
          <w:p w14:paraId="3A1966EE" w14:textId="77777777" w:rsidR="00743B95" w:rsidRDefault="00743B95">
            <w:pPr>
              <w:pStyle w:val="TableEntry"/>
              <w:ind w:left="144" w:right="144"/>
            </w:pPr>
          </w:p>
        </w:tc>
        <w:tc>
          <w:tcPr>
            <w:tcW w:w="3357" w:type="dxa"/>
          </w:tcPr>
          <w:p w14:paraId="7B8E80B0" w14:textId="77777777" w:rsidR="00743B95" w:rsidRDefault="00890E0E">
            <w:pPr>
              <w:pStyle w:val="TableEntry"/>
              <w:ind w:left="144" w:right="144"/>
            </w:pPr>
            <w:r>
              <w:t>O.TOE_ACCESS</w:t>
            </w:r>
          </w:p>
          <w:p w14:paraId="24EBE40A" w14:textId="77777777" w:rsidR="00743B95" w:rsidRDefault="00890E0E">
            <w:pPr>
              <w:pStyle w:val="TableEntry"/>
              <w:ind w:left="144" w:right="144"/>
            </w:pPr>
            <w:r>
              <w:t>The TOE shall provide mechanisms that control a user's logical access to user data and to the TSF.</w:t>
            </w:r>
          </w:p>
        </w:tc>
        <w:tc>
          <w:tcPr>
            <w:tcW w:w="3601" w:type="dxa"/>
          </w:tcPr>
          <w:p w14:paraId="0898101B" w14:textId="77777777" w:rsidR="00743B95" w:rsidRDefault="00890E0E">
            <w:pPr>
              <w:pStyle w:val="TableEntry"/>
              <w:ind w:left="144" w:right="144"/>
            </w:pPr>
            <w:r>
              <w:t>O.TOE_ACCESS</w:t>
            </w:r>
          </w:p>
          <w:p w14:paraId="4CAE7F53" w14:textId="77777777" w:rsidR="00743B95" w:rsidRDefault="00890E0E">
            <w:pPr>
              <w:pStyle w:val="TableEntry"/>
              <w:ind w:left="144" w:right="144"/>
            </w:pPr>
            <w:r>
              <w:t>supports this policy by providing a mechanism for controlling user access.</w:t>
            </w:r>
          </w:p>
        </w:tc>
      </w:tr>
    </w:tbl>
    <w:p w14:paraId="7E8CD77A" w14:textId="77777777" w:rsidR="00743B95" w:rsidRDefault="00743B95">
      <w:pPr>
        <w:pStyle w:val="TableEntry"/>
        <w:rPr>
          <w:rFonts w:eastAsia="Arial"/>
          <w:b/>
          <w:color w:val="1F497D"/>
          <w:spacing w:val="-2"/>
        </w:rPr>
      </w:pP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8"/>
        <w:gridCol w:w="3572"/>
        <w:gridCol w:w="3448"/>
      </w:tblGrid>
      <w:tr w:rsidR="00743B95" w14:paraId="203CBF3D" w14:textId="77777777">
        <w:trPr>
          <w:cantSplit/>
          <w:trHeight w:val="576"/>
          <w:tblHeader/>
          <w:jc w:val="center"/>
        </w:trPr>
        <w:tc>
          <w:tcPr>
            <w:tcW w:w="2278" w:type="dxa"/>
            <w:shd w:val="clear" w:color="auto" w:fill="D6E3BC" w:themeFill="accent3" w:themeFillTint="66"/>
          </w:tcPr>
          <w:p w14:paraId="7C3354D5" w14:textId="77777777" w:rsidR="00743B95" w:rsidRDefault="00890E0E">
            <w:pPr>
              <w:pStyle w:val="Tableheader"/>
              <w:ind w:left="144" w:right="144"/>
            </w:pPr>
            <w:r>
              <w:t>Threat/Policy</w:t>
            </w:r>
          </w:p>
        </w:tc>
        <w:tc>
          <w:tcPr>
            <w:tcW w:w="3572" w:type="dxa"/>
            <w:shd w:val="clear" w:color="auto" w:fill="D6E3BC" w:themeFill="accent3" w:themeFillTint="66"/>
          </w:tcPr>
          <w:p w14:paraId="584A76C6" w14:textId="77777777" w:rsidR="00743B95" w:rsidRDefault="00890E0E">
            <w:pPr>
              <w:pStyle w:val="Tableheader"/>
              <w:ind w:left="144" w:right="144"/>
            </w:pPr>
            <w:r>
              <w:t>TOE Security Objectives Addressing the Threat/Policy</w:t>
            </w:r>
          </w:p>
        </w:tc>
        <w:tc>
          <w:tcPr>
            <w:tcW w:w="3448" w:type="dxa"/>
            <w:shd w:val="clear" w:color="auto" w:fill="D6E3BC" w:themeFill="accent3" w:themeFillTint="66"/>
          </w:tcPr>
          <w:p w14:paraId="3BBB6C76" w14:textId="77777777" w:rsidR="00743B95" w:rsidRDefault="00890E0E">
            <w:pPr>
              <w:pStyle w:val="Tableheader"/>
              <w:ind w:left="144" w:right="144"/>
            </w:pPr>
            <w:r>
              <w:t>Rationale</w:t>
            </w:r>
          </w:p>
        </w:tc>
      </w:tr>
      <w:tr w:rsidR="00743B95" w14:paraId="2FA7DBDE" w14:textId="77777777">
        <w:trPr>
          <w:cantSplit/>
          <w:trHeight w:val="1650"/>
          <w:jc w:val="center"/>
        </w:trPr>
        <w:tc>
          <w:tcPr>
            <w:tcW w:w="2278" w:type="dxa"/>
            <w:vMerge w:val="restart"/>
          </w:tcPr>
          <w:p w14:paraId="55814EDE" w14:textId="77777777" w:rsidR="00743B95" w:rsidRDefault="00890E0E">
            <w:pPr>
              <w:pStyle w:val="TableEntry"/>
              <w:ind w:left="144" w:right="144"/>
            </w:pPr>
            <w:r>
              <w:t>P.USER</w:t>
            </w:r>
          </w:p>
          <w:p w14:paraId="5CBB6DF8" w14:textId="77777777" w:rsidR="00743B95" w:rsidRDefault="00890E0E">
            <w:pPr>
              <w:pStyle w:val="TableEntry"/>
              <w:ind w:left="144" w:right="144"/>
            </w:pPr>
            <w:r>
              <w:t>Authority shall only be given to users who are trusted to perform the actions correctly and are permitted by the organization to access user data.</w:t>
            </w:r>
          </w:p>
        </w:tc>
        <w:tc>
          <w:tcPr>
            <w:tcW w:w="3572" w:type="dxa"/>
          </w:tcPr>
          <w:p w14:paraId="1D769C56" w14:textId="77777777" w:rsidR="00743B95" w:rsidRDefault="00890E0E">
            <w:pPr>
              <w:pStyle w:val="TableEntry"/>
              <w:ind w:left="144" w:right="144"/>
            </w:pPr>
            <w:r>
              <w:t>O.MANAGE</w:t>
            </w:r>
          </w:p>
          <w:p w14:paraId="6A584F87" w14:textId="77777777" w:rsidR="00743B95" w:rsidRDefault="00890E0E">
            <w:pPr>
              <w:pStyle w:val="TableEntry"/>
              <w:ind w:left="144" w:right="144"/>
            </w:pPr>
            <w:r>
              <w:t>The TSF shall provide all the functions and facilities necessary to manage TOE security mechanisms, and shall restrict such management actions to authorized users.</w:t>
            </w:r>
          </w:p>
        </w:tc>
        <w:tc>
          <w:tcPr>
            <w:tcW w:w="3448" w:type="dxa"/>
          </w:tcPr>
          <w:p w14:paraId="58EFE866" w14:textId="77777777" w:rsidR="00743B95" w:rsidRDefault="00890E0E">
            <w:pPr>
              <w:pStyle w:val="TableEntry"/>
              <w:ind w:left="144" w:right="144"/>
            </w:pPr>
            <w:r>
              <w:t xml:space="preserve">O.MANAGE </w:t>
            </w:r>
          </w:p>
          <w:p w14:paraId="06B382A6" w14:textId="77777777" w:rsidR="00743B95" w:rsidRDefault="00890E0E">
            <w:pPr>
              <w:pStyle w:val="TableEntry"/>
              <w:ind w:left="144" w:right="144"/>
            </w:pPr>
            <w:r>
              <w:t>supports this policy by ensuring that the functions and facilities supporting secure management are in place.</w:t>
            </w:r>
          </w:p>
        </w:tc>
      </w:tr>
      <w:tr w:rsidR="00743B95" w14:paraId="568DBDD0" w14:textId="77777777">
        <w:trPr>
          <w:cantSplit/>
          <w:trHeight w:val="1245"/>
          <w:jc w:val="center"/>
        </w:trPr>
        <w:tc>
          <w:tcPr>
            <w:tcW w:w="2278" w:type="dxa"/>
            <w:vMerge/>
          </w:tcPr>
          <w:p w14:paraId="55AAAB04" w14:textId="77777777" w:rsidR="00743B95" w:rsidRDefault="00743B95">
            <w:pPr>
              <w:pStyle w:val="TableEntry"/>
              <w:ind w:left="144" w:right="144"/>
            </w:pPr>
          </w:p>
        </w:tc>
        <w:tc>
          <w:tcPr>
            <w:tcW w:w="3572" w:type="dxa"/>
          </w:tcPr>
          <w:p w14:paraId="0F6F8A5A" w14:textId="77777777" w:rsidR="00743B95" w:rsidRDefault="00890E0E">
            <w:pPr>
              <w:pStyle w:val="TableEntry"/>
              <w:ind w:left="144" w:right="144"/>
            </w:pPr>
            <w:r>
              <w:t>O.TOE_ACCESS</w:t>
            </w:r>
          </w:p>
          <w:p w14:paraId="451B66A0" w14:textId="77777777" w:rsidR="00743B95" w:rsidRDefault="00890E0E">
            <w:pPr>
              <w:pStyle w:val="TableEntry"/>
              <w:ind w:left="144" w:right="144"/>
            </w:pPr>
            <w:r>
              <w:t>The TOE shall provide mechanisms that control a user's logical access to user data and to the TSF.</w:t>
            </w:r>
          </w:p>
        </w:tc>
        <w:tc>
          <w:tcPr>
            <w:tcW w:w="3448" w:type="dxa"/>
          </w:tcPr>
          <w:p w14:paraId="473CF05A" w14:textId="77777777" w:rsidR="00743B95" w:rsidRDefault="00890E0E">
            <w:pPr>
              <w:pStyle w:val="TableEntry"/>
              <w:ind w:left="144" w:right="144"/>
            </w:pPr>
            <w:r>
              <w:t>O.TOE_ACCESS</w:t>
            </w:r>
          </w:p>
          <w:p w14:paraId="07DD7993" w14:textId="77777777" w:rsidR="00743B95" w:rsidRDefault="00890E0E">
            <w:pPr>
              <w:pStyle w:val="TableEntry"/>
              <w:ind w:left="144" w:right="144"/>
            </w:pPr>
            <w:r>
              <w:t>supports this policy by providing a mechanism for controlling user access.</w:t>
            </w:r>
          </w:p>
        </w:tc>
      </w:tr>
      <w:tr w:rsidR="00743B95" w14:paraId="5788A1F2" w14:textId="77777777">
        <w:trPr>
          <w:cantSplit/>
          <w:trHeight w:val="1605"/>
          <w:jc w:val="center"/>
        </w:trPr>
        <w:tc>
          <w:tcPr>
            <w:tcW w:w="2278" w:type="dxa"/>
            <w:vMerge/>
          </w:tcPr>
          <w:p w14:paraId="16B7C45C" w14:textId="77777777" w:rsidR="00743B95" w:rsidRDefault="00743B95">
            <w:pPr>
              <w:pStyle w:val="TableEntry"/>
              <w:ind w:left="144" w:right="144"/>
            </w:pPr>
          </w:p>
        </w:tc>
        <w:tc>
          <w:tcPr>
            <w:tcW w:w="3572" w:type="dxa"/>
          </w:tcPr>
          <w:p w14:paraId="22F4B133" w14:textId="77777777" w:rsidR="00743B95" w:rsidRDefault="00890E0E">
            <w:pPr>
              <w:pStyle w:val="TableEntry"/>
              <w:ind w:left="144" w:right="144"/>
            </w:pPr>
            <w:r>
              <w:t>OE.ADMIN</w:t>
            </w:r>
          </w:p>
          <w:p w14:paraId="203EB8B6" w14:textId="77777777" w:rsidR="00743B95" w:rsidRDefault="00890E0E">
            <w:pPr>
              <w:pStyle w:val="TableEntry"/>
              <w:ind w:left="144" w:right="144"/>
            </w:pPr>
            <w:r>
              <w:t>Those responsible for the TOE are competent and trustworthy individuals, capable of managing the TOE and ensuring the security of information it contains.</w:t>
            </w:r>
          </w:p>
        </w:tc>
        <w:tc>
          <w:tcPr>
            <w:tcW w:w="3448" w:type="dxa"/>
          </w:tcPr>
          <w:p w14:paraId="2140E706" w14:textId="77777777" w:rsidR="00743B95" w:rsidRDefault="00890E0E">
            <w:pPr>
              <w:pStyle w:val="TableEntry"/>
              <w:ind w:left="144" w:right="144"/>
            </w:pPr>
            <w:r>
              <w:t>OE.ADMIN</w:t>
            </w:r>
          </w:p>
          <w:p w14:paraId="51EBA0E7" w14:textId="77777777" w:rsidR="00743B95" w:rsidRDefault="00890E0E">
            <w:pPr>
              <w:pStyle w:val="TableEntry"/>
              <w:ind w:left="144" w:right="144"/>
            </w:pPr>
            <w:r>
              <w:t>supports this policy by ensuring that only competent administrators are allowed to manage the TOE.</w:t>
            </w:r>
          </w:p>
        </w:tc>
      </w:tr>
    </w:tbl>
    <w:p w14:paraId="2FB9AD90" w14:textId="77777777" w:rsidR="00743B95" w:rsidRDefault="00743B95"/>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6"/>
        <w:gridCol w:w="3527"/>
        <w:gridCol w:w="3397"/>
      </w:tblGrid>
      <w:tr w:rsidR="00743B95" w14:paraId="14728263" w14:textId="77777777">
        <w:trPr>
          <w:cantSplit/>
          <w:trHeight w:val="576"/>
          <w:tblHeader/>
          <w:jc w:val="center"/>
        </w:trPr>
        <w:tc>
          <w:tcPr>
            <w:tcW w:w="2166" w:type="dxa"/>
            <w:shd w:val="clear" w:color="auto" w:fill="D6E3BC" w:themeFill="accent3" w:themeFillTint="66"/>
          </w:tcPr>
          <w:p w14:paraId="01442F54" w14:textId="77777777" w:rsidR="00743B95" w:rsidRDefault="00890E0E">
            <w:pPr>
              <w:pStyle w:val="Tableheader"/>
              <w:ind w:left="144" w:right="144"/>
            </w:pPr>
            <w:r>
              <w:t>Th</w:t>
            </w:r>
            <w:r>
              <w:rPr>
                <w:spacing w:val="-1"/>
              </w:rPr>
              <w:t>rea</w:t>
            </w:r>
            <w:r>
              <w:t>t/Policy</w:t>
            </w:r>
          </w:p>
        </w:tc>
        <w:tc>
          <w:tcPr>
            <w:tcW w:w="3527" w:type="dxa"/>
            <w:shd w:val="clear" w:color="auto" w:fill="D6E3BC" w:themeFill="accent3" w:themeFillTint="66"/>
          </w:tcPr>
          <w:p w14:paraId="2FD85DF7" w14:textId="77777777" w:rsidR="00743B95" w:rsidRDefault="00890E0E">
            <w:pPr>
              <w:pStyle w:val="Tableheader"/>
              <w:ind w:left="144" w:right="144"/>
            </w:pPr>
            <w:r>
              <w:t>TOE Security Obj</w:t>
            </w:r>
            <w:r>
              <w:rPr>
                <w:spacing w:val="-1"/>
              </w:rPr>
              <w:t>ec</w:t>
            </w:r>
            <w:r>
              <w:t>tiv</w:t>
            </w:r>
            <w:r>
              <w:rPr>
                <w:spacing w:val="-1"/>
              </w:rPr>
              <w:t>e</w:t>
            </w:r>
            <w:r>
              <w:t>s Addr</w:t>
            </w:r>
            <w:r>
              <w:rPr>
                <w:spacing w:val="-1"/>
              </w:rPr>
              <w:t>e</w:t>
            </w:r>
            <w:r>
              <w:t>ssing</w:t>
            </w:r>
            <w:r>
              <w:rPr>
                <w:spacing w:val="-3"/>
              </w:rPr>
              <w:t xml:space="preserve"> </w:t>
            </w:r>
            <w:r>
              <w:t>t</w:t>
            </w:r>
            <w:r>
              <w:rPr>
                <w:spacing w:val="2"/>
              </w:rPr>
              <w:t>h</w:t>
            </w:r>
            <w:r>
              <w:t>e Th</w:t>
            </w:r>
            <w:r>
              <w:rPr>
                <w:spacing w:val="-1"/>
              </w:rPr>
              <w:t>rea</w:t>
            </w:r>
            <w:r>
              <w:t>t/Policy</w:t>
            </w:r>
          </w:p>
        </w:tc>
        <w:tc>
          <w:tcPr>
            <w:tcW w:w="3397" w:type="dxa"/>
            <w:shd w:val="clear" w:color="auto" w:fill="D6E3BC" w:themeFill="accent3" w:themeFillTint="66"/>
          </w:tcPr>
          <w:p w14:paraId="1A99AC45" w14:textId="77777777" w:rsidR="00743B95" w:rsidRDefault="00890E0E">
            <w:pPr>
              <w:pStyle w:val="Tableheader"/>
              <w:ind w:left="144" w:right="144"/>
            </w:pPr>
            <w:r>
              <w:t>R</w:t>
            </w:r>
            <w:r>
              <w:rPr>
                <w:spacing w:val="-1"/>
              </w:rPr>
              <w:t>a</w:t>
            </w:r>
            <w:r>
              <w:t>tion</w:t>
            </w:r>
            <w:r>
              <w:rPr>
                <w:spacing w:val="-1"/>
              </w:rPr>
              <w:t>a</w:t>
            </w:r>
            <w:r>
              <w:t>le</w:t>
            </w:r>
          </w:p>
        </w:tc>
      </w:tr>
      <w:tr w:rsidR="00743B95" w14:paraId="3EC74800" w14:textId="77777777">
        <w:trPr>
          <w:cantSplit/>
          <w:trHeight w:val="1407"/>
          <w:jc w:val="center"/>
        </w:trPr>
        <w:tc>
          <w:tcPr>
            <w:tcW w:w="2166" w:type="dxa"/>
            <w:vMerge w:val="restart"/>
          </w:tcPr>
          <w:p w14:paraId="0800CB59" w14:textId="77777777" w:rsidR="00743B95" w:rsidRDefault="00890E0E">
            <w:pPr>
              <w:pStyle w:val="TableEntry"/>
              <w:ind w:left="144" w:right="144"/>
            </w:pPr>
            <w:r>
              <w:t>P.ROLES</w:t>
            </w:r>
          </w:p>
          <w:p w14:paraId="2185DA15" w14:textId="77777777" w:rsidR="00743B95" w:rsidRDefault="00890E0E">
            <w:pPr>
              <w:pStyle w:val="TableEntry"/>
              <w:ind w:left="144" w:right="144"/>
            </w:pPr>
            <w:r>
              <w:t>Administrative authority to TSF functionality shall be given to trusted personnel and be as restricted as possible while supporting only the administrative duties the person has. This role shall be separate and distinct from other authorized users.</w:t>
            </w:r>
          </w:p>
        </w:tc>
        <w:tc>
          <w:tcPr>
            <w:tcW w:w="3527" w:type="dxa"/>
          </w:tcPr>
          <w:p w14:paraId="270C1110" w14:textId="77777777" w:rsidR="00743B95" w:rsidRDefault="00890E0E">
            <w:pPr>
              <w:pStyle w:val="TableEntry"/>
              <w:ind w:left="144" w:right="144"/>
            </w:pPr>
            <w:r>
              <w:t xml:space="preserve">O.ADMIN_ROLE </w:t>
            </w:r>
          </w:p>
          <w:p w14:paraId="14F76234" w14:textId="77777777" w:rsidR="00743B95" w:rsidRDefault="00890E0E">
            <w:pPr>
              <w:pStyle w:val="TableEntry"/>
              <w:ind w:left="144" w:right="144"/>
            </w:pPr>
            <w:r>
              <w:t>The TOE shall provide roles that allow only authorized users to have access to administrative privileges that are specific to the role.</w:t>
            </w:r>
          </w:p>
        </w:tc>
        <w:tc>
          <w:tcPr>
            <w:tcW w:w="3397" w:type="dxa"/>
          </w:tcPr>
          <w:p w14:paraId="717F1661" w14:textId="77777777" w:rsidR="00743B95" w:rsidRDefault="00890E0E">
            <w:pPr>
              <w:pStyle w:val="TableEntry"/>
              <w:ind w:left="144" w:right="144"/>
            </w:pPr>
            <w:r>
              <w:t xml:space="preserve">O.ADMIN_ROLE </w:t>
            </w:r>
          </w:p>
          <w:p w14:paraId="338A7340" w14:textId="77777777" w:rsidR="00743B95" w:rsidRDefault="00890E0E">
            <w:pPr>
              <w:pStyle w:val="TableEntry"/>
              <w:ind w:left="144" w:right="144"/>
            </w:pPr>
            <w:r>
              <w:t>supports this objective by providing roles that allow only authorized users access to administrative privileges.</w:t>
            </w:r>
          </w:p>
          <w:p w14:paraId="61741E9D" w14:textId="77777777" w:rsidR="00743B95" w:rsidRDefault="00743B95">
            <w:pPr>
              <w:pStyle w:val="TableEntry"/>
              <w:ind w:left="144" w:right="144"/>
            </w:pPr>
          </w:p>
        </w:tc>
      </w:tr>
      <w:tr w:rsidR="00743B95" w14:paraId="2DBCA054" w14:textId="77777777">
        <w:trPr>
          <w:cantSplit/>
          <w:trHeight w:val="1695"/>
          <w:jc w:val="center"/>
        </w:trPr>
        <w:tc>
          <w:tcPr>
            <w:tcW w:w="2166" w:type="dxa"/>
            <w:vMerge/>
          </w:tcPr>
          <w:p w14:paraId="7E21EF1A" w14:textId="77777777" w:rsidR="00743B95" w:rsidRDefault="00743B95">
            <w:pPr>
              <w:pStyle w:val="TableEntry"/>
              <w:ind w:left="144" w:right="144"/>
            </w:pPr>
          </w:p>
        </w:tc>
        <w:tc>
          <w:tcPr>
            <w:tcW w:w="3527" w:type="dxa"/>
          </w:tcPr>
          <w:p w14:paraId="76DEC71B" w14:textId="77777777" w:rsidR="00743B95" w:rsidRDefault="00890E0E">
            <w:pPr>
              <w:pStyle w:val="TableEntry"/>
              <w:ind w:left="144" w:right="144"/>
            </w:pPr>
            <w:r>
              <w:t>O.TOE_ACCESS</w:t>
            </w:r>
          </w:p>
          <w:p w14:paraId="5B895104" w14:textId="77777777" w:rsidR="00743B95" w:rsidRDefault="00890E0E">
            <w:pPr>
              <w:pStyle w:val="TableEntry"/>
              <w:ind w:left="144" w:right="144"/>
            </w:pPr>
            <w:r>
              <w:t>The TOE shall provide mechanisms that control a user's logical access to user data and to the TSF.</w:t>
            </w:r>
          </w:p>
        </w:tc>
        <w:tc>
          <w:tcPr>
            <w:tcW w:w="3397" w:type="dxa"/>
          </w:tcPr>
          <w:p w14:paraId="3DF5EA2F" w14:textId="77777777" w:rsidR="00743B95" w:rsidRDefault="00890E0E">
            <w:pPr>
              <w:pStyle w:val="TableEntry"/>
              <w:ind w:left="144" w:right="144"/>
            </w:pPr>
            <w:r>
              <w:t>O.TOE_ACCESS</w:t>
            </w:r>
          </w:p>
          <w:p w14:paraId="1E25DDD9" w14:textId="77777777" w:rsidR="00743B95" w:rsidRDefault="00890E0E">
            <w:pPr>
              <w:pStyle w:val="TableEntry"/>
              <w:ind w:left="144" w:right="144"/>
            </w:pPr>
            <w:r>
              <w:t>supports this policy by controlling access to TSF functionality based on role.</w:t>
            </w:r>
          </w:p>
        </w:tc>
      </w:tr>
    </w:tbl>
    <w:p w14:paraId="385F8FD5" w14:textId="77777777" w:rsidR="00743B95" w:rsidRDefault="00743B95">
      <w:pPr>
        <w:pStyle w:val="TableEntry"/>
        <w:rPr>
          <w:rFonts w:eastAsia="Arial"/>
        </w:rPr>
      </w:pP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01"/>
        <w:gridCol w:w="3572"/>
        <w:gridCol w:w="3487"/>
      </w:tblGrid>
      <w:tr w:rsidR="00743B95" w14:paraId="2BE7E269" w14:textId="77777777">
        <w:trPr>
          <w:cantSplit/>
          <w:trHeight w:val="576"/>
          <w:tblHeader/>
          <w:jc w:val="center"/>
        </w:trPr>
        <w:tc>
          <w:tcPr>
            <w:tcW w:w="2101" w:type="dxa"/>
            <w:shd w:val="clear" w:color="auto" w:fill="D6E3BC" w:themeFill="accent3" w:themeFillTint="66"/>
          </w:tcPr>
          <w:p w14:paraId="451DA5A3" w14:textId="77777777" w:rsidR="00743B95" w:rsidRDefault="00890E0E">
            <w:pPr>
              <w:pStyle w:val="Tableheader"/>
              <w:ind w:left="144" w:right="144"/>
            </w:pPr>
            <w:r>
              <w:t>Threat/Policy</w:t>
            </w:r>
          </w:p>
        </w:tc>
        <w:tc>
          <w:tcPr>
            <w:tcW w:w="3572" w:type="dxa"/>
            <w:shd w:val="clear" w:color="auto" w:fill="D6E3BC" w:themeFill="accent3" w:themeFillTint="66"/>
          </w:tcPr>
          <w:p w14:paraId="1D682E17" w14:textId="77777777" w:rsidR="00743B95" w:rsidRDefault="00890E0E">
            <w:pPr>
              <w:pStyle w:val="Tableheader"/>
              <w:ind w:left="144" w:right="144"/>
            </w:pPr>
            <w:r>
              <w:t>TOE Security Objectives Addressing the Threat/Policy</w:t>
            </w:r>
          </w:p>
        </w:tc>
        <w:tc>
          <w:tcPr>
            <w:tcW w:w="3487" w:type="dxa"/>
            <w:shd w:val="clear" w:color="auto" w:fill="D6E3BC" w:themeFill="accent3" w:themeFillTint="66"/>
          </w:tcPr>
          <w:p w14:paraId="40BCF3F5" w14:textId="77777777" w:rsidR="00743B95" w:rsidRDefault="00890E0E">
            <w:pPr>
              <w:pStyle w:val="Tableheader"/>
              <w:ind w:left="144" w:right="144"/>
            </w:pPr>
            <w:r>
              <w:t>Rationale</w:t>
            </w:r>
          </w:p>
        </w:tc>
      </w:tr>
      <w:tr w:rsidR="00743B95" w14:paraId="6BC0C738" w14:textId="77777777">
        <w:trPr>
          <w:cantSplit/>
          <w:trHeight w:val="1920"/>
          <w:jc w:val="center"/>
        </w:trPr>
        <w:tc>
          <w:tcPr>
            <w:tcW w:w="2101" w:type="dxa"/>
            <w:vMerge w:val="restart"/>
          </w:tcPr>
          <w:p w14:paraId="79E598E7" w14:textId="77777777" w:rsidR="00743B95" w:rsidRDefault="00890E0E">
            <w:pPr>
              <w:pStyle w:val="TableEntry"/>
              <w:ind w:left="144" w:right="144"/>
            </w:pPr>
            <w:r>
              <w:t>T.ACCESS</w:t>
            </w:r>
            <w:r>
              <w:br/>
              <w:t>_TSFDATA</w:t>
            </w:r>
          </w:p>
          <w:p w14:paraId="7827D00C" w14:textId="77777777" w:rsidR="00743B95" w:rsidRDefault="00890E0E">
            <w:pPr>
              <w:pStyle w:val="TableEntry"/>
              <w:ind w:left="144" w:right="144"/>
              <w:rPr>
                <w:b/>
              </w:rPr>
            </w:pPr>
            <w:r>
              <w:t>A user or a process may read or modify TSF data using functions of the TOE without being identified, authenticated and authorized.</w:t>
            </w:r>
          </w:p>
        </w:tc>
        <w:tc>
          <w:tcPr>
            <w:tcW w:w="3572" w:type="dxa"/>
          </w:tcPr>
          <w:p w14:paraId="2A655F8F" w14:textId="77777777" w:rsidR="00743B95" w:rsidRDefault="00890E0E">
            <w:pPr>
              <w:pStyle w:val="TableEntry"/>
              <w:ind w:left="144" w:right="144"/>
            </w:pPr>
            <w:r>
              <w:t xml:space="preserve">O.I&amp;A </w:t>
            </w:r>
          </w:p>
          <w:p w14:paraId="0E0FCCE4" w14:textId="77777777" w:rsidR="00743B95" w:rsidRDefault="00890E0E">
            <w:pPr>
              <w:pStyle w:val="TableEntry"/>
              <w:ind w:left="144" w:right="144"/>
              <w:rPr>
                <w:strike/>
              </w:rPr>
            </w:pPr>
            <w:r>
              <w:t>The TOE shall ensure that users are authenticated before the TOE processes any actions that require authentication.</w:t>
            </w:r>
          </w:p>
        </w:tc>
        <w:tc>
          <w:tcPr>
            <w:tcW w:w="3487" w:type="dxa"/>
          </w:tcPr>
          <w:p w14:paraId="0F33F570" w14:textId="77777777" w:rsidR="00743B95" w:rsidRDefault="00890E0E">
            <w:pPr>
              <w:pStyle w:val="TableEntry"/>
              <w:ind w:left="144" w:right="144"/>
            </w:pPr>
            <w:r>
              <w:t xml:space="preserve">O.I&amp;A </w:t>
            </w:r>
          </w:p>
          <w:p w14:paraId="575B7C6A" w14:textId="77777777" w:rsidR="00743B95" w:rsidRDefault="00890E0E">
            <w:pPr>
              <w:pStyle w:val="TableEntry"/>
              <w:ind w:left="144" w:right="144"/>
              <w:rPr>
                <w:strike/>
              </w:rPr>
            </w:pPr>
            <w:r>
              <w:t>supports this policy by requiring that each entity interacting with the TOE is properly identified and authenticated before allowing any action the TOE is defined to provide to authenticated users only.</w:t>
            </w:r>
          </w:p>
        </w:tc>
      </w:tr>
      <w:tr w:rsidR="00743B95" w14:paraId="27157DFE" w14:textId="77777777">
        <w:trPr>
          <w:cantSplit/>
          <w:trHeight w:val="1695"/>
          <w:jc w:val="center"/>
        </w:trPr>
        <w:tc>
          <w:tcPr>
            <w:tcW w:w="2101" w:type="dxa"/>
            <w:vMerge/>
          </w:tcPr>
          <w:p w14:paraId="5DA7B1F1" w14:textId="77777777" w:rsidR="00743B95" w:rsidRDefault="00743B95">
            <w:pPr>
              <w:pStyle w:val="TableEntry"/>
              <w:ind w:left="144" w:right="144"/>
            </w:pPr>
          </w:p>
        </w:tc>
        <w:tc>
          <w:tcPr>
            <w:tcW w:w="3572" w:type="dxa"/>
          </w:tcPr>
          <w:p w14:paraId="05625B79" w14:textId="77777777" w:rsidR="00743B95" w:rsidRDefault="00890E0E">
            <w:pPr>
              <w:pStyle w:val="TableEntry"/>
              <w:ind w:left="144" w:right="144"/>
            </w:pPr>
            <w:r>
              <w:t>O.M</w:t>
            </w:r>
            <w:r>
              <w:rPr>
                <w:spacing w:val="-1"/>
              </w:rPr>
              <w:t>A</w:t>
            </w:r>
            <w:r>
              <w:t>N</w:t>
            </w:r>
            <w:r>
              <w:rPr>
                <w:spacing w:val="-1"/>
              </w:rPr>
              <w:t>A</w:t>
            </w:r>
            <w:r>
              <w:t>GE</w:t>
            </w:r>
            <w:r>
              <w:tab/>
            </w:r>
          </w:p>
          <w:p w14:paraId="295BDA2B" w14:textId="77777777" w:rsidR="00743B95" w:rsidRDefault="00890E0E">
            <w:pPr>
              <w:pStyle w:val="TableEntry"/>
              <w:ind w:left="144" w:right="144"/>
            </w:pPr>
            <w:r>
              <w:t>The TSF shall provide all the functions and facilities necessary to manage TOE security mechanisms, and shall restrict such management actions to authorized users.</w:t>
            </w:r>
          </w:p>
        </w:tc>
        <w:tc>
          <w:tcPr>
            <w:tcW w:w="3487" w:type="dxa"/>
          </w:tcPr>
          <w:p w14:paraId="43CD79B7" w14:textId="77777777" w:rsidR="00743B95" w:rsidRDefault="00890E0E">
            <w:pPr>
              <w:pStyle w:val="TableEntry"/>
              <w:ind w:left="144" w:right="144"/>
            </w:pPr>
            <w:r>
              <w:t>O.M</w:t>
            </w:r>
            <w:r>
              <w:rPr>
                <w:spacing w:val="-1"/>
              </w:rPr>
              <w:t>A</w:t>
            </w:r>
            <w:r>
              <w:t>N</w:t>
            </w:r>
            <w:r>
              <w:rPr>
                <w:spacing w:val="-1"/>
              </w:rPr>
              <w:t>A</w:t>
            </w:r>
            <w:r>
              <w:t xml:space="preserve">GE </w:t>
            </w:r>
          </w:p>
          <w:p w14:paraId="3CC33001" w14:textId="77777777" w:rsidR="00743B95" w:rsidRDefault="00890E0E">
            <w:pPr>
              <w:pStyle w:val="TableEntry"/>
              <w:ind w:left="144" w:right="144"/>
            </w:pPr>
            <w:r>
              <w:t>diminishes this threat since it ensures that functions and facilities used to modify TSF data are not available to unauthorized users.</w:t>
            </w:r>
          </w:p>
        </w:tc>
      </w:tr>
      <w:tr w:rsidR="00743B95" w14:paraId="1D4FAA06" w14:textId="77777777">
        <w:trPr>
          <w:cantSplit/>
          <w:trHeight w:val="1283"/>
          <w:jc w:val="center"/>
        </w:trPr>
        <w:tc>
          <w:tcPr>
            <w:tcW w:w="2101" w:type="dxa"/>
            <w:vMerge/>
          </w:tcPr>
          <w:p w14:paraId="7E8F34C3" w14:textId="77777777" w:rsidR="00743B95" w:rsidRDefault="00743B95">
            <w:pPr>
              <w:pStyle w:val="TableEntry"/>
              <w:ind w:left="144" w:right="144"/>
            </w:pPr>
          </w:p>
        </w:tc>
        <w:tc>
          <w:tcPr>
            <w:tcW w:w="3572" w:type="dxa"/>
          </w:tcPr>
          <w:p w14:paraId="56E82595" w14:textId="77777777" w:rsidR="00743B95" w:rsidRDefault="00890E0E">
            <w:pPr>
              <w:pStyle w:val="TableEntry"/>
              <w:ind w:left="144" w:right="144"/>
            </w:pPr>
            <w:r>
              <w:t>O.TOE_ACCESS</w:t>
            </w:r>
          </w:p>
          <w:p w14:paraId="22F6B200" w14:textId="77777777" w:rsidR="00743B95" w:rsidRDefault="00890E0E">
            <w:pPr>
              <w:pStyle w:val="TableEntry"/>
              <w:ind w:left="144" w:right="144"/>
            </w:pPr>
            <w:r>
              <w:t>The TOE shall provide mechanisms that control a user's logical access to user data and to the TSF.</w:t>
            </w:r>
          </w:p>
        </w:tc>
        <w:tc>
          <w:tcPr>
            <w:tcW w:w="3487" w:type="dxa"/>
          </w:tcPr>
          <w:p w14:paraId="6D1780EA" w14:textId="77777777" w:rsidR="00743B95" w:rsidRDefault="00890E0E">
            <w:pPr>
              <w:pStyle w:val="TableEntry"/>
              <w:ind w:left="144" w:right="144"/>
            </w:pPr>
            <w:r>
              <w:t>O.TOE_ACCESS</w:t>
            </w:r>
          </w:p>
          <w:p w14:paraId="39B985D2" w14:textId="77777777" w:rsidR="00743B95" w:rsidRDefault="00890E0E">
            <w:pPr>
              <w:pStyle w:val="TableEntry"/>
              <w:ind w:left="144" w:right="144"/>
            </w:pPr>
            <w:r>
              <w:t>mitigates this threat by restricting TOE access.</w:t>
            </w:r>
          </w:p>
        </w:tc>
      </w:tr>
    </w:tbl>
    <w:p w14:paraId="143A6EC4" w14:textId="77777777" w:rsidR="00743B95" w:rsidRDefault="00890E0E">
      <w:pPr>
        <w:pStyle w:val="TableEntry"/>
        <w:rPr>
          <w:rFonts w:eastAsia="Arial"/>
          <w:b/>
          <w:color w:val="1F497D"/>
          <w:spacing w:val="-2"/>
        </w:rPr>
      </w:pPr>
      <w:r>
        <w:br w:type="page" w:clear="all"/>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7"/>
        <w:gridCol w:w="3725"/>
        <w:gridCol w:w="3330"/>
      </w:tblGrid>
      <w:tr w:rsidR="00743B95" w14:paraId="421041F3" w14:textId="77777777">
        <w:trPr>
          <w:cantSplit/>
          <w:trHeight w:val="576"/>
          <w:tblHeader/>
          <w:jc w:val="center"/>
        </w:trPr>
        <w:tc>
          <w:tcPr>
            <w:tcW w:w="2167" w:type="dxa"/>
            <w:shd w:val="clear" w:color="auto" w:fill="D6E3BC" w:themeFill="accent3" w:themeFillTint="66"/>
          </w:tcPr>
          <w:p w14:paraId="20B80CBA" w14:textId="77777777" w:rsidR="00743B95" w:rsidRDefault="00890E0E">
            <w:pPr>
              <w:pStyle w:val="Tableheader"/>
              <w:ind w:left="144" w:right="144"/>
            </w:pPr>
            <w:r>
              <w:lastRenderedPageBreak/>
              <w:t>Threat/Policy</w:t>
            </w:r>
          </w:p>
        </w:tc>
        <w:tc>
          <w:tcPr>
            <w:tcW w:w="3725" w:type="dxa"/>
            <w:shd w:val="clear" w:color="auto" w:fill="D6E3BC" w:themeFill="accent3" w:themeFillTint="66"/>
          </w:tcPr>
          <w:p w14:paraId="4FCD05E6" w14:textId="77777777" w:rsidR="00743B95" w:rsidRDefault="00890E0E">
            <w:pPr>
              <w:pStyle w:val="Tableheader"/>
              <w:ind w:left="144" w:right="144"/>
            </w:pPr>
            <w:r>
              <w:t>TOE Security Objectives Addressing the Threat/Policy</w:t>
            </w:r>
          </w:p>
        </w:tc>
        <w:tc>
          <w:tcPr>
            <w:tcW w:w="3330" w:type="dxa"/>
            <w:shd w:val="clear" w:color="auto" w:fill="D6E3BC" w:themeFill="accent3" w:themeFillTint="66"/>
          </w:tcPr>
          <w:p w14:paraId="07682997" w14:textId="77777777" w:rsidR="00743B95" w:rsidRDefault="00890E0E">
            <w:pPr>
              <w:pStyle w:val="Tableheader"/>
              <w:ind w:left="144" w:right="144"/>
            </w:pPr>
            <w:r>
              <w:t>Rationale</w:t>
            </w:r>
          </w:p>
        </w:tc>
      </w:tr>
      <w:tr w:rsidR="00743B95" w14:paraId="4680CA8A" w14:textId="77777777">
        <w:trPr>
          <w:cantSplit/>
          <w:trHeight w:val="1470"/>
          <w:jc w:val="center"/>
        </w:trPr>
        <w:tc>
          <w:tcPr>
            <w:tcW w:w="2167" w:type="dxa"/>
            <w:vMerge w:val="restart"/>
          </w:tcPr>
          <w:p w14:paraId="04BED4AF" w14:textId="77777777" w:rsidR="00743B95" w:rsidRDefault="00890E0E">
            <w:pPr>
              <w:pStyle w:val="TableEntry"/>
              <w:ind w:left="144" w:right="144"/>
            </w:pPr>
            <w:r>
              <w:t>T.ACCESS</w:t>
            </w:r>
            <w:r>
              <w:br/>
              <w:t>_TSFFUNC</w:t>
            </w:r>
          </w:p>
          <w:p w14:paraId="27F1E30A" w14:textId="77777777" w:rsidR="00743B95" w:rsidRDefault="00890E0E">
            <w:pPr>
              <w:pStyle w:val="TableEntry"/>
              <w:ind w:left="144" w:right="144"/>
            </w:pPr>
            <w:r>
              <w:t>A user or a process may use, manage or modify the TSF, bypassing the protection mechanisms of the TSF.</w:t>
            </w:r>
          </w:p>
        </w:tc>
        <w:tc>
          <w:tcPr>
            <w:tcW w:w="3725" w:type="dxa"/>
          </w:tcPr>
          <w:p w14:paraId="059FC995" w14:textId="77777777" w:rsidR="00743B95" w:rsidRDefault="00890E0E">
            <w:pPr>
              <w:pStyle w:val="TableEntry"/>
              <w:ind w:left="144" w:right="144"/>
            </w:pPr>
            <w:r>
              <w:t>O.ADMIN_ROLE</w:t>
            </w:r>
          </w:p>
          <w:p w14:paraId="5E050F86" w14:textId="77777777" w:rsidR="00743B95" w:rsidRDefault="00890E0E">
            <w:pPr>
              <w:pStyle w:val="TableEntry"/>
              <w:ind w:left="144" w:right="144"/>
            </w:pPr>
            <w:r>
              <w:t>The</w:t>
            </w:r>
            <w:r>
              <w:rPr>
                <w:spacing w:val="-2"/>
              </w:rPr>
              <w:t xml:space="preserve"> </w:t>
            </w:r>
            <w:r>
              <w:t>TOE</w:t>
            </w:r>
            <w:r>
              <w:rPr>
                <w:spacing w:val="-1"/>
              </w:rPr>
              <w:t xml:space="preserve"> </w:t>
            </w:r>
            <w:r>
              <w:t>will pro</w:t>
            </w:r>
            <w:r>
              <w:rPr>
                <w:spacing w:val="-1"/>
              </w:rPr>
              <w:t>v</w:t>
            </w:r>
            <w:r>
              <w:t xml:space="preserve">ide roles that allow only authorized users to have access to administrative privileges that are specific to the role. </w:t>
            </w:r>
          </w:p>
        </w:tc>
        <w:tc>
          <w:tcPr>
            <w:tcW w:w="3330" w:type="dxa"/>
          </w:tcPr>
          <w:p w14:paraId="033182F1" w14:textId="77777777" w:rsidR="00743B95" w:rsidRDefault="00890E0E">
            <w:pPr>
              <w:pStyle w:val="TableEntry"/>
              <w:ind w:left="144" w:right="144"/>
            </w:pPr>
            <w:r>
              <w:t>O.ADMIN_ROLE</w:t>
            </w:r>
          </w:p>
          <w:p w14:paraId="1D790350" w14:textId="77777777" w:rsidR="00743B95" w:rsidRDefault="00890E0E">
            <w:pPr>
              <w:pStyle w:val="TableEntry"/>
              <w:ind w:left="144" w:right="144"/>
            </w:pPr>
            <w:r>
              <w:t xml:space="preserve">mitigates this threat by restricting access to privileged actions. </w:t>
            </w:r>
          </w:p>
        </w:tc>
      </w:tr>
      <w:tr w:rsidR="00743B95" w14:paraId="6118E72D" w14:textId="77777777">
        <w:trPr>
          <w:cantSplit/>
          <w:trHeight w:val="1425"/>
          <w:jc w:val="center"/>
        </w:trPr>
        <w:tc>
          <w:tcPr>
            <w:tcW w:w="2167" w:type="dxa"/>
            <w:vMerge/>
          </w:tcPr>
          <w:p w14:paraId="55E6DCA2" w14:textId="77777777" w:rsidR="00743B95" w:rsidRDefault="00743B95">
            <w:pPr>
              <w:pStyle w:val="TableEntry"/>
              <w:ind w:left="144" w:right="144"/>
            </w:pPr>
          </w:p>
        </w:tc>
        <w:tc>
          <w:tcPr>
            <w:tcW w:w="3725" w:type="dxa"/>
          </w:tcPr>
          <w:p w14:paraId="14AB1E27" w14:textId="77777777" w:rsidR="00743B95" w:rsidRDefault="00890E0E">
            <w:pPr>
              <w:pStyle w:val="TableEntry"/>
              <w:ind w:left="144" w:right="144"/>
            </w:pPr>
            <w:r>
              <w:t>O.I&amp;A</w:t>
            </w:r>
          </w:p>
          <w:p w14:paraId="03B075D8" w14:textId="77777777" w:rsidR="00743B95" w:rsidRDefault="00890E0E">
            <w:pPr>
              <w:pStyle w:val="TableEntry"/>
              <w:ind w:left="144" w:right="144"/>
            </w:pPr>
            <w:r>
              <w:t>The TOE shall ensure that users are authenticated before the TOE processes any actions that require authentication.</w:t>
            </w:r>
          </w:p>
        </w:tc>
        <w:tc>
          <w:tcPr>
            <w:tcW w:w="3330" w:type="dxa"/>
          </w:tcPr>
          <w:p w14:paraId="23A59160" w14:textId="77777777" w:rsidR="00743B95" w:rsidRDefault="00890E0E">
            <w:pPr>
              <w:pStyle w:val="TableEntry"/>
              <w:ind w:left="144" w:right="144"/>
            </w:pPr>
            <w:r>
              <w:t>O.I&amp;A</w:t>
            </w:r>
          </w:p>
          <w:p w14:paraId="21C6C24E" w14:textId="77777777" w:rsidR="00743B95" w:rsidRDefault="00890E0E">
            <w:pPr>
              <w:pStyle w:val="TableEntry"/>
              <w:ind w:left="144" w:right="144"/>
            </w:pPr>
            <w:r>
              <w:t xml:space="preserve">mitigates this threat since the TOE requires successful authentication to the TOE prior to gaining access to any controlled-access content. </w:t>
            </w:r>
          </w:p>
        </w:tc>
      </w:tr>
      <w:tr w:rsidR="00743B95" w14:paraId="71AB84DD" w14:textId="77777777">
        <w:trPr>
          <w:cantSplit/>
          <w:trHeight w:val="1695"/>
          <w:jc w:val="center"/>
        </w:trPr>
        <w:tc>
          <w:tcPr>
            <w:tcW w:w="2167" w:type="dxa"/>
            <w:vMerge/>
          </w:tcPr>
          <w:p w14:paraId="13699612" w14:textId="77777777" w:rsidR="00743B95" w:rsidRDefault="00743B95">
            <w:pPr>
              <w:pStyle w:val="TableEntry"/>
              <w:ind w:left="144" w:right="144"/>
            </w:pPr>
          </w:p>
        </w:tc>
        <w:tc>
          <w:tcPr>
            <w:tcW w:w="3725" w:type="dxa"/>
          </w:tcPr>
          <w:p w14:paraId="54AEF985" w14:textId="77777777" w:rsidR="00743B95" w:rsidRDefault="00890E0E">
            <w:pPr>
              <w:pStyle w:val="TableEntry"/>
              <w:ind w:left="144" w:right="144"/>
            </w:pPr>
            <w:r>
              <w:t>O.MANAGE</w:t>
            </w:r>
          </w:p>
          <w:p w14:paraId="57A73A02" w14:textId="77777777" w:rsidR="00743B95" w:rsidRDefault="00890E0E">
            <w:pPr>
              <w:pStyle w:val="TableEntry"/>
              <w:ind w:left="144" w:right="144"/>
            </w:pPr>
            <w:r>
              <w:t>The TSF shall provide all the functions and facilities necessary to manage TOE security mechanisms, and shall restrict such management actions to authorized users.</w:t>
            </w:r>
          </w:p>
        </w:tc>
        <w:tc>
          <w:tcPr>
            <w:tcW w:w="3330" w:type="dxa"/>
          </w:tcPr>
          <w:p w14:paraId="45693EA3" w14:textId="77777777" w:rsidR="00743B95" w:rsidRDefault="00890E0E">
            <w:pPr>
              <w:pStyle w:val="TableEntry"/>
              <w:ind w:left="144" w:right="144"/>
            </w:pPr>
            <w:r>
              <w:t xml:space="preserve">O.MANAGE </w:t>
            </w:r>
          </w:p>
          <w:p w14:paraId="7194B9DF" w14:textId="77777777" w:rsidR="00743B95" w:rsidRDefault="00890E0E">
            <w:pPr>
              <w:pStyle w:val="TableEntry"/>
              <w:ind w:left="144" w:right="144"/>
            </w:pPr>
            <w:r>
              <w:t xml:space="preserve">mitigates this threat by ensuring that management functions are restricted to authorized users.  </w:t>
            </w:r>
          </w:p>
        </w:tc>
      </w:tr>
      <w:tr w:rsidR="00743B95" w14:paraId="632FA24A" w14:textId="77777777">
        <w:trPr>
          <w:cantSplit/>
          <w:trHeight w:val="1347"/>
          <w:jc w:val="center"/>
        </w:trPr>
        <w:tc>
          <w:tcPr>
            <w:tcW w:w="2167" w:type="dxa"/>
            <w:vMerge/>
          </w:tcPr>
          <w:p w14:paraId="5C14FF01" w14:textId="77777777" w:rsidR="00743B95" w:rsidRDefault="00743B95">
            <w:pPr>
              <w:pStyle w:val="TableEntry"/>
              <w:ind w:left="144" w:right="144"/>
            </w:pPr>
          </w:p>
        </w:tc>
        <w:tc>
          <w:tcPr>
            <w:tcW w:w="3725" w:type="dxa"/>
          </w:tcPr>
          <w:p w14:paraId="2C87B8C8" w14:textId="77777777" w:rsidR="00743B95" w:rsidRDefault="00890E0E">
            <w:pPr>
              <w:pStyle w:val="TableEntry"/>
              <w:ind w:left="144" w:right="144"/>
            </w:pPr>
            <w:r>
              <w:t>O.TOE_ACCESS</w:t>
            </w:r>
          </w:p>
          <w:p w14:paraId="6DC8AE50" w14:textId="77777777" w:rsidR="00743B95" w:rsidRDefault="00890E0E">
            <w:pPr>
              <w:pStyle w:val="TableEntry"/>
              <w:ind w:left="144" w:right="144"/>
            </w:pPr>
            <w:r>
              <w:t>The TOE shall provide mechanisms that control a user's logical access to user data and to the TSF.</w:t>
            </w:r>
          </w:p>
        </w:tc>
        <w:tc>
          <w:tcPr>
            <w:tcW w:w="3330" w:type="dxa"/>
          </w:tcPr>
          <w:p w14:paraId="46D43536" w14:textId="77777777" w:rsidR="00743B95" w:rsidRDefault="00890E0E">
            <w:pPr>
              <w:pStyle w:val="TableEntry"/>
              <w:ind w:left="144" w:right="144"/>
            </w:pPr>
            <w:r>
              <w:t>O.TOE_ACCESS</w:t>
            </w:r>
          </w:p>
          <w:p w14:paraId="560A4616" w14:textId="77777777" w:rsidR="00743B95" w:rsidRDefault="00890E0E">
            <w:pPr>
              <w:pStyle w:val="TableEntry"/>
              <w:ind w:left="144" w:right="144"/>
            </w:pPr>
            <w:r>
              <w:t>mitigates this threat by restricting TOE access.</w:t>
            </w:r>
          </w:p>
        </w:tc>
      </w:tr>
    </w:tbl>
    <w:p w14:paraId="3571EB18" w14:textId="77777777" w:rsidR="00743B95" w:rsidRDefault="00743B95">
      <w:pPr>
        <w:pStyle w:val="TableEntry"/>
      </w:pPr>
    </w:p>
    <w:tbl>
      <w:tblPr>
        <w:tblW w:w="9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44"/>
        <w:gridCol w:w="3793"/>
        <w:gridCol w:w="3240"/>
      </w:tblGrid>
      <w:tr w:rsidR="00743B95" w14:paraId="45D98E02" w14:textId="77777777">
        <w:trPr>
          <w:cantSplit/>
          <w:trHeight w:val="576"/>
          <w:tblHeader/>
          <w:jc w:val="center"/>
        </w:trPr>
        <w:tc>
          <w:tcPr>
            <w:tcW w:w="2144" w:type="dxa"/>
            <w:shd w:val="clear" w:color="auto" w:fill="D6E3BC" w:themeFill="accent3" w:themeFillTint="66"/>
          </w:tcPr>
          <w:p w14:paraId="6E54B502" w14:textId="77777777" w:rsidR="00743B95" w:rsidRDefault="00890E0E">
            <w:pPr>
              <w:pStyle w:val="Tableheader"/>
              <w:ind w:left="144" w:right="144"/>
            </w:pPr>
            <w:r>
              <w:t>Th</w:t>
            </w:r>
            <w:r>
              <w:rPr>
                <w:spacing w:val="-1"/>
              </w:rPr>
              <w:t>rea</w:t>
            </w:r>
            <w:r>
              <w:t>t/Policy</w:t>
            </w:r>
          </w:p>
        </w:tc>
        <w:tc>
          <w:tcPr>
            <w:tcW w:w="3793" w:type="dxa"/>
            <w:shd w:val="clear" w:color="auto" w:fill="D6E3BC" w:themeFill="accent3" w:themeFillTint="66"/>
          </w:tcPr>
          <w:p w14:paraId="42B0FDE5" w14:textId="77777777" w:rsidR="00743B95" w:rsidRDefault="00890E0E">
            <w:pPr>
              <w:pStyle w:val="Tableheader"/>
              <w:ind w:left="144" w:right="144"/>
            </w:pPr>
            <w:r>
              <w:t>TOE Security Obj</w:t>
            </w:r>
            <w:r>
              <w:rPr>
                <w:spacing w:val="-1"/>
              </w:rPr>
              <w:t>ec</w:t>
            </w:r>
            <w:r>
              <w:t>tiv</w:t>
            </w:r>
            <w:r>
              <w:rPr>
                <w:spacing w:val="-1"/>
              </w:rPr>
              <w:t>e</w:t>
            </w:r>
            <w:r>
              <w:t>s Addr</w:t>
            </w:r>
            <w:r>
              <w:rPr>
                <w:spacing w:val="-1"/>
              </w:rPr>
              <w:t>e</w:t>
            </w:r>
            <w:r>
              <w:t>ssing</w:t>
            </w:r>
            <w:r>
              <w:rPr>
                <w:spacing w:val="-3"/>
              </w:rPr>
              <w:t xml:space="preserve"> </w:t>
            </w:r>
            <w:r>
              <w:t>t</w:t>
            </w:r>
            <w:r>
              <w:rPr>
                <w:spacing w:val="2"/>
              </w:rPr>
              <w:t>h</w:t>
            </w:r>
            <w:r>
              <w:t>e Th</w:t>
            </w:r>
            <w:r>
              <w:rPr>
                <w:spacing w:val="-1"/>
              </w:rPr>
              <w:t>rea</w:t>
            </w:r>
            <w:r>
              <w:t>t/Policy</w:t>
            </w:r>
          </w:p>
        </w:tc>
        <w:tc>
          <w:tcPr>
            <w:tcW w:w="3240" w:type="dxa"/>
            <w:shd w:val="clear" w:color="auto" w:fill="D6E3BC" w:themeFill="accent3" w:themeFillTint="66"/>
          </w:tcPr>
          <w:p w14:paraId="1B0910E3" w14:textId="77777777" w:rsidR="00743B95" w:rsidRDefault="00890E0E">
            <w:pPr>
              <w:pStyle w:val="Tableheader"/>
              <w:ind w:left="144" w:right="144"/>
            </w:pPr>
            <w:r>
              <w:t>R</w:t>
            </w:r>
            <w:r>
              <w:rPr>
                <w:spacing w:val="-1"/>
              </w:rPr>
              <w:t>a</w:t>
            </w:r>
            <w:r>
              <w:t>tion</w:t>
            </w:r>
            <w:r>
              <w:rPr>
                <w:spacing w:val="-1"/>
              </w:rPr>
              <w:t>a</w:t>
            </w:r>
            <w:r>
              <w:t>le</w:t>
            </w:r>
          </w:p>
        </w:tc>
      </w:tr>
      <w:tr w:rsidR="00743B95" w14:paraId="0DBA509E" w14:textId="77777777">
        <w:trPr>
          <w:cantSplit/>
          <w:trHeight w:val="2172"/>
          <w:jc w:val="center"/>
        </w:trPr>
        <w:tc>
          <w:tcPr>
            <w:tcW w:w="2144" w:type="dxa"/>
            <w:vMerge w:val="restart"/>
          </w:tcPr>
          <w:p w14:paraId="4629CFBF" w14:textId="77777777" w:rsidR="00743B95" w:rsidRDefault="00890E0E">
            <w:pPr>
              <w:pStyle w:val="TableEntry"/>
              <w:ind w:left="144" w:right="144"/>
            </w:pPr>
            <w:r>
              <w:t>T.IA_USER</w:t>
            </w:r>
          </w:p>
          <w:p w14:paraId="4D13B73D" w14:textId="77777777" w:rsidR="00743B95" w:rsidRDefault="00890E0E">
            <w:pPr>
              <w:pStyle w:val="TableEntry"/>
              <w:ind w:left="144" w:right="144"/>
            </w:pPr>
            <w:r>
              <w:t>A user who has not successfully completed identification and authentication may gain unauthorized access to user data or TOE resources beyond public objects.</w:t>
            </w:r>
          </w:p>
        </w:tc>
        <w:tc>
          <w:tcPr>
            <w:tcW w:w="3793" w:type="dxa"/>
          </w:tcPr>
          <w:p w14:paraId="08698BBC" w14:textId="77777777" w:rsidR="00743B95" w:rsidRDefault="00890E0E">
            <w:pPr>
              <w:pStyle w:val="TableEntry"/>
              <w:ind w:left="144" w:right="144"/>
            </w:pPr>
            <w:r>
              <w:t>O.DISCRETIONARY_ACCESS</w:t>
            </w:r>
          </w:p>
          <w:p w14:paraId="54226657" w14:textId="77777777" w:rsidR="00743B95" w:rsidRDefault="00890E0E">
            <w:pPr>
              <w:pStyle w:val="TableEntry"/>
              <w:ind w:left="144" w:right="144"/>
            </w:pPr>
            <w:r>
              <w:t>The TSF shall control access of subjects and/or users to named resources based on identity of the object, subject, or user. The TSF shall allow authorized users to specify for each access mode which users/subjects are allowed to access a specific named object in that access mode.</w:t>
            </w:r>
          </w:p>
        </w:tc>
        <w:tc>
          <w:tcPr>
            <w:tcW w:w="3240" w:type="dxa"/>
          </w:tcPr>
          <w:p w14:paraId="46BCF68A" w14:textId="77777777" w:rsidR="00743B95" w:rsidRDefault="00890E0E">
            <w:pPr>
              <w:pStyle w:val="TableEntry"/>
              <w:ind w:left="144" w:right="144"/>
            </w:pPr>
            <w:r>
              <w:t>O.DISCRETIONARY_ACCESS</w:t>
            </w:r>
          </w:p>
          <w:p w14:paraId="5A4AEB4A" w14:textId="77777777" w:rsidR="00743B95" w:rsidRDefault="00890E0E">
            <w:pPr>
              <w:pStyle w:val="TableEntry"/>
              <w:ind w:left="144" w:right="144"/>
            </w:pPr>
            <w:r>
              <w:t xml:space="preserve">mitigates this threat by requiring that data, including user data stored with the TOE, is protected by discretionary access controls. </w:t>
            </w:r>
          </w:p>
          <w:p w14:paraId="073169F3" w14:textId="77777777" w:rsidR="00743B95" w:rsidRDefault="00743B95">
            <w:pPr>
              <w:pStyle w:val="TableEntry"/>
              <w:ind w:left="144" w:right="144"/>
            </w:pPr>
          </w:p>
        </w:tc>
      </w:tr>
      <w:tr w:rsidR="00743B95" w14:paraId="458439AB" w14:textId="77777777">
        <w:trPr>
          <w:cantSplit/>
          <w:trHeight w:val="1695"/>
          <w:jc w:val="center"/>
        </w:trPr>
        <w:tc>
          <w:tcPr>
            <w:tcW w:w="2144" w:type="dxa"/>
            <w:vMerge/>
            <w:textDirection w:val="btLr"/>
          </w:tcPr>
          <w:p w14:paraId="3FB37FDC" w14:textId="77777777" w:rsidR="00743B95" w:rsidRDefault="00743B95">
            <w:pPr>
              <w:pStyle w:val="TableEntry"/>
              <w:ind w:left="144" w:right="144"/>
            </w:pPr>
          </w:p>
        </w:tc>
        <w:tc>
          <w:tcPr>
            <w:tcW w:w="3793" w:type="dxa"/>
          </w:tcPr>
          <w:p w14:paraId="643CF92E" w14:textId="77777777" w:rsidR="00743B95" w:rsidRDefault="00890E0E">
            <w:pPr>
              <w:pStyle w:val="TableEntry"/>
              <w:ind w:left="144" w:right="144"/>
            </w:pPr>
            <w:r>
              <w:t xml:space="preserve">O.I&amp;A </w:t>
            </w:r>
          </w:p>
          <w:p w14:paraId="123046E2" w14:textId="77777777" w:rsidR="00743B95" w:rsidRDefault="00890E0E">
            <w:pPr>
              <w:pStyle w:val="TableEntry"/>
              <w:ind w:left="144" w:right="144"/>
              <w:rPr>
                <w:strike/>
              </w:rPr>
            </w:pPr>
            <w:r>
              <w:t>The TOE shall ensure that users are authenticated before the TOE processes any actions that require authentication.</w:t>
            </w:r>
          </w:p>
        </w:tc>
        <w:tc>
          <w:tcPr>
            <w:tcW w:w="3240" w:type="dxa"/>
          </w:tcPr>
          <w:p w14:paraId="611C1887" w14:textId="77777777" w:rsidR="00743B95" w:rsidRDefault="00890E0E">
            <w:pPr>
              <w:pStyle w:val="TableEntry"/>
              <w:ind w:left="144" w:right="144"/>
            </w:pPr>
            <w:r>
              <w:t xml:space="preserve">O.I&amp;A </w:t>
            </w:r>
          </w:p>
          <w:p w14:paraId="0DE5D760" w14:textId="77777777" w:rsidR="00743B95" w:rsidRDefault="00890E0E">
            <w:pPr>
              <w:pStyle w:val="TableEntry"/>
              <w:ind w:left="144" w:right="144"/>
              <w:rPr>
                <w:strike/>
              </w:rPr>
            </w:pPr>
            <w:r>
              <w:t>mitigates this threat by requiring that each entity interacting with the TOE is properly identified and authenticated before allowing access beyond public objects.</w:t>
            </w:r>
          </w:p>
        </w:tc>
      </w:tr>
      <w:tr w:rsidR="00743B95" w14:paraId="7BCEFA40" w14:textId="77777777">
        <w:trPr>
          <w:cantSplit/>
          <w:jc w:val="center"/>
        </w:trPr>
        <w:tc>
          <w:tcPr>
            <w:tcW w:w="2144" w:type="dxa"/>
            <w:vMerge/>
          </w:tcPr>
          <w:p w14:paraId="7CA52D02" w14:textId="77777777" w:rsidR="00743B95" w:rsidRDefault="00743B95">
            <w:pPr>
              <w:pStyle w:val="TableEntry"/>
              <w:ind w:left="144" w:right="144"/>
            </w:pPr>
          </w:p>
        </w:tc>
        <w:tc>
          <w:tcPr>
            <w:tcW w:w="3793" w:type="dxa"/>
          </w:tcPr>
          <w:p w14:paraId="67BCA866" w14:textId="77777777" w:rsidR="00743B95" w:rsidRDefault="00890E0E">
            <w:pPr>
              <w:pStyle w:val="TableEntry"/>
              <w:ind w:left="144" w:right="144"/>
            </w:pPr>
            <w:r>
              <w:t>O.T</w:t>
            </w:r>
            <w:r>
              <w:rPr>
                <w:spacing w:val="-2"/>
              </w:rPr>
              <w:t>O</w:t>
            </w:r>
            <w:r>
              <w:t>E_</w:t>
            </w:r>
            <w:r>
              <w:rPr>
                <w:spacing w:val="-1"/>
              </w:rPr>
              <w:t>A</w:t>
            </w:r>
            <w:r>
              <w:t>CCESS</w:t>
            </w:r>
          </w:p>
          <w:p w14:paraId="4B9548DD" w14:textId="77777777" w:rsidR="00743B95" w:rsidRDefault="00890E0E">
            <w:pPr>
              <w:pStyle w:val="TableEntry"/>
              <w:ind w:left="144" w:right="144"/>
            </w:pPr>
            <w:r>
              <w:t>The TOE shall provide mechanisms that control a user's logical access to user data and to the TSF.</w:t>
            </w:r>
          </w:p>
        </w:tc>
        <w:tc>
          <w:tcPr>
            <w:tcW w:w="3240" w:type="dxa"/>
          </w:tcPr>
          <w:p w14:paraId="39193122" w14:textId="77777777" w:rsidR="00743B95" w:rsidRDefault="00890E0E">
            <w:pPr>
              <w:pStyle w:val="TableEntry"/>
              <w:ind w:left="144" w:right="144"/>
            </w:pPr>
            <w:r>
              <w:t>O.T</w:t>
            </w:r>
            <w:r>
              <w:rPr>
                <w:spacing w:val="-2"/>
              </w:rPr>
              <w:t>O</w:t>
            </w:r>
            <w:r>
              <w:t>E_</w:t>
            </w:r>
            <w:r>
              <w:rPr>
                <w:spacing w:val="-1"/>
              </w:rPr>
              <w:t>A</w:t>
            </w:r>
            <w:r>
              <w:t xml:space="preserve">CCESS </w:t>
            </w:r>
          </w:p>
          <w:p w14:paraId="167EBFF1" w14:textId="77777777" w:rsidR="00743B95" w:rsidRDefault="00890E0E">
            <w:pPr>
              <w:pStyle w:val="TableEntry"/>
              <w:ind w:left="144" w:right="144"/>
            </w:pPr>
            <w:r>
              <w:t xml:space="preserve">mitigates this threat by controlling logical access to user data and TSF data. </w:t>
            </w:r>
          </w:p>
          <w:p w14:paraId="17964B2F" w14:textId="77777777" w:rsidR="00743B95" w:rsidRDefault="00743B95">
            <w:pPr>
              <w:pStyle w:val="TableEntry"/>
              <w:ind w:left="144" w:right="144"/>
            </w:pPr>
          </w:p>
        </w:tc>
      </w:tr>
    </w:tbl>
    <w:p w14:paraId="4E636196" w14:textId="77777777" w:rsidR="00743B95" w:rsidRDefault="00743B95"/>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38"/>
        <w:gridCol w:w="3668"/>
        <w:gridCol w:w="3354"/>
      </w:tblGrid>
      <w:tr w:rsidR="00743B95" w14:paraId="360B5D23" w14:textId="77777777">
        <w:trPr>
          <w:cantSplit/>
          <w:trHeight w:val="576"/>
          <w:tblHeader/>
          <w:jc w:val="center"/>
        </w:trPr>
        <w:tc>
          <w:tcPr>
            <w:tcW w:w="2138" w:type="dxa"/>
            <w:shd w:val="clear" w:color="auto" w:fill="D6E3BC" w:themeFill="accent3" w:themeFillTint="66"/>
          </w:tcPr>
          <w:p w14:paraId="55A3868A" w14:textId="77777777" w:rsidR="00743B95" w:rsidRDefault="00890E0E">
            <w:pPr>
              <w:pStyle w:val="Tableheader"/>
              <w:ind w:left="144" w:right="144"/>
            </w:pPr>
            <w:r>
              <w:t>Threat/Policy</w:t>
            </w:r>
          </w:p>
        </w:tc>
        <w:tc>
          <w:tcPr>
            <w:tcW w:w="3668" w:type="dxa"/>
            <w:shd w:val="clear" w:color="auto" w:fill="D6E3BC" w:themeFill="accent3" w:themeFillTint="66"/>
          </w:tcPr>
          <w:p w14:paraId="7D6D4E2C" w14:textId="77777777" w:rsidR="00743B95" w:rsidRDefault="00890E0E">
            <w:pPr>
              <w:pStyle w:val="Tableheader"/>
              <w:ind w:left="144" w:right="144"/>
            </w:pPr>
            <w:r>
              <w:t>TOE Security Objectives Addressing the Threat/Policy</w:t>
            </w:r>
          </w:p>
        </w:tc>
        <w:tc>
          <w:tcPr>
            <w:tcW w:w="3354" w:type="dxa"/>
            <w:shd w:val="clear" w:color="auto" w:fill="D6E3BC" w:themeFill="accent3" w:themeFillTint="66"/>
          </w:tcPr>
          <w:p w14:paraId="655CD95B" w14:textId="77777777" w:rsidR="00743B95" w:rsidRDefault="00890E0E">
            <w:pPr>
              <w:pStyle w:val="Tableheader"/>
              <w:ind w:left="144" w:right="144"/>
            </w:pPr>
            <w:r>
              <w:t>Rationale</w:t>
            </w:r>
          </w:p>
        </w:tc>
      </w:tr>
      <w:tr w:rsidR="00743B95" w14:paraId="6E83BCC2" w14:textId="77777777">
        <w:trPr>
          <w:cantSplit/>
          <w:trHeight w:val="2640"/>
          <w:jc w:val="center"/>
        </w:trPr>
        <w:tc>
          <w:tcPr>
            <w:tcW w:w="2138" w:type="dxa"/>
          </w:tcPr>
          <w:p w14:paraId="6D00E2D3" w14:textId="77777777" w:rsidR="00743B95" w:rsidRDefault="00890E0E">
            <w:pPr>
              <w:pStyle w:val="TableEntry"/>
              <w:ind w:left="144" w:right="144"/>
            </w:pPr>
            <w:r>
              <w:t>T.RESIDUAL</w:t>
            </w:r>
            <w:r>
              <w:br/>
              <w:t>_DATA</w:t>
            </w:r>
          </w:p>
          <w:p w14:paraId="560AB40F" w14:textId="77777777" w:rsidR="00743B95" w:rsidRDefault="00890E0E">
            <w:pPr>
              <w:pStyle w:val="TableEntry"/>
              <w:ind w:left="144" w:right="144"/>
            </w:pPr>
            <w:r>
              <w:t>A user or a process acting on behalf of a user may gain unauthorized access to user or TSF data through reallocation of TOE resources from one user or process to another.</w:t>
            </w:r>
          </w:p>
        </w:tc>
        <w:tc>
          <w:tcPr>
            <w:tcW w:w="3668" w:type="dxa"/>
          </w:tcPr>
          <w:p w14:paraId="73AA8394" w14:textId="77777777" w:rsidR="00743B95" w:rsidRDefault="00890E0E">
            <w:pPr>
              <w:pStyle w:val="TableEntry"/>
              <w:ind w:left="144" w:right="144"/>
            </w:pPr>
            <w:r>
              <w:t>O.RESIDUAL_INFORMATION</w:t>
            </w:r>
          </w:p>
          <w:p w14:paraId="6F86C6B0" w14:textId="77777777" w:rsidR="00743B95" w:rsidRDefault="00890E0E">
            <w:pPr>
              <w:pStyle w:val="TableEntry"/>
              <w:ind w:left="144" w:right="144"/>
            </w:pPr>
            <w:r>
              <w:t>The TOE shall ensure that any information contained in a protected resource is not inappropriately disclosed when the resource is reallocated.</w:t>
            </w:r>
          </w:p>
        </w:tc>
        <w:tc>
          <w:tcPr>
            <w:tcW w:w="3354" w:type="dxa"/>
          </w:tcPr>
          <w:p w14:paraId="20814CF1" w14:textId="77777777" w:rsidR="00743B95" w:rsidRDefault="00890E0E">
            <w:pPr>
              <w:pStyle w:val="TableEntry"/>
              <w:ind w:left="144" w:right="144"/>
            </w:pPr>
            <w:r>
              <w:t>O.RESIDUAL_INFORMATION</w:t>
            </w:r>
          </w:p>
          <w:p w14:paraId="1B718EE6" w14:textId="77777777" w:rsidR="00743B95" w:rsidRDefault="00890E0E">
            <w:pPr>
              <w:pStyle w:val="TableEntry"/>
              <w:ind w:left="144" w:right="144"/>
            </w:pPr>
            <w:r>
              <w:t xml:space="preserve">mitigates this threat by ensuring that data is not improperly disclosed. </w:t>
            </w:r>
          </w:p>
        </w:tc>
      </w:tr>
    </w:tbl>
    <w:p w14:paraId="4EED48F3" w14:textId="77777777" w:rsidR="00743B95" w:rsidRDefault="00743B95">
      <w:pPr>
        <w:pStyle w:val="TableEntry"/>
      </w:pPr>
    </w:p>
    <w:tbl>
      <w:tblPr>
        <w:tblW w:w="9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24"/>
        <w:gridCol w:w="3418"/>
        <w:gridCol w:w="3514"/>
      </w:tblGrid>
      <w:tr w:rsidR="00743B95" w14:paraId="0F0F0196" w14:textId="77777777">
        <w:trPr>
          <w:cantSplit/>
          <w:trHeight w:val="576"/>
          <w:tblHeader/>
          <w:jc w:val="center"/>
        </w:trPr>
        <w:tc>
          <w:tcPr>
            <w:tcW w:w="2224" w:type="dxa"/>
            <w:shd w:val="clear" w:color="auto" w:fill="D6E3BC" w:themeFill="accent3" w:themeFillTint="66"/>
          </w:tcPr>
          <w:p w14:paraId="00147077" w14:textId="77777777" w:rsidR="00743B95" w:rsidRDefault="00890E0E">
            <w:pPr>
              <w:pStyle w:val="Tableheader"/>
              <w:ind w:left="144" w:right="144"/>
            </w:pPr>
            <w:r>
              <w:t>Th</w:t>
            </w:r>
            <w:r>
              <w:rPr>
                <w:spacing w:val="-1"/>
              </w:rPr>
              <w:t>rea</w:t>
            </w:r>
            <w:r>
              <w:t>t/Policy</w:t>
            </w:r>
          </w:p>
        </w:tc>
        <w:tc>
          <w:tcPr>
            <w:tcW w:w="3418" w:type="dxa"/>
            <w:shd w:val="clear" w:color="auto" w:fill="D6E3BC" w:themeFill="accent3" w:themeFillTint="66"/>
          </w:tcPr>
          <w:p w14:paraId="2B2B4512" w14:textId="77777777" w:rsidR="00743B95" w:rsidRDefault="00890E0E">
            <w:pPr>
              <w:pStyle w:val="Tableheader"/>
              <w:ind w:left="144" w:right="144"/>
            </w:pPr>
            <w:r>
              <w:t>TOE Security Obj</w:t>
            </w:r>
            <w:r>
              <w:rPr>
                <w:spacing w:val="-1"/>
              </w:rPr>
              <w:t>ec</w:t>
            </w:r>
            <w:r>
              <w:t>tiv</w:t>
            </w:r>
            <w:r>
              <w:rPr>
                <w:spacing w:val="-1"/>
              </w:rPr>
              <w:t>e</w:t>
            </w:r>
            <w:r>
              <w:t>s Addr</w:t>
            </w:r>
            <w:r>
              <w:rPr>
                <w:spacing w:val="-1"/>
              </w:rPr>
              <w:t>e</w:t>
            </w:r>
            <w:r>
              <w:t>ssing</w:t>
            </w:r>
            <w:r>
              <w:rPr>
                <w:spacing w:val="-3"/>
              </w:rPr>
              <w:t xml:space="preserve"> </w:t>
            </w:r>
            <w:r>
              <w:t>t</w:t>
            </w:r>
            <w:r>
              <w:rPr>
                <w:spacing w:val="2"/>
              </w:rPr>
              <w:t>h</w:t>
            </w:r>
            <w:r>
              <w:t>e Th</w:t>
            </w:r>
            <w:r>
              <w:rPr>
                <w:spacing w:val="-1"/>
              </w:rPr>
              <w:t>rea</w:t>
            </w:r>
            <w:r>
              <w:t>t/Policy</w:t>
            </w:r>
          </w:p>
        </w:tc>
        <w:tc>
          <w:tcPr>
            <w:tcW w:w="3514" w:type="dxa"/>
            <w:shd w:val="clear" w:color="auto" w:fill="D6E3BC" w:themeFill="accent3" w:themeFillTint="66"/>
          </w:tcPr>
          <w:p w14:paraId="36059417" w14:textId="77777777" w:rsidR="00743B95" w:rsidRDefault="00890E0E">
            <w:pPr>
              <w:pStyle w:val="Tableheader"/>
              <w:ind w:left="144" w:right="144"/>
            </w:pPr>
            <w:r>
              <w:t>R</w:t>
            </w:r>
            <w:r>
              <w:rPr>
                <w:spacing w:val="-1"/>
              </w:rPr>
              <w:t>a</w:t>
            </w:r>
            <w:r>
              <w:t>tion</w:t>
            </w:r>
            <w:r>
              <w:rPr>
                <w:spacing w:val="-1"/>
              </w:rPr>
              <w:t>a</w:t>
            </w:r>
            <w:r>
              <w:t>le</w:t>
            </w:r>
          </w:p>
        </w:tc>
      </w:tr>
      <w:tr w:rsidR="00743B95" w14:paraId="2A3B37A7" w14:textId="77777777">
        <w:trPr>
          <w:cantSplit/>
          <w:trHeight w:val="2172"/>
          <w:jc w:val="center"/>
        </w:trPr>
        <w:tc>
          <w:tcPr>
            <w:tcW w:w="2224" w:type="dxa"/>
            <w:vMerge w:val="restart"/>
          </w:tcPr>
          <w:p w14:paraId="4DBC990E" w14:textId="77777777" w:rsidR="00743B95" w:rsidRDefault="00890E0E">
            <w:pPr>
              <w:pStyle w:val="TableEntry"/>
              <w:ind w:left="144" w:right="144"/>
            </w:pPr>
            <w:r>
              <w:t>T.UNAUTHORIZED</w:t>
            </w:r>
            <w:r>
              <w:br/>
              <w:t>_ACCESS</w:t>
            </w:r>
          </w:p>
          <w:p w14:paraId="57488574" w14:textId="77777777" w:rsidR="00743B95" w:rsidRDefault="00890E0E">
            <w:pPr>
              <w:pStyle w:val="TableEntry"/>
              <w:ind w:left="144" w:right="144"/>
            </w:pPr>
            <w:r>
              <w:t>An authenticated user or a process, in conflict with the TOE security policy, may gain unauthorized access to user data.</w:t>
            </w:r>
          </w:p>
        </w:tc>
        <w:tc>
          <w:tcPr>
            <w:tcW w:w="3418" w:type="dxa"/>
          </w:tcPr>
          <w:p w14:paraId="1434850A" w14:textId="77777777" w:rsidR="00743B95" w:rsidRDefault="00890E0E">
            <w:pPr>
              <w:pStyle w:val="TableEntry"/>
              <w:ind w:left="144" w:right="144"/>
            </w:pPr>
            <w:r>
              <w:t>O.DISCRETIONARY_ACCESS</w:t>
            </w:r>
          </w:p>
          <w:p w14:paraId="3DE09890" w14:textId="77777777" w:rsidR="00743B95" w:rsidRDefault="00890E0E">
            <w:pPr>
              <w:pStyle w:val="TableEntry"/>
              <w:ind w:left="144" w:right="144"/>
            </w:pPr>
            <w:r>
              <w:t>The TSF shall control access of subjects and/or users to named resources based on identity of the object, subject or user. The TSF shall allow authorized users to specify for each access mode which users/subjects are allowed to access a specific named object in that access mode.</w:t>
            </w:r>
          </w:p>
        </w:tc>
        <w:tc>
          <w:tcPr>
            <w:tcW w:w="3514" w:type="dxa"/>
          </w:tcPr>
          <w:p w14:paraId="6C49B489" w14:textId="77777777" w:rsidR="00743B95" w:rsidRDefault="00890E0E">
            <w:pPr>
              <w:pStyle w:val="TableEntry"/>
              <w:ind w:left="144" w:right="144"/>
            </w:pPr>
            <w:r>
              <w:t>O.DISCRETIONARY_ACCESS</w:t>
            </w:r>
          </w:p>
          <w:p w14:paraId="629FDF02" w14:textId="77777777" w:rsidR="00743B95" w:rsidRDefault="00890E0E">
            <w:pPr>
              <w:pStyle w:val="TableEntry"/>
              <w:ind w:left="144" w:right="144"/>
            </w:pPr>
            <w:r>
              <w:t>mitigates this threat by requiring that data, including TSF data, is protected by discretionary access controls.</w:t>
            </w:r>
          </w:p>
        </w:tc>
      </w:tr>
      <w:tr w:rsidR="00743B95" w14:paraId="64F20471" w14:textId="77777777">
        <w:trPr>
          <w:cantSplit/>
          <w:trHeight w:val="1695"/>
          <w:jc w:val="center"/>
        </w:trPr>
        <w:tc>
          <w:tcPr>
            <w:tcW w:w="2224" w:type="dxa"/>
            <w:vMerge/>
          </w:tcPr>
          <w:p w14:paraId="3CD2D909" w14:textId="77777777" w:rsidR="00743B95" w:rsidRDefault="00743B95">
            <w:pPr>
              <w:pStyle w:val="TableEntry"/>
              <w:ind w:left="144" w:right="144"/>
            </w:pPr>
          </w:p>
        </w:tc>
        <w:tc>
          <w:tcPr>
            <w:tcW w:w="3418" w:type="dxa"/>
          </w:tcPr>
          <w:p w14:paraId="7FDD002A" w14:textId="77777777" w:rsidR="00743B95" w:rsidRDefault="00890E0E">
            <w:pPr>
              <w:pStyle w:val="TableEntry"/>
              <w:ind w:left="144" w:right="144"/>
            </w:pPr>
            <w:r>
              <w:t>O.MANAGE</w:t>
            </w:r>
          </w:p>
          <w:p w14:paraId="5C5C398D" w14:textId="77777777" w:rsidR="00743B95" w:rsidRDefault="00890E0E">
            <w:pPr>
              <w:pStyle w:val="TableEntry"/>
              <w:ind w:left="144" w:right="144"/>
            </w:pPr>
            <w:r>
              <w:t>The TSF shall provide all the functions and facilities necessary to manage TOE security mechanisms, and shall restrict such management actions to authorized users.</w:t>
            </w:r>
          </w:p>
        </w:tc>
        <w:tc>
          <w:tcPr>
            <w:tcW w:w="3514" w:type="dxa"/>
          </w:tcPr>
          <w:p w14:paraId="5918BE72" w14:textId="77777777" w:rsidR="00743B95" w:rsidRDefault="00890E0E">
            <w:pPr>
              <w:pStyle w:val="TableEntry"/>
              <w:ind w:left="144" w:right="144"/>
            </w:pPr>
            <w:r>
              <w:t>O.MANAGE</w:t>
            </w:r>
          </w:p>
          <w:p w14:paraId="254F0EA8" w14:textId="77777777" w:rsidR="00743B95" w:rsidRDefault="00890E0E">
            <w:pPr>
              <w:pStyle w:val="TableEntry"/>
              <w:ind w:left="144" w:right="144"/>
            </w:pPr>
            <w:r>
              <w:t xml:space="preserve">mitigates this threat by ensuring that access to user data is restricted to authorized users. </w:t>
            </w:r>
          </w:p>
        </w:tc>
      </w:tr>
      <w:tr w:rsidR="00743B95" w14:paraId="365B6EC0" w14:textId="77777777">
        <w:trPr>
          <w:cantSplit/>
          <w:trHeight w:val="1254"/>
          <w:jc w:val="center"/>
        </w:trPr>
        <w:tc>
          <w:tcPr>
            <w:tcW w:w="2224" w:type="dxa"/>
            <w:vMerge/>
          </w:tcPr>
          <w:p w14:paraId="33A152D8" w14:textId="77777777" w:rsidR="00743B95" w:rsidRDefault="00743B95">
            <w:pPr>
              <w:pStyle w:val="TableEntry"/>
              <w:ind w:left="144" w:right="144"/>
            </w:pPr>
          </w:p>
        </w:tc>
        <w:tc>
          <w:tcPr>
            <w:tcW w:w="3418" w:type="dxa"/>
          </w:tcPr>
          <w:p w14:paraId="4EF4029B" w14:textId="77777777" w:rsidR="00743B95" w:rsidRDefault="00890E0E">
            <w:pPr>
              <w:pStyle w:val="TableEntry"/>
              <w:ind w:left="144" w:right="144"/>
            </w:pPr>
            <w:r>
              <w:t>O.T</w:t>
            </w:r>
            <w:r>
              <w:rPr>
                <w:spacing w:val="-2"/>
              </w:rPr>
              <w:t>O</w:t>
            </w:r>
            <w:r>
              <w:t>E_</w:t>
            </w:r>
            <w:r>
              <w:rPr>
                <w:spacing w:val="-1"/>
              </w:rPr>
              <w:t>A</w:t>
            </w:r>
            <w:r>
              <w:t>CCESS</w:t>
            </w:r>
          </w:p>
          <w:p w14:paraId="0214E1DC" w14:textId="77777777" w:rsidR="00743B95" w:rsidRDefault="00890E0E">
            <w:pPr>
              <w:pStyle w:val="TableEntry"/>
              <w:ind w:left="144" w:right="144"/>
            </w:pPr>
            <w:r>
              <w:t>The TOE shall provide mechanisms that control a user's logical access to user data and to the TSF.</w:t>
            </w:r>
          </w:p>
        </w:tc>
        <w:tc>
          <w:tcPr>
            <w:tcW w:w="3514" w:type="dxa"/>
          </w:tcPr>
          <w:p w14:paraId="76295776" w14:textId="77777777" w:rsidR="00743B95" w:rsidRDefault="00890E0E">
            <w:pPr>
              <w:pStyle w:val="TableEntry"/>
              <w:ind w:left="144" w:right="144"/>
            </w:pPr>
            <w:r>
              <w:t>O.T</w:t>
            </w:r>
            <w:r>
              <w:rPr>
                <w:spacing w:val="-2"/>
              </w:rPr>
              <w:t>O</w:t>
            </w:r>
            <w:r>
              <w:t>E_</w:t>
            </w:r>
            <w:r>
              <w:rPr>
                <w:spacing w:val="-1"/>
              </w:rPr>
              <w:t>A</w:t>
            </w:r>
            <w:r>
              <w:t xml:space="preserve">CCESS </w:t>
            </w:r>
          </w:p>
          <w:p w14:paraId="2B0D3FF5" w14:textId="77777777" w:rsidR="00743B95" w:rsidRDefault="00890E0E">
            <w:pPr>
              <w:pStyle w:val="TableEntry"/>
              <w:ind w:left="144" w:right="144"/>
            </w:pPr>
            <w:r>
              <w:t>mitigates this threat by controlling logical access to user data and TSF data.</w:t>
            </w:r>
          </w:p>
        </w:tc>
      </w:tr>
    </w:tbl>
    <w:p w14:paraId="6CB47FEF" w14:textId="77777777" w:rsidR="00743B95" w:rsidRDefault="00890E0E">
      <w:pPr>
        <w:pStyle w:val="TableEntry"/>
      </w:pPr>
      <w:r>
        <w:br w:type="page" w:clear="all"/>
      </w:r>
    </w:p>
    <w:p w14:paraId="639CD8E7" w14:textId="77777777" w:rsidR="00743B95" w:rsidRDefault="00890E0E">
      <w:pPr>
        <w:pStyle w:val="A2"/>
      </w:pPr>
      <w:bookmarkStart w:id="1217" w:name="_Toc400368427"/>
      <w:bookmarkStart w:id="1218" w:name="_Toc400368788"/>
      <w:bookmarkStart w:id="1219" w:name="_Toc400366149"/>
      <w:bookmarkStart w:id="1220" w:name="_Toc400374157"/>
      <w:bookmarkStart w:id="1221" w:name="_Toc400374171"/>
      <w:bookmarkStart w:id="1222" w:name="_Toc400368416"/>
      <w:bookmarkStart w:id="1223" w:name="_Toc400368743"/>
      <w:bookmarkStart w:id="1224" w:name="_Toc400368403"/>
      <w:bookmarkStart w:id="1225" w:name="_Toc400374221"/>
      <w:bookmarkStart w:id="1226" w:name="_Toc400366138"/>
      <w:bookmarkStart w:id="1227" w:name="_Toc400374195"/>
      <w:bookmarkStart w:id="1228" w:name="_Toc400368716"/>
      <w:bookmarkStart w:id="1229" w:name="_Toc400368730"/>
      <w:bookmarkStart w:id="1230" w:name="_Toc400366111"/>
      <w:bookmarkStart w:id="1231" w:name="_Toc400368780"/>
      <w:bookmarkStart w:id="1232" w:name="_Toc400366183"/>
      <w:bookmarkStart w:id="1233" w:name="_Toc400368722"/>
      <w:bookmarkStart w:id="1234" w:name="_Toc400374229"/>
      <w:bookmarkStart w:id="1235" w:name="_Toc400368754"/>
      <w:bookmarkStart w:id="1236" w:name="_Toc400368395"/>
      <w:bookmarkStart w:id="1237" w:name="_Toc400368461"/>
      <w:bookmarkStart w:id="1238" w:name="_Toc400366117"/>
      <w:bookmarkStart w:id="1239" w:name="_Toc400374163"/>
      <w:bookmarkStart w:id="1240" w:name="_Toc400374184"/>
      <w:bookmarkStart w:id="1241" w:name="_Toc400368389"/>
      <w:bookmarkStart w:id="1242" w:name="_Toc400366125"/>
      <w:bookmarkStart w:id="1243" w:name="_Toc400368453"/>
      <w:bookmarkStart w:id="1244" w:name="_Toc400366175"/>
      <w:bookmarkStart w:id="1245" w:name="_Ref2881308"/>
      <w:bookmarkStart w:id="1246" w:name="_Toc414629382"/>
      <w:bookmarkStart w:id="1247" w:name="_Toc402957399"/>
      <w:bookmarkStart w:id="1248" w:name="_Toc463431617"/>
      <w:bookmarkStart w:id="1249" w:name="_Toc197502167"/>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r>
        <w:lastRenderedPageBreak/>
        <w:t>Rationale for the Environmental Security Objectives</w:t>
      </w:r>
      <w:bookmarkEnd w:id="1245"/>
      <w:bookmarkEnd w:id="1246"/>
      <w:bookmarkEnd w:id="1247"/>
      <w:bookmarkEnd w:id="1248"/>
      <w:bookmarkEnd w:id="1249"/>
      <w:r>
        <w:t xml:space="preserve"> </w:t>
      </w:r>
    </w:p>
    <w:p w14:paraId="1339F11C" w14:textId="77777777" w:rsidR="00743B95" w:rsidRDefault="00890E0E">
      <w:pPr>
        <w:pStyle w:val="BodyText"/>
      </w:pPr>
      <w:r>
        <w:t xml:space="preserve">The table below gives a summary of the assumptions, policies, and threats relating to the environmental security objectives. </w:t>
      </w:r>
    </w:p>
    <w:p w14:paraId="30E374D2" w14:textId="77777777" w:rsidR="00743B95" w:rsidRDefault="00890E0E">
      <w:pPr>
        <w:pStyle w:val="Caption"/>
        <w:outlineLvl w:val="0"/>
      </w:pPr>
      <w:bookmarkStart w:id="1250" w:name="_Toc402964569"/>
      <w:bookmarkStart w:id="1251" w:name="_Toc121810980"/>
      <w:bookmarkStart w:id="1252" w:name="_Toc429567154"/>
      <w:r>
        <w:t xml:space="preserve">Table </w:t>
      </w:r>
      <w:r>
        <w:fldChar w:fldCharType="begin"/>
      </w:r>
      <w:r>
        <w:instrText xml:space="preserve">SEQ Table \* ARABIC </w:instrText>
      </w:r>
      <w:r>
        <w:fldChar w:fldCharType="separate"/>
      </w:r>
      <w:r>
        <w:t>8</w:t>
      </w:r>
      <w:r>
        <w:fldChar w:fldCharType="end"/>
      </w:r>
      <w:r>
        <w:t>: Coverage of SPF Items for the TOE Environment Security Objectives</w:t>
      </w:r>
      <w:bookmarkEnd w:id="1250"/>
      <w:bookmarkEnd w:id="1251"/>
      <w:bookmarkEnd w:id="1252"/>
    </w:p>
    <w:tbl>
      <w:tblPr>
        <w:tblW w:w="9090" w:type="dxa"/>
        <w:tblInd w:w="6" w:type="dxa"/>
        <w:tblLayout w:type="fixed"/>
        <w:tblCellMar>
          <w:left w:w="0" w:type="dxa"/>
          <w:right w:w="0" w:type="dxa"/>
        </w:tblCellMar>
        <w:tblLook w:val="04A0" w:firstRow="1" w:lastRow="0" w:firstColumn="1" w:lastColumn="0" w:noHBand="0" w:noVBand="1"/>
      </w:tblPr>
      <w:tblGrid>
        <w:gridCol w:w="4128"/>
        <w:gridCol w:w="4962"/>
      </w:tblGrid>
      <w:tr w:rsidR="00743B95" w14:paraId="22A73EBA" w14:textId="77777777">
        <w:trPr>
          <w:cantSplit/>
          <w:trHeight w:val="576"/>
          <w:tblHeader/>
        </w:trPr>
        <w:tc>
          <w:tcPr>
            <w:tcW w:w="4128"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2105783A" w14:textId="77777777" w:rsidR="00743B95" w:rsidRDefault="00890E0E">
            <w:pPr>
              <w:pStyle w:val="Tableheader"/>
              <w:ind w:left="144" w:right="144"/>
            </w:pPr>
            <w:r>
              <w:t>Objective Name</w:t>
            </w:r>
          </w:p>
        </w:tc>
        <w:tc>
          <w:tcPr>
            <w:tcW w:w="4962"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69E21E09" w14:textId="77777777" w:rsidR="00743B95" w:rsidRDefault="00890E0E">
            <w:pPr>
              <w:pStyle w:val="Tableheader"/>
              <w:ind w:left="144" w:right="144"/>
            </w:pPr>
            <w:r>
              <w:t>SPD coverage</w:t>
            </w:r>
          </w:p>
        </w:tc>
      </w:tr>
      <w:tr w:rsidR="00743B95" w14:paraId="08C7DEF1" w14:textId="77777777">
        <w:trPr>
          <w:cantSplit/>
        </w:trPr>
        <w:tc>
          <w:tcPr>
            <w:tcW w:w="4128" w:type="dxa"/>
            <w:tcBorders>
              <w:top w:val="single" w:sz="4" w:space="0" w:color="000000"/>
              <w:left w:val="single" w:sz="4" w:space="0" w:color="000000"/>
              <w:bottom w:val="single" w:sz="4" w:space="0" w:color="000000"/>
              <w:right w:val="single" w:sz="4" w:space="0" w:color="000000"/>
            </w:tcBorders>
          </w:tcPr>
          <w:p w14:paraId="051E17ED" w14:textId="77777777" w:rsidR="00743B95" w:rsidRDefault="00890E0E">
            <w:pPr>
              <w:pStyle w:val="TableEntry"/>
              <w:ind w:left="144" w:right="144"/>
            </w:pPr>
            <w:r>
              <w:t>OE.ADMIN</w:t>
            </w:r>
          </w:p>
        </w:tc>
        <w:tc>
          <w:tcPr>
            <w:tcW w:w="4962" w:type="dxa"/>
            <w:tcBorders>
              <w:top w:val="single" w:sz="4" w:space="0" w:color="000000"/>
              <w:left w:val="single" w:sz="4" w:space="0" w:color="000000"/>
              <w:bottom w:val="single" w:sz="4" w:space="0" w:color="000000"/>
              <w:right w:val="single" w:sz="4" w:space="0" w:color="000000"/>
            </w:tcBorders>
          </w:tcPr>
          <w:p w14:paraId="6E8894F8" w14:textId="77777777" w:rsidR="00743B95" w:rsidRDefault="00890E0E">
            <w:pPr>
              <w:pStyle w:val="TableEntry"/>
              <w:ind w:left="144" w:right="144"/>
            </w:pPr>
            <w:r>
              <w:t>A.MANAGE</w:t>
            </w:r>
            <w:r>
              <w:rPr>
                <w:highlight w:val="yellow"/>
              </w:rPr>
              <w:br/>
            </w:r>
            <w:r>
              <w:t>P.USER</w:t>
            </w:r>
          </w:p>
        </w:tc>
      </w:tr>
      <w:tr w:rsidR="00743B95" w14:paraId="6554DD72" w14:textId="77777777">
        <w:trPr>
          <w:cantSplit/>
        </w:trPr>
        <w:tc>
          <w:tcPr>
            <w:tcW w:w="4128" w:type="dxa"/>
            <w:tcBorders>
              <w:top w:val="single" w:sz="4" w:space="0" w:color="000000"/>
              <w:left w:val="single" w:sz="4" w:space="0" w:color="000000"/>
              <w:bottom w:val="single" w:sz="4" w:space="0" w:color="000000"/>
              <w:right w:val="single" w:sz="4" w:space="0" w:color="000000"/>
            </w:tcBorders>
          </w:tcPr>
          <w:p w14:paraId="76C065F1" w14:textId="77777777" w:rsidR="00743B95" w:rsidRDefault="00890E0E">
            <w:pPr>
              <w:pStyle w:val="TableEntry"/>
              <w:ind w:left="144" w:right="144"/>
            </w:pPr>
            <w:r>
              <w:t xml:space="preserve">OE.INFO_PROTECT </w:t>
            </w:r>
          </w:p>
        </w:tc>
        <w:tc>
          <w:tcPr>
            <w:tcW w:w="4962" w:type="dxa"/>
            <w:tcBorders>
              <w:top w:val="single" w:sz="4" w:space="0" w:color="000000"/>
              <w:left w:val="single" w:sz="4" w:space="0" w:color="000000"/>
              <w:bottom w:val="single" w:sz="4" w:space="0" w:color="000000"/>
              <w:right w:val="single" w:sz="4" w:space="0" w:color="000000"/>
            </w:tcBorders>
          </w:tcPr>
          <w:p w14:paraId="4E13B6B3" w14:textId="77777777" w:rsidR="00743B95" w:rsidRDefault="00890E0E">
            <w:pPr>
              <w:pStyle w:val="TableEntry"/>
              <w:ind w:left="144" w:right="144"/>
              <w:rPr>
                <w:highlight w:val="yellow"/>
              </w:rPr>
            </w:pPr>
            <w:r>
              <w:t>A.AUTHUSER</w:t>
            </w:r>
            <w:r>
              <w:rPr>
                <w:highlight w:val="yellow"/>
              </w:rPr>
              <w:br/>
            </w:r>
            <w:r>
              <w:t>A.CONNECT</w:t>
            </w:r>
            <w:r>
              <w:rPr>
                <w:highlight w:val="yellow"/>
              </w:rPr>
              <w:br/>
            </w:r>
            <w:r>
              <w:t>A.MANAGE</w:t>
            </w:r>
            <w:r>
              <w:rPr>
                <w:highlight w:val="yellow"/>
              </w:rPr>
              <w:br/>
            </w:r>
            <w:r>
              <w:t>A.PHYSICAL</w:t>
            </w:r>
            <w:r>
              <w:rPr>
                <w:highlight w:val="yellow"/>
              </w:rPr>
              <w:br/>
            </w:r>
            <w:r>
              <w:t>A.TRAINEDUSER</w:t>
            </w:r>
            <w:r>
              <w:rPr>
                <w:highlight w:val="yellow"/>
              </w:rPr>
              <w:br/>
            </w:r>
            <w:r>
              <w:t>P.USER</w:t>
            </w:r>
            <w:r>
              <w:rPr>
                <w:highlight w:val="yellow"/>
              </w:rPr>
              <w:br/>
            </w:r>
            <w:r>
              <w:t>T.UNAUTHORIZED_ACCESS</w:t>
            </w:r>
          </w:p>
        </w:tc>
      </w:tr>
      <w:tr w:rsidR="00743B95" w14:paraId="5E3A5438" w14:textId="77777777">
        <w:trPr>
          <w:cantSplit/>
        </w:trPr>
        <w:tc>
          <w:tcPr>
            <w:tcW w:w="4128" w:type="dxa"/>
            <w:tcBorders>
              <w:top w:val="single" w:sz="4" w:space="0" w:color="000000"/>
              <w:left w:val="single" w:sz="4" w:space="0" w:color="000000"/>
              <w:bottom w:val="single" w:sz="4" w:space="0" w:color="000000"/>
              <w:right w:val="single" w:sz="4" w:space="0" w:color="000000"/>
            </w:tcBorders>
          </w:tcPr>
          <w:p w14:paraId="03C05840" w14:textId="77777777" w:rsidR="00743B95" w:rsidRDefault="00890E0E">
            <w:pPr>
              <w:pStyle w:val="TableEntry"/>
              <w:ind w:left="144" w:right="144"/>
            </w:pPr>
            <w:r>
              <w:t>OE.IT_I&amp;A</w:t>
            </w:r>
          </w:p>
        </w:tc>
        <w:tc>
          <w:tcPr>
            <w:tcW w:w="4962" w:type="dxa"/>
            <w:tcBorders>
              <w:top w:val="single" w:sz="4" w:space="0" w:color="000000"/>
              <w:left w:val="single" w:sz="4" w:space="0" w:color="000000"/>
              <w:bottom w:val="single" w:sz="4" w:space="0" w:color="000000"/>
              <w:right w:val="single" w:sz="4" w:space="0" w:color="000000"/>
            </w:tcBorders>
          </w:tcPr>
          <w:p w14:paraId="05065011" w14:textId="77777777" w:rsidR="00743B95" w:rsidRDefault="00890E0E">
            <w:pPr>
              <w:pStyle w:val="TableEntry"/>
              <w:ind w:left="144" w:right="144"/>
              <w:rPr>
                <w:highlight w:val="yellow"/>
              </w:rPr>
            </w:pPr>
            <w:r>
              <w:t>A.SUPPORT</w:t>
            </w:r>
          </w:p>
        </w:tc>
      </w:tr>
      <w:tr w:rsidR="00743B95" w14:paraId="7F5F5E60" w14:textId="77777777">
        <w:trPr>
          <w:cantSplit/>
        </w:trPr>
        <w:tc>
          <w:tcPr>
            <w:tcW w:w="4128" w:type="dxa"/>
            <w:tcBorders>
              <w:top w:val="single" w:sz="4" w:space="0" w:color="000000"/>
              <w:left w:val="single" w:sz="4" w:space="0" w:color="000000"/>
              <w:bottom w:val="single" w:sz="4" w:space="0" w:color="000000"/>
              <w:right w:val="single" w:sz="4" w:space="0" w:color="000000"/>
            </w:tcBorders>
          </w:tcPr>
          <w:p w14:paraId="7EBDE373" w14:textId="77777777" w:rsidR="00743B95" w:rsidRDefault="00890E0E">
            <w:pPr>
              <w:pStyle w:val="TableEntry"/>
              <w:ind w:left="144" w:right="144"/>
            </w:pPr>
            <w:r>
              <w:t>OE.IT_TRUSTED_SYSTEM</w:t>
            </w:r>
          </w:p>
        </w:tc>
        <w:tc>
          <w:tcPr>
            <w:tcW w:w="4962" w:type="dxa"/>
            <w:tcBorders>
              <w:top w:val="single" w:sz="4" w:space="0" w:color="000000"/>
              <w:left w:val="single" w:sz="4" w:space="0" w:color="000000"/>
              <w:bottom w:val="single" w:sz="4" w:space="0" w:color="000000"/>
              <w:right w:val="single" w:sz="4" w:space="0" w:color="000000"/>
            </w:tcBorders>
          </w:tcPr>
          <w:p w14:paraId="55CB9D53" w14:textId="77777777" w:rsidR="00743B95" w:rsidRDefault="00890E0E">
            <w:pPr>
              <w:pStyle w:val="TableEntry"/>
              <w:ind w:left="144" w:right="144"/>
            </w:pPr>
            <w:r>
              <w:t>A.CONNECT</w:t>
            </w:r>
            <w:r>
              <w:rPr>
                <w:highlight w:val="yellow"/>
              </w:rPr>
              <w:br/>
            </w:r>
            <w:r>
              <w:t>A.PEER_FUNC_&amp;_MGT</w:t>
            </w:r>
          </w:p>
        </w:tc>
      </w:tr>
      <w:tr w:rsidR="00743B95" w14:paraId="108FA920" w14:textId="77777777">
        <w:trPr>
          <w:cantSplit/>
        </w:trPr>
        <w:tc>
          <w:tcPr>
            <w:tcW w:w="4128" w:type="dxa"/>
            <w:tcBorders>
              <w:top w:val="single" w:sz="4" w:space="0" w:color="000000"/>
              <w:left w:val="single" w:sz="4" w:space="0" w:color="000000"/>
              <w:bottom w:val="single" w:sz="4" w:space="0" w:color="000000"/>
              <w:right w:val="single" w:sz="4" w:space="0" w:color="000000"/>
            </w:tcBorders>
          </w:tcPr>
          <w:p w14:paraId="08B4984B" w14:textId="77777777" w:rsidR="00743B95" w:rsidRDefault="00890E0E">
            <w:pPr>
              <w:pStyle w:val="TableEntry"/>
              <w:ind w:left="144" w:right="144"/>
            </w:pPr>
            <w:r>
              <w:t>OE.NO_GENERAL_ PURPOSE</w:t>
            </w:r>
          </w:p>
        </w:tc>
        <w:tc>
          <w:tcPr>
            <w:tcW w:w="4962" w:type="dxa"/>
            <w:tcBorders>
              <w:top w:val="single" w:sz="4" w:space="0" w:color="000000"/>
              <w:left w:val="single" w:sz="4" w:space="0" w:color="000000"/>
              <w:bottom w:val="single" w:sz="4" w:space="0" w:color="000000"/>
              <w:right w:val="single" w:sz="4" w:space="0" w:color="000000"/>
            </w:tcBorders>
          </w:tcPr>
          <w:p w14:paraId="13431BD6" w14:textId="77777777" w:rsidR="00743B95" w:rsidRDefault="00890E0E">
            <w:pPr>
              <w:pStyle w:val="TableEntry"/>
              <w:ind w:left="144" w:right="144"/>
            </w:pPr>
            <w:r>
              <w:t>A.NO_GENERAL_PURPOSE</w:t>
            </w:r>
          </w:p>
        </w:tc>
      </w:tr>
      <w:tr w:rsidR="00743B95" w14:paraId="371A4944" w14:textId="77777777">
        <w:trPr>
          <w:cantSplit/>
        </w:trPr>
        <w:tc>
          <w:tcPr>
            <w:tcW w:w="4128" w:type="dxa"/>
            <w:tcBorders>
              <w:top w:val="single" w:sz="4" w:space="0" w:color="000000"/>
              <w:left w:val="single" w:sz="4" w:space="0" w:color="000000"/>
              <w:bottom w:val="single" w:sz="4" w:space="0" w:color="000000"/>
              <w:right w:val="single" w:sz="4" w:space="0" w:color="000000"/>
            </w:tcBorders>
          </w:tcPr>
          <w:p w14:paraId="7257F5EE" w14:textId="77777777" w:rsidR="00743B95" w:rsidRDefault="00890E0E">
            <w:pPr>
              <w:pStyle w:val="TableEntry"/>
              <w:ind w:left="144" w:right="144"/>
            </w:pPr>
            <w:r>
              <w:t>OE.PHYSICAL</w:t>
            </w:r>
          </w:p>
        </w:tc>
        <w:tc>
          <w:tcPr>
            <w:tcW w:w="4962" w:type="dxa"/>
            <w:tcBorders>
              <w:top w:val="single" w:sz="4" w:space="0" w:color="000000"/>
              <w:left w:val="single" w:sz="4" w:space="0" w:color="000000"/>
              <w:bottom w:val="single" w:sz="4" w:space="0" w:color="000000"/>
              <w:right w:val="single" w:sz="4" w:space="0" w:color="000000"/>
            </w:tcBorders>
          </w:tcPr>
          <w:p w14:paraId="3382AC57" w14:textId="77777777" w:rsidR="00743B95" w:rsidRDefault="00890E0E">
            <w:pPr>
              <w:pStyle w:val="TableEntry"/>
              <w:ind w:left="144" w:right="144"/>
            </w:pPr>
            <w:r>
              <w:t>A.CONNECT</w:t>
            </w:r>
            <w:r>
              <w:rPr>
                <w:highlight w:val="yellow"/>
              </w:rPr>
              <w:br/>
            </w:r>
            <w:r>
              <w:t>A.PHYSICAL</w:t>
            </w:r>
          </w:p>
        </w:tc>
      </w:tr>
    </w:tbl>
    <w:p w14:paraId="0679905F" w14:textId="77777777" w:rsidR="00743B95" w:rsidRDefault="00890E0E">
      <w:pPr>
        <w:pStyle w:val="TableEntry"/>
      </w:pPr>
      <w:r>
        <w:br w:type="page" w:clear="all"/>
      </w:r>
    </w:p>
    <w:p w14:paraId="00A437C0" w14:textId="77777777" w:rsidR="00743B95" w:rsidRDefault="00890E0E">
      <w:pPr>
        <w:spacing w:after="0"/>
      </w:pPr>
      <w:r>
        <w:lastRenderedPageBreak/>
        <w:t>The table below provides a rationale for the environmental security objectives.</w:t>
      </w:r>
    </w:p>
    <w:p w14:paraId="36FB6CCF" w14:textId="77777777" w:rsidR="00743B95" w:rsidRDefault="00890E0E">
      <w:pPr>
        <w:pStyle w:val="Caption"/>
        <w:outlineLvl w:val="0"/>
      </w:pPr>
      <w:bookmarkStart w:id="1253" w:name="_Toc429567155"/>
      <w:bookmarkStart w:id="1254" w:name="_Toc402964570"/>
      <w:bookmarkStart w:id="1255" w:name="_Toc121810981"/>
      <w:r>
        <w:t xml:space="preserve">Table </w:t>
      </w:r>
      <w:r>
        <w:fldChar w:fldCharType="begin"/>
      </w:r>
      <w:r>
        <w:instrText xml:space="preserve">SEQ Table \* ARABIC </w:instrText>
      </w:r>
      <w:r>
        <w:fldChar w:fldCharType="separate"/>
      </w:r>
      <w:r>
        <w:t>9</w:t>
      </w:r>
      <w:r>
        <w:fldChar w:fldCharType="end"/>
      </w:r>
      <w:r>
        <w:t>: Rationale for Environmental Security Objectives</w:t>
      </w:r>
      <w:bookmarkEnd w:id="1253"/>
      <w:bookmarkEnd w:id="1254"/>
      <w:bookmarkEnd w:id="1255"/>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90"/>
        <w:gridCol w:w="3870"/>
        <w:gridCol w:w="3330"/>
      </w:tblGrid>
      <w:tr w:rsidR="00743B95" w14:paraId="1B8387CB" w14:textId="77777777">
        <w:trPr>
          <w:cantSplit/>
          <w:tblHeader/>
        </w:trPr>
        <w:tc>
          <w:tcPr>
            <w:tcW w:w="1890" w:type="dxa"/>
            <w:shd w:val="clear" w:color="auto" w:fill="D6E3BC" w:themeFill="accent3" w:themeFillTint="66"/>
          </w:tcPr>
          <w:p w14:paraId="668A138B" w14:textId="77777777" w:rsidR="00743B95" w:rsidRDefault="00890E0E">
            <w:pPr>
              <w:pStyle w:val="Tableheader"/>
              <w:ind w:left="144" w:right="144"/>
            </w:pPr>
            <w:r>
              <w:t>Assumption</w:t>
            </w:r>
          </w:p>
        </w:tc>
        <w:tc>
          <w:tcPr>
            <w:tcW w:w="3870" w:type="dxa"/>
            <w:shd w:val="clear" w:color="auto" w:fill="D6E3BC" w:themeFill="accent3" w:themeFillTint="66"/>
          </w:tcPr>
          <w:p w14:paraId="5A1CB8B3" w14:textId="77777777" w:rsidR="00743B95" w:rsidRDefault="00890E0E">
            <w:pPr>
              <w:pStyle w:val="Tableheader"/>
              <w:ind w:left="144" w:right="144"/>
            </w:pPr>
            <w:r>
              <w:t>Environmental Objective Addressing the Assumption</w:t>
            </w:r>
          </w:p>
        </w:tc>
        <w:tc>
          <w:tcPr>
            <w:tcW w:w="3330" w:type="dxa"/>
            <w:shd w:val="clear" w:color="auto" w:fill="D6E3BC" w:themeFill="accent3" w:themeFillTint="66"/>
          </w:tcPr>
          <w:p w14:paraId="1AE698E0" w14:textId="77777777" w:rsidR="00743B95" w:rsidRDefault="00890E0E">
            <w:pPr>
              <w:pStyle w:val="Tableheader"/>
              <w:ind w:left="144" w:right="144"/>
            </w:pPr>
            <w:r>
              <w:t xml:space="preserve">Rationale for Specifying the Environmental Security Objective </w:t>
            </w:r>
          </w:p>
        </w:tc>
      </w:tr>
      <w:tr w:rsidR="00743B95" w14:paraId="2C7BED96" w14:textId="77777777">
        <w:trPr>
          <w:cantSplit/>
          <w:trHeight w:val="5610"/>
        </w:trPr>
        <w:tc>
          <w:tcPr>
            <w:tcW w:w="1890" w:type="dxa"/>
          </w:tcPr>
          <w:p w14:paraId="1FFD35FD" w14:textId="77777777" w:rsidR="00743B95" w:rsidRDefault="00890E0E">
            <w:pPr>
              <w:pStyle w:val="TableEntry"/>
              <w:ind w:left="144" w:right="144"/>
            </w:pPr>
            <w:r>
              <w:t>A.AUTHUSER</w:t>
            </w:r>
          </w:p>
          <w:p w14:paraId="500CEA13" w14:textId="77777777" w:rsidR="00743B95" w:rsidRDefault="00890E0E">
            <w:pPr>
              <w:pStyle w:val="TableEntry"/>
              <w:ind w:left="144" w:right="144"/>
              <w:rPr>
                <w:highlight w:val="cyan"/>
              </w:rPr>
            </w:pPr>
            <w:r>
              <w:t>Authorized users possess the necessary authorization to access the information managed by the TOE in accordance with organization information access policies.</w:t>
            </w:r>
          </w:p>
        </w:tc>
        <w:tc>
          <w:tcPr>
            <w:tcW w:w="3870" w:type="dxa"/>
          </w:tcPr>
          <w:p w14:paraId="1A7CB977" w14:textId="77777777" w:rsidR="00743B95" w:rsidRDefault="00890E0E">
            <w:pPr>
              <w:pStyle w:val="TableEntry"/>
              <w:ind w:left="144" w:right="144"/>
            </w:pPr>
            <w:r>
              <w:t>OE.INFO_PROTECT</w:t>
            </w:r>
          </w:p>
          <w:p w14:paraId="3DE3C68C" w14:textId="77777777" w:rsidR="00743B95" w:rsidRDefault="00890E0E">
            <w:pPr>
              <w:pStyle w:val="TableEntry"/>
              <w:ind w:left="144" w:right="144"/>
            </w:pPr>
            <w:r>
              <w:t>Those responsible for the TOE shall establish and implement procedures to ensure that information is protected in an appropriate manner. In particular:</w:t>
            </w:r>
          </w:p>
          <w:p w14:paraId="6644CB2A" w14:textId="77777777" w:rsidR="00743B95" w:rsidRDefault="00890E0E">
            <w:pPr>
              <w:pStyle w:val="TableEntry"/>
              <w:numPr>
                <w:ilvl w:val="2"/>
                <w:numId w:val="41"/>
              </w:numPr>
              <w:ind w:left="450" w:right="144" w:hanging="270"/>
            </w:pPr>
            <w:r>
              <w:t>All network and peripheral cabling shall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p w14:paraId="7832F015" w14:textId="77777777" w:rsidR="00743B95" w:rsidRDefault="00890E0E">
            <w:pPr>
              <w:pStyle w:val="TableEntry"/>
              <w:numPr>
                <w:ilvl w:val="2"/>
                <w:numId w:val="41"/>
              </w:numPr>
              <w:ind w:left="450" w:right="144" w:hanging="270"/>
            </w:pPr>
            <w:r>
              <w:t>DAC protections on security-relevant files (such as audit trails and authorization databases) shall always be set up correctly.</w:t>
            </w:r>
          </w:p>
          <w:p w14:paraId="55315010" w14:textId="77777777" w:rsidR="00743B95" w:rsidRDefault="00890E0E">
            <w:pPr>
              <w:pStyle w:val="TableEntry"/>
              <w:numPr>
                <w:ilvl w:val="0"/>
                <w:numId w:val="41"/>
              </w:numPr>
              <w:ind w:left="450" w:right="144" w:hanging="270"/>
            </w:pPr>
            <w:r>
              <w:t>Users are authorized to access parts of the data managed by the TOE and are trained to exercise control over their own data.</w:t>
            </w:r>
          </w:p>
        </w:tc>
        <w:tc>
          <w:tcPr>
            <w:tcW w:w="3330" w:type="dxa"/>
          </w:tcPr>
          <w:p w14:paraId="5FD94828" w14:textId="77777777" w:rsidR="00743B95" w:rsidRDefault="00890E0E">
            <w:pPr>
              <w:pStyle w:val="TableEntry"/>
              <w:ind w:left="144" w:right="144"/>
            </w:pPr>
            <w:r>
              <w:t>OE.INFO_PROTECT</w:t>
            </w:r>
          </w:p>
          <w:p w14:paraId="2DB21846" w14:textId="77777777" w:rsidR="00743B95" w:rsidRDefault="00890E0E">
            <w:pPr>
              <w:pStyle w:val="TableEntry"/>
              <w:ind w:left="144" w:right="144"/>
            </w:pPr>
            <w:r>
              <w:t xml:space="preserve">supports the assumption by ensuring that users are authorized to access data managed by the TOE. </w:t>
            </w:r>
          </w:p>
          <w:p w14:paraId="245A04EE" w14:textId="77777777" w:rsidR="00743B95" w:rsidRDefault="00743B95">
            <w:pPr>
              <w:pStyle w:val="TableEntry"/>
              <w:ind w:left="144" w:right="144"/>
            </w:pPr>
          </w:p>
        </w:tc>
      </w:tr>
      <w:tr w:rsidR="00743B95" w14:paraId="1EB1849B" w14:textId="77777777">
        <w:trPr>
          <w:cantSplit/>
        </w:trPr>
        <w:tc>
          <w:tcPr>
            <w:tcW w:w="1890" w:type="dxa"/>
            <w:vMerge w:val="restart"/>
          </w:tcPr>
          <w:p w14:paraId="29566624" w14:textId="77777777" w:rsidR="00743B95" w:rsidRDefault="00890E0E">
            <w:pPr>
              <w:pStyle w:val="TableEntry"/>
              <w:keepNext/>
              <w:keepLines/>
              <w:widowControl w:val="0"/>
              <w:ind w:left="144" w:right="144"/>
            </w:pPr>
            <w:r>
              <w:lastRenderedPageBreak/>
              <w:t>A.CONNECT</w:t>
            </w:r>
          </w:p>
          <w:p w14:paraId="729933F7" w14:textId="77777777" w:rsidR="00743B95" w:rsidRDefault="00890E0E">
            <w:pPr>
              <w:pStyle w:val="TableEntry"/>
              <w:keepNext/>
              <w:keepLines/>
              <w:widowControl w:val="0"/>
              <w:ind w:left="144" w:right="144"/>
            </w:pPr>
            <w:r>
              <w:t>All connections to and from remote trusted IT systems and between separate parts of the TSF are physically and/or logically protected within the TOE environment to ensure the integrity and confidentiality of the data transmitted and to ensure the authenticity of the communication end points.</w:t>
            </w:r>
          </w:p>
        </w:tc>
        <w:tc>
          <w:tcPr>
            <w:tcW w:w="3870" w:type="dxa"/>
          </w:tcPr>
          <w:p w14:paraId="7A6B701B" w14:textId="77777777" w:rsidR="00743B95" w:rsidRDefault="00890E0E">
            <w:pPr>
              <w:pStyle w:val="TableEntry"/>
              <w:ind w:left="144" w:right="144"/>
            </w:pPr>
            <w:r>
              <w:t>OE.INFO_PROTECT</w:t>
            </w:r>
          </w:p>
          <w:p w14:paraId="06B8B2E0" w14:textId="77777777" w:rsidR="00743B95" w:rsidRDefault="00890E0E">
            <w:pPr>
              <w:pStyle w:val="TableEntry"/>
              <w:ind w:left="144" w:right="144"/>
            </w:pPr>
            <w:r>
              <w:t>Those responsible for the TOE shall establish and implement procedures to ensure that information is protected in an appropriate manner. In particular:</w:t>
            </w:r>
          </w:p>
          <w:p w14:paraId="76B2E09D" w14:textId="77777777" w:rsidR="00743B95" w:rsidRDefault="00890E0E">
            <w:pPr>
              <w:pStyle w:val="TableEntry"/>
              <w:numPr>
                <w:ilvl w:val="2"/>
                <w:numId w:val="41"/>
              </w:numPr>
              <w:ind w:left="450" w:right="144" w:hanging="270"/>
            </w:pPr>
            <w:r>
              <w:t>All network and peripheral cabling shall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p w14:paraId="475FCB70" w14:textId="77777777" w:rsidR="00743B95" w:rsidRDefault="00890E0E">
            <w:pPr>
              <w:pStyle w:val="TableEntry"/>
              <w:numPr>
                <w:ilvl w:val="2"/>
                <w:numId w:val="41"/>
              </w:numPr>
              <w:ind w:left="450" w:right="144" w:hanging="270"/>
            </w:pPr>
            <w:r>
              <w:t>DAC protections on security-relevant files (such as audit trails and authorization databases) shall always be set up correctly.</w:t>
            </w:r>
          </w:p>
          <w:p w14:paraId="410C70D0" w14:textId="77777777" w:rsidR="00743B95" w:rsidRDefault="00890E0E">
            <w:pPr>
              <w:pStyle w:val="TableEntry"/>
              <w:numPr>
                <w:ilvl w:val="2"/>
                <w:numId w:val="41"/>
              </w:numPr>
              <w:ind w:left="450" w:right="144" w:hanging="270"/>
            </w:pPr>
            <w:r>
              <w:t>Users are authorized to access parts of the data managed by the TOE and are trained to exercise control over their own data.</w:t>
            </w:r>
          </w:p>
        </w:tc>
        <w:tc>
          <w:tcPr>
            <w:tcW w:w="3330" w:type="dxa"/>
          </w:tcPr>
          <w:p w14:paraId="1550AF56" w14:textId="77777777" w:rsidR="00743B95" w:rsidRDefault="00890E0E">
            <w:pPr>
              <w:pStyle w:val="TableEntry"/>
              <w:keepNext/>
              <w:keepLines/>
              <w:widowControl w:val="0"/>
              <w:ind w:left="144" w:right="144"/>
              <w:rPr>
                <w:i/>
                <w:iCs/>
                <w:color w:val="404040"/>
              </w:rPr>
            </w:pPr>
            <w:r>
              <w:t xml:space="preserve">OE.INFO_PROTECT </w:t>
            </w:r>
          </w:p>
          <w:p w14:paraId="53632C90" w14:textId="77777777" w:rsidR="00743B95" w:rsidRDefault="00890E0E">
            <w:pPr>
              <w:pStyle w:val="TableEntry"/>
              <w:keepNext/>
              <w:keepLines/>
              <w:widowControl w:val="0"/>
              <w:ind w:left="144" w:right="144"/>
            </w:pPr>
            <w:r>
              <w:t>supports the assumption by requiring that all network and peripheral cabling must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tc>
      </w:tr>
      <w:tr w:rsidR="00743B95" w14:paraId="74A9ADBC" w14:textId="77777777">
        <w:trPr>
          <w:cantSplit/>
          <w:trHeight w:val="2640"/>
        </w:trPr>
        <w:tc>
          <w:tcPr>
            <w:tcW w:w="1890" w:type="dxa"/>
            <w:vMerge/>
          </w:tcPr>
          <w:p w14:paraId="1B38DE31" w14:textId="77777777" w:rsidR="00743B95" w:rsidRDefault="00743B95">
            <w:pPr>
              <w:pStyle w:val="TableEntry"/>
              <w:keepNext/>
              <w:keepLines/>
              <w:widowControl w:val="0"/>
              <w:ind w:left="144" w:right="144"/>
            </w:pPr>
          </w:p>
        </w:tc>
        <w:tc>
          <w:tcPr>
            <w:tcW w:w="3870" w:type="dxa"/>
          </w:tcPr>
          <w:p w14:paraId="6FB0B3E5" w14:textId="77777777" w:rsidR="00743B95" w:rsidRDefault="00890E0E">
            <w:pPr>
              <w:pStyle w:val="TableEntry"/>
              <w:keepNext/>
              <w:keepLines/>
              <w:widowControl w:val="0"/>
              <w:ind w:left="144" w:right="144"/>
              <w:rPr>
                <w:i/>
                <w:iCs/>
                <w:color w:val="404040"/>
              </w:rPr>
            </w:pPr>
            <w:r>
              <w:t>OE.IT_TRUSTED_SYSTEM</w:t>
            </w:r>
          </w:p>
          <w:p w14:paraId="68F25DF0" w14:textId="77777777" w:rsidR="00743B95" w:rsidRDefault="00890E0E">
            <w:pPr>
              <w:pStyle w:val="TableEntry"/>
              <w:keepNext/>
              <w:keepLines/>
              <w:widowControl w:val="0"/>
              <w:ind w:left="144" w:right="144"/>
            </w:pPr>
            <w:r>
              <w:t>External IT systems may be required by the TOE for the enforcement of the security policy. These external trusted IT systems shall be managed according to known, accepted and trusted policies based on the same rules and policies applicable to the TOE, and shall be sufficiently protected from any attack that may cause those functions to provide false results.</w:t>
            </w:r>
          </w:p>
        </w:tc>
        <w:tc>
          <w:tcPr>
            <w:tcW w:w="3330" w:type="dxa"/>
          </w:tcPr>
          <w:p w14:paraId="350AA2DE" w14:textId="77777777" w:rsidR="00743B95" w:rsidRDefault="00890E0E">
            <w:pPr>
              <w:pStyle w:val="TableEntry"/>
              <w:keepNext/>
              <w:keepLines/>
              <w:widowControl w:val="0"/>
              <w:ind w:left="144" w:right="144"/>
            </w:pPr>
            <w:r>
              <w:t>OE.IT_TRUSTED_SYSTEM</w:t>
            </w:r>
          </w:p>
          <w:p w14:paraId="741700F4" w14:textId="77777777" w:rsidR="00743B95" w:rsidRDefault="00890E0E">
            <w:pPr>
              <w:pStyle w:val="TableEntry"/>
              <w:keepNext/>
              <w:keepLines/>
              <w:widowControl w:val="0"/>
              <w:ind w:left="144" w:right="144"/>
              <w:rPr>
                <w:i/>
                <w:iCs/>
                <w:color w:val="404040"/>
              </w:rPr>
            </w:pPr>
            <w:r>
              <w:t>supports the assumption by ensuring that external trusted IT systems implement the protocols and mechanisms required by the TSF to support the enforcement of the security policy.</w:t>
            </w:r>
          </w:p>
          <w:p w14:paraId="318C7678" w14:textId="77777777" w:rsidR="00743B95" w:rsidRDefault="00743B95">
            <w:pPr>
              <w:pStyle w:val="TableEntry"/>
              <w:keepNext/>
              <w:keepLines/>
              <w:widowControl w:val="0"/>
              <w:ind w:left="144" w:right="144"/>
            </w:pPr>
          </w:p>
        </w:tc>
      </w:tr>
      <w:tr w:rsidR="00743B95" w14:paraId="21F36116" w14:textId="77777777">
        <w:trPr>
          <w:cantSplit/>
          <w:trHeight w:val="2415"/>
        </w:trPr>
        <w:tc>
          <w:tcPr>
            <w:tcW w:w="1890" w:type="dxa"/>
            <w:vMerge/>
          </w:tcPr>
          <w:p w14:paraId="2C7B04D4" w14:textId="77777777" w:rsidR="00743B95" w:rsidRDefault="00743B95">
            <w:pPr>
              <w:pStyle w:val="TableEntry"/>
              <w:keepNext/>
              <w:keepLines/>
              <w:widowControl w:val="0"/>
              <w:ind w:left="144" w:right="144"/>
            </w:pPr>
          </w:p>
        </w:tc>
        <w:tc>
          <w:tcPr>
            <w:tcW w:w="3870" w:type="dxa"/>
          </w:tcPr>
          <w:p w14:paraId="0674F27D" w14:textId="77777777" w:rsidR="00743B95" w:rsidRDefault="00890E0E">
            <w:pPr>
              <w:pStyle w:val="TableEntry"/>
              <w:keepNext/>
              <w:keepLines/>
              <w:widowControl w:val="0"/>
              <w:ind w:left="144" w:right="144"/>
              <w:rPr>
                <w:i/>
                <w:iCs/>
                <w:color w:val="404040"/>
              </w:rPr>
            </w:pPr>
            <w:r>
              <w:t>OE.PHYSICAL</w:t>
            </w:r>
          </w:p>
          <w:p w14:paraId="4F876519" w14:textId="77777777" w:rsidR="00743B95" w:rsidRDefault="00890E0E">
            <w:pPr>
              <w:pStyle w:val="TableEntry"/>
              <w:keepNext/>
              <w:keepLines/>
              <w:widowControl w:val="0"/>
              <w:ind w:left="144" w:right="144"/>
            </w:pPr>
            <w:r>
              <w:t>Those responsible for the TOE shall ensure that those parts of the TOE critical to enforcement of the security policy are protected from physical attack that might compromise IT security objectives. The protection shall be commensurate with the value of the IT assets protected by the TOE.</w:t>
            </w:r>
          </w:p>
        </w:tc>
        <w:tc>
          <w:tcPr>
            <w:tcW w:w="3330" w:type="dxa"/>
          </w:tcPr>
          <w:p w14:paraId="183E590F" w14:textId="77777777" w:rsidR="00743B95" w:rsidRDefault="00890E0E">
            <w:pPr>
              <w:pStyle w:val="TableEntry"/>
              <w:keepNext/>
              <w:keepLines/>
              <w:widowControl w:val="0"/>
              <w:ind w:left="144" w:right="144"/>
              <w:rPr>
                <w:i/>
                <w:iCs/>
                <w:color w:val="404040"/>
              </w:rPr>
            </w:pPr>
            <w:r>
              <w:t>OE.PHYSICAL</w:t>
            </w:r>
          </w:p>
          <w:p w14:paraId="2AEB5A49" w14:textId="77777777" w:rsidR="00743B95" w:rsidRDefault="00890E0E">
            <w:pPr>
              <w:pStyle w:val="TableEntry"/>
              <w:keepNext/>
              <w:keepLines/>
              <w:widowControl w:val="0"/>
              <w:ind w:left="144" w:right="144"/>
            </w:pPr>
            <w:r>
              <w:t xml:space="preserve">supports the assumption by ensuring that appropriate physical security is provided within the domain. </w:t>
            </w:r>
          </w:p>
        </w:tc>
      </w:tr>
      <w:tr w:rsidR="00743B95" w14:paraId="75FFE4F1" w14:textId="77777777">
        <w:trPr>
          <w:cantSplit/>
          <w:trHeight w:val="3684"/>
        </w:trPr>
        <w:tc>
          <w:tcPr>
            <w:tcW w:w="1890" w:type="dxa"/>
          </w:tcPr>
          <w:p w14:paraId="10E0562C" w14:textId="77777777" w:rsidR="00743B95" w:rsidRDefault="00890E0E">
            <w:pPr>
              <w:pStyle w:val="TableEntry"/>
              <w:ind w:left="144" w:right="144"/>
            </w:pPr>
            <w:bookmarkStart w:id="1256" w:name="_Toc396393004"/>
            <w:r>
              <w:lastRenderedPageBreak/>
              <w:t>A.SUPPORT</w:t>
            </w:r>
          </w:p>
          <w:p w14:paraId="09568CE9" w14:textId="77777777" w:rsidR="00743B95" w:rsidRDefault="00890E0E">
            <w:pPr>
              <w:pStyle w:val="TableEntry"/>
              <w:ind w:left="144" w:right="144"/>
            </w:pPr>
            <w:r>
              <w:t>Any information provided by a trusted entity in the IT environment and used to support the provision of time and date, information used in audit capture, user authentication, and authorization that is used by the TOE is correct and up to date.</w:t>
            </w:r>
          </w:p>
        </w:tc>
        <w:tc>
          <w:tcPr>
            <w:tcW w:w="3870" w:type="dxa"/>
          </w:tcPr>
          <w:p w14:paraId="58687F97" w14:textId="77777777" w:rsidR="00743B95" w:rsidRDefault="00890E0E">
            <w:pPr>
              <w:pStyle w:val="TableEntry"/>
              <w:ind w:left="144" w:right="144"/>
            </w:pPr>
            <w:r>
              <w:t>OE.IT_I&amp;A</w:t>
            </w:r>
          </w:p>
          <w:p w14:paraId="3BF39F7E" w14:textId="77777777" w:rsidR="00743B95" w:rsidRDefault="00890E0E">
            <w:pPr>
              <w:pStyle w:val="TableEntry"/>
              <w:ind w:left="144" w:right="144"/>
            </w:pPr>
            <w:r>
              <w:t>Any information provided by a trusted entity in the environment and used to support user authentication and authorization used by the TOE is correct and up to date.</w:t>
            </w:r>
          </w:p>
        </w:tc>
        <w:tc>
          <w:tcPr>
            <w:tcW w:w="3330" w:type="dxa"/>
          </w:tcPr>
          <w:p w14:paraId="0C3A843C" w14:textId="77777777" w:rsidR="00743B95" w:rsidRDefault="00890E0E">
            <w:pPr>
              <w:pStyle w:val="TableEntry"/>
              <w:ind w:left="144" w:right="144"/>
            </w:pPr>
            <w:r>
              <w:t>OE.IT_I&amp;A</w:t>
            </w:r>
          </w:p>
          <w:p w14:paraId="3BEFB502" w14:textId="77777777" w:rsidR="00743B95" w:rsidRDefault="00890E0E">
            <w:pPr>
              <w:pStyle w:val="TableEntry"/>
              <w:ind w:left="144" w:right="144"/>
            </w:pPr>
            <w:r>
              <w:t xml:space="preserve">supports the assumption implicitly. </w:t>
            </w:r>
          </w:p>
        </w:tc>
      </w:tr>
      <w:tr w:rsidR="00743B95" w14:paraId="152F2E20" w14:textId="77777777">
        <w:trPr>
          <w:cantSplit/>
          <w:trHeight w:val="366"/>
        </w:trPr>
        <w:tc>
          <w:tcPr>
            <w:tcW w:w="1890" w:type="dxa"/>
            <w:vMerge w:val="restart"/>
          </w:tcPr>
          <w:p w14:paraId="74FEDBDF" w14:textId="77777777" w:rsidR="00743B95" w:rsidRDefault="00890E0E">
            <w:pPr>
              <w:pStyle w:val="TableEntry"/>
              <w:keepNext/>
              <w:ind w:left="144" w:right="144"/>
            </w:pPr>
            <w:r>
              <w:t>A.MANAGE</w:t>
            </w:r>
          </w:p>
          <w:p w14:paraId="7045F09F" w14:textId="77777777" w:rsidR="00743B95" w:rsidRDefault="00890E0E">
            <w:pPr>
              <w:pStyle w:val="TableEntry"/>
              <w:keepNext/>
              <w:ind w:left="144" w:right="144"/>
            </w:pPr>
            <w:r>
              <w:t>The TOE security functionality is managed by one or more competent, authorized administrators. The system administrative personnel are not careless, willfully negligent, or hostile, and will follow and abide by the instructions provided by the guidance documentation.</w:t>
            </w:r>
          </w:p>
        </w:tc>
        <w:tc>
          <w:tcPr>
            <w:tcW w:w="3870" w:type="dxa"/>
          </w:tcPr>
          <w:p w14:paraId="462CF248" w14:textId="77777777" w:rsidR="00743B95" w:rsidRDefault="00890E0E">
            <w:pPr>
              <w:pStyle w:val="TableEntry"/>
              <w:keepNext/>
              <w:ind w:left="144" w:right="144"/>
            </w:pPr>
            <w:r>
              <w:t>OE.ADMIN</w:t>
            </w:r>
          </w:p>
          <w:p w14:paraId="45578B00" w14:textId="77777777" w:rsidR="00743B95" w:rsidRDefault="00890E0E">
            <w:pPr>
              <w:pStyle w:val="TableEntry"/>
              <w:keepNext/>
              <w:ind w:left="144" w:right="144"/>
            </w:pPr>
            <w:r>
              <w:t>Those responsible for the TOE are competent and trustworthy individuals, capable of managing the TOE and the security of information it contains.</w:t>
            </w:r>
          </w:p>
          <w:p w14:paraId="4A7C467B" w14:textId="77777777" w:rsidR="00743B95" w:rsidRDefault="00743B95">
            <w:pPr>
              <w:pStyle w:val="TableEntry"/>
              <w:keepNext/>
              <w:ind w:left="144" w:right="144"/>
            </w:pPr>
          </w:p>
        </w:tc>
        <w:tc>
          <w:tcPr>
            <w:tcW w:w="3330" w:type="dxa"/>
          </w:tcPr>
          <w:p w14:paraId="1CA8C177" w14:textId="77777777" w:rsidR="00743B95" w:rsidRDefault="00890E0E">
            <w:pPr>
              <w:pStyle w:val="TableEntry"/>
              <w:keepNext/>
              <w:ind w:left="144" w:right="144"/>
            </w:pPr>
            <w:r>
              <w:t>OE.ADMIN</w:t>
            </w:r>
          </w:p>
          <w:p w14:paraId="1112B179" w14:textId="77777777" w:rsidR="00743B95" w:rsidRDefault="00890E0E">
            <w:pPr>
              <w:pStyle w:val="TableEntry"/>
              <w:keepNext/>
              <w:ind w:left="144" w:right="144"/>
            </w:pPr>
            <w:r>
              <w:t>supports the assumption by requiring that authorized administrators are competent, thereby ensuring that all the tasks are performed correctly and effectively.</w:t>
            </w:r>
          </w:p>
        </w:tc>
      </w:tr>
      <w:tr w:rsidR="00743B95" w14:paraId="78DA0452" w14:textId="77777777">
        <w:trPr>
          <w:cantSplit/>
          <w:trHeight w:val="387"/>
        </w:trPr>
        <w:tc>
          <w:tcPr>
            <w:tcW w:w="1890" w:type="dxa"/>
            <w:vMerge/>
          </w:tcPr>
          <w:p w14:paraId="4E0939D2" w14:textId="77777777" w:rsidR="00743B95" w:rsidRDefault="00743B95">
            <w:pPr>
              <w:pStyle w:val="TableEntry"/>
              <w:ind w:left="144" w:right="144"/>
            </w:pPr>
          </w:p>
        </w:tc>
        <w:tc>
          <w:tcPr>
            <w:tcW w:w="3870" w:type="dxa"/>
          </w:tcPr>
          <w:p w14:paraId="52FC0FF8" w14:textId="77777777" w:rsidR="00743B95" w:rsidRDefault="00890E0E">
            <w:pPr>
              <w:pStyle w:val="TableEntry"/>
              <w:ind w:left="144" w:right="144"/>
            </w:pPr>
            <w:r>
              <w:t>OE.INFO_PROTECT</w:t>
            </w:r>
          </w:p>
          <w:p w14:paraId="2AFD7F67" w14:textId="77777777" w:rsidR="00743B95" w:rsidRDefault="00890E0E">
            <w:pPr>
              <w:pStyle w:val="TableEntry"/>
              <w:ind w:left="144" w:right="144"/>
            </w:pPr>
            <w:r>
              <w:t>Those responsible for the TOE shall establish and implement procedures to ensure that information is protected in an appropriate manner. In particular:</w:t>
            </w:r>
          </w:p>
          <w:p w14:paraId="5A0D51E2" w14:textId="77777777" w:rsidR="00743B95" w:rsidRDefault="00890E0E">
            <w:pPr>
              <w:pStyle w:val="TableEntry"/>
              <w:numPr>
                <w:ilvl w:val="0"/>
                <w:numId w:val="42"/>
              </w:numPr>
              <w:ind w:left="450" w:right="144" w:hanging="270"/>
            </w:pPr>
            <w:r>
              <w:t>All network and peripheral cabling shall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p w14:paraId="4C0B1F2C" w14:textId="77777777" w:rsidR="00743B95" w:rsidRDefault="00890E0E">
            <w:pPr>
              <w:pStyle w:val="TableEntry"/>
              <w:numPr>
                <w:ilvl w:val="0"/>
                <w:numId w:val="42"/>
              </w:numPr>
              <w:ind w:left="450" w:right="144" w:hanging="270"/>
            </w:pPr>
            <w:r>
              <w:t>DAC protections on security-relevant files (such as audit trails and authentication databases) shall always be set up correctly.</w:t>
            </w:r>
          </w:p>
          <w:p w14:paraId="61B7AD2E" w14:textId="77777777" w:rsidR="00743B95" w:rsidRDefault="00890E0E">
            <w:pPr>
              <w:pStyle w:val="TableEntry"/>
              <w:numPr>
                <w:ilvl w:val="0"/>
                <w:numId w:val="42"/>
              </w:numPr>
              <w:ind w:left="450" w:right="144" w:hanging="270"/>
            </w:pPr>
            <w:r>
              <w:t>Users are authorized to access parts of the data managed by the TOE and are trained to exercise control over their own data.</w:t>
            </w:r>
          </w:p>
        </w:tc>
        <w:tc>
          <w:tcPr>
            <w:tcW w:w="3330" w:type="dxa"/>
          </w:tcPr>
          <w:p w14:paraId="5E7BA184" w14:textId="77777777" w:rsidR="00743B95" w:rsidRDefault="00890E0E">
            <w:pPr>
              <w:pStyle w:val="TableEntry"/>
              <w:ind w:left="144" w:right="144"/>
            </w:pPr>
            <w:r>
              <w:t>OE.INFO_PROTECT</w:t>
            </w:r>
          </w:p>
          <w:p w14:paraId="47F01CB2" w14:textId="77777777" w:rsidR="00743B95" w:rsidRDefault="00890E0E">
            <w:pPr>
              <w:pStyle w:val="TableEntry"/>
              <w:ind w:left="144" w:right="144"/>
            </w:pPr>
            <w:r>
              <w:t>supports the assumption by ensuring that users are authorized to access the appropriate data, and are trained to exercise control.</w:t>
            </w:r>
          </w:p>
          <w:p w14:paraId="6189A70A" w14:textId="77777777" w:rsidR="00743B95" w:rsidRDefault="00743B95">
            <w:pPr>
              <w:pStyle w:val="TableEntry"/>
              <w:ind w:left="144" w:right="144"/>
            </w:pPr>
          </w:p>
        </w:tc>
      </w:tr>
      <w:tr w:rsidR="00743B95" w14:paraId="1294887D" w14:textId="77777777">
        <w:trPr>
          <w:cantSplit/>
          <w:trHeight w:val="4350"/>
        </w:trPr>
        <w:tc>
          <w:tcPr>
            <w:tcW w:w="1890" w:type="dxa"/>
          </w:tcPr>
          <w:p w14:paraId="5EE4A7E3" w14:textId="77777777" w:rsidR="00743B95" w:rsidRDefault="00890E0E">
            <w:pPr>
              <w:pStyle w:val="TableEntry"/>
              <w:ind w:left="144" w:right="144"/>
            </w:pPr>
            <w:r>
              <w:lastRenderedPageBreak/>
              <w:t>A.NO_GENERAL</w:t>
            </w:r>
            <w:r>
              <w:br/>
              <w:t>_PURPOSE</w:t>
            </w:r>
          </w:p>
          <w:p w14:paraId="0509911A" w14:textId="77777777" w:rsidR="00743B95" w:rsidRDefault="00890E0E">
            <w:pPr>
              <w:pStyle w:val="TableEntry"/>
              <w:ind w:left="144" w:right="144"/>
            </w:pPr>
            <w:r>
              <w:t>There are no general-purpose computing capabilities (e.g., compilers or user applications) available on DBMS servers, other than those services necessary for the operation, administration, and support of the DBMS.</w:t>
            </w:r>
          </w:p>
        </w:tc>
        <w:tc>
          <w:tcPr>
            <w:tcW w:w="3870" w:type="dxa"/>
          </w:tcPr>
          <w:p w14:paraId="5B10398E" w14:textId="77777777" w:rsidR="00743B95" w:rsidRDefault="00890E0E">
            <w:pPr>
              <w:pStyle w:val="TableEntry"/>
              <w:ind w:left="144" w:right="144"/>
            </w:pPr>
            <w:r>
              <w:t>OE.NO_GENERAL_PURPOSE</w:t>
            </w:r>
          </w:p>
          <w:p w14:paraId="187CF5BF" w14:textId="77777777" w:rsidR="00743B95" w:rsidRDefault="00890E0E">
            <w:pPr>
              <w:pStyle w:val="TableEntry"/>
              <w:ind w:left="144" w:right="144"/>
            </w:pPr>
            <w:r>
              <w:t>There shall be no general-purpose computing capabilities (e.g., compilers or user applications) available on DMBS servers, other than those services necessary for the operation, administration, and support of the DBMS.</w:t>
            </w:r>
          </w:p>
        </w:tc>
        <w:tc>
          <w:tcPr>
            <w:tcW w:w="3330" w:type="dxa"/>
          </w:tcPr>
          <w:p w14:paraId="0CEC6F37" w14:textId="77777777" w:rsidR="00743B95" w:rsidRDefault="00890E0E">
            <w:pPr>
              <w:pStyle w:val="TableEntry"/>
              <w:ind w:left="144" w:right="144"/>
            </w:pPr>
            <w:r>
              <w:t>OE.NO_GENERAL_PURPOSE</w:t>
            </w:r>
          </w:p>
          <w:p w14:paraId="657347C0" w14:textId="77777777" w:rsidR="00743B95" w:rsidRDefault="00890E0E">
            <w:pPr>
              <w:pStyle w:val="TableEntry"/>
              <w:ind w:left="144" w:right="144"/>
            </w:pPr>
            <w:r>
              <w:t xml:space="preserve">The DBMS server must not include any general-purpose computing capabilities. This will protect the TSF data from malicious processes. </w:t>
            </w:r>
            <w:bookmarkEnd w:id="1256"/>
          </w:p>
        </w:tc>
      </w:tr>
      <w:tr w:rsidR="00743B95" w14:paraId="24F0091D" w14:textId="77777777">
        <w:trPr>
          <w:cantSplit/>
          <w:trHeight w:val="4620"/>
        </w:trPr>
        <w:tc>
          <w:tcPr>
            <w:tcW w:w="1890" w:type="dxa"/>
          </w:tcPr>
          <w:p w14:paraId="6744E0ED" w14:textId="77777777" w:rsidR="00743B95" w:rsidRDefault="00890E0E">
            <w:pPr>
              <w:pStyle w:val="TableEntry"/>
              <w:keepLines/>
              <w:widowControl w:val="0"/>
              <w:ind w:left="144" w:right="144"/>
            </w:pPr>
            <w:r>
              <w:t>A.PEER_FUNC_&amp;_MGT</w:t>
            </w:r>
          </w:p>
          <w:p w14:paraId="5875C2CE" w14:textId="77777777" w:rsidR="00743B95" w:rsidRDefault="00890E0E">
            <w:pPr>
              <w:pStyle w:val="TableEntry"/>
              <w:keepLines/>
              <w:widowControl w:val="0"/>
              <w:ind w:left="144" w:right="144"/>
            </w:pPr>
            <w:r>
              <w:t>All external trusted IT systems trusted by the TSF to provide TSF data or services to the TOE, or to support the TSF in the enforcement of security policy decisions are assumed to correctly implement the functionality used by the TSF consistent with the assumptions defined for this functionality and to be properly managed and operate under security policy constraints compatible with those of the TOE.</w:t>
            </w:r>
          </w:p>
        </w:tc>
        <w:tc>
          <w:tcPr>
            <w:tcW w:w="3870" w:type="dxa"/>
            <w:shd w:val="clear" w:color="auto" w:fill="FFFFFF"/>
          </w:tcPr>
          <w:p w14:paraId="38BF4974" w14:textId="77777777" w:rsidR="00743B95" w:rsidRDefault="00890E0E">
            <w:pPr>
              <w:pStyle w:val="TableEntry"/>
              <w:keepLines/>
              <w:widowControl w:val="0"/>
              <w:ind w:left="144" w:right="144"/>
            </w:pPr>
            <w:r>
              <w:t>OE.IT_TRUSTED_SYSTEM</w:t>
            </w:r>
          </w:p>
          <w:p w14:paraId="1D71C135" w14:textId="77777777" w:rsidR="00743B95" w:rsidRDefault="00890E0E">
            <w:pPr>
              <w:pStyle w:val="TableEntry"/>
              <w:keepLines/>
              <w:widowControl w:val="0"/>
              <w:ind w:left="144" w:right="144"/>
            </w:pPr>
            <w:r>
              <w:t>External IT systems may be required by the TOE for the enforcement of the security policy. These external trusted IT systems shall be managed according to known, accepted, and trusted policies based on the same rules and policies applicable to the TOE, and shall be sufficiently protected from any attack that may cause those functions to provide false results.</w:t>
            </w:r>
          </w:p>
        </w:tc>
        <w:tc>
          <w:tcPr>
            <w:tcW w:w="3330" w:type="dxa"/>
          </w:tcPr>
          <w:p w14:paraId="300DCE78" w14:textId="77777777" w:rsidR="00743B95" w:rsidRDefault="00890E0E">
            <w:pPr>
              <w:pStyle w:val="TableEntry"/>
              <w:keepLines/>
              <w:widowControl w:val="0"/>
              <w:ind w:left="144" w:right="144"/>
            </w:pPr>
            <w:r>
              <w:t>OE.IT_TRUSTED_SYSTEM</w:t>
            </w:r>
          </w:p>
          <w:p w14:paraId="1CB69E9F" w14:textId="77777777" w:rsidR="00743B95" w:rsidRDefault="00890E0E">
            <w:pPr>
              <w:pStyle w:val="TableEntry"/>
              <w:keepLines/>
              <w:widowControl w:val="0"/>
              <w:ind w:left="144" w:right="144"/>
            </w:pPr>
            <w:r>
              <w:t>supports this assumption by ensuring that remote systems supporting the TOE are managed in a manner consistent with the security policies applicable to the TOE.</w:t>
            </w:r>
          </w:p>
        </w:tc>
      </w:tr>
      <w:tr w:rsidR="00743B95" w14:paraId="62217D8B" w14:textId="77777777">
        <w:trPr>
          <w:cantSplit/>
          <w:trHeight w:val="5790"/>
        </w:trPr>
        <w:tc>
          <w:tcPr>
            <w:tcW w:w="1890" w:type="dxa"/>
            <w:vMerge w:val="restart"/>
          </w:tcPr>
          <w:p w14:paraId="279A5EB9" w14:textId="77777777" w:rsidR="00743B95" w:rsidRDefault="00890E0E">
            <w:pPr>
              <w:pStyle w:val="TableEntry"/>
              <w:keepLines/>
              <w:widowControl w:val="0"/>
              <w:ind w:left="144" w:right="144"/>
            </w:pPr>
            <w:r>
              <w:lastRenderedPageBreak/>
              <w:t>A.PHY</w:t>
            </w:r>
            <w:r>
              <w:rPr>
                <w:spacing w:val="2"/>
              </w:rPr>
              <w:t>S</w:t>
            </w:r>
            <w:r>
              <w:rPr>
                <w:spacing w:val="-6"/>
              </w:rPr>
              <w:t>I</w:t>
            </w:r>
            <w:r>
              <w:t>CAL</w:t>
            </w:r>
          </w:p>
          <w:p w14:paraId="6830BA18" w14:textId="77777777" w:rsidR="00743B95" w:rsidRDefault="00890E0E">
            <w:pPr>
              <w:pStyle w:val="TableEntry"/>
              <w:keepLines/>
              <w:widowControl w:val="0"/>
              <w:ind w:left="144" w:right="144"/>
            </w:pPr>
            <w:r>
              <w:t>The operational environment is assumed to provide the TOE with appropriate physical protection such that the TOE is not subject to physical attack that may compromise the security and/or interfere with the platform’s correct operation. This includes protection for the physical infrastructure on which the TOE depends for correct operation and hardware devices on which the TOE is executing.</w:t>
            </w:r>
          </w:p>
        </w:tc>
        <w:tc>
          <w:tcPr>
            <w:tcW w:w="3870" w:type="dxa"/>
          </w:tcPr>
          <w:p w14:paraId="30601139" w14:textId="77777777" w:rsidR="00743B95" w:rsidRDefault="00890E0E">
            <w:pPr>
              <w:pStyle w:val="TableEntry"/>
              <w:keepLines/>
              <w:widowControl w:val="0"/>
              <w:ind w:left="144" w:right="144"/>
            </w:pPr>
            <w:r>
              <w:t>OE.PH</w:t>
            </w:r>
            <w:r>
              <w:rPr>
                <w:spacing w:val="-1"/>
              </w:rPr>
              <w:t>Y</w:t>
            </w:r>
            <w:r>
              <w:rPr>
                <w:spacing w:val="3"/>
              </w:rPr>
              <w:t>S</w:t>
            </w:r>
            <w:r>
              <w:rPr>
                <w:spacing w:val="-6"/>
              </w:rPr>
              <w:t>I</w:t>
            </w:r>
            <w:r>
              <w:t>CAL</w:t>
            </w:r>
          </w:p>
          <w:p w14:paraId="70817DC3" w14:textId="77777777" w:rsidR="00743B95" w:rsidRDefault="00890E0E">
            <w:pPr>
              <w:pStyle w:val="TableEntry"/>
              <w:keepLines/>
              <w:widowControl w:val="0"/>
              <w:ind w:left="144" w:right="144"/>
            </w:pPr>
            <w:r>
              <w:t>Those responsible for the TOE shall ensure that those parts of the TOE critical to enforcement of the security policy are protected from physical attack that might compromise IT security objectives. The protection shall be commensurate with the value of the IT assets protected by the TOE.</w:t>
            </w:r>
          </w:p>
        </w:tc>
        <w:tc>
          <w:tcPr>
            <w:tcW w:w="3330" w:type="dxa"/>
          </w:tcPr>
          <w:p w14:paraId="32C29BAD" w14:textId="77777777" w:rsidR="00743B95" w:rsidRDefault="00890E0E">
            <w:pPr>
              <w:pStyle w:val="TableEntry"/>
              <w:keepLines/>
              <w:widowControl w:val="0"/>
              <w:ind w:left="144" w:right="144"/>
            </w:pPr>
            <w:r>
              <w:t>OE.PH</w:t>
            </w:r>
            <w:r>
              <w:rPr>
                <w:spacing w:val="-1"/>
              </w:rPr>
              <w:t>Y</w:t>
            </w:r>
            <w:r>
              <w:rPr>
                <w:spacing w:val="3"/>
              </w:rPr>
              <w:t>S</w:t>
            </w:r>
            <w:r>
              <w:rPr>
                <w:spacing w:val="-6"/>
              </w:rPr>
              <w:t>I</w:t>
            </w:r>
            <w:r>
              <w:t>CAL</w:t>
            </w:r>
          </w:p>
          <w:p w14:paraId="6EDAFCCF" w14:textId="77777777" w:rsidR="00743B95" w:rsidRDefault="00890E0E">
            <w:pPr>
              <w:pStyle w:val="TableEntry"/>
              <w:keepLines/>
              <w:widowControl w:val="0"/>
              <w:ind w:left="144" w:right="144"/>
            </w:pPr>
            <w:r>
              <w:t xml:space="preserve">supports this assumption by ensuring that the parts of the TOE critical to the enforcement of the security policy are protected from physical attack. </w:t>
            </w:r>
          </w:p>
        </w:tc>
      </w:tr>
      <w:tr w:rsidR="00743B95" w14:paraId="3C78EE4F" w14:textId="77777777">
        <w:trPr>
          <w:cantSplit/>
          <w:trHeight w:val="5610"/>
        </w:trPr>
        <w:tc>
          <w:tcPr>
            <w:tcW w:w="1890" w:type="dxa"/>
            <w:vMerge/>
            <w:textDirection w:val="btLr"/>
          </w:tcPr>
          <w:p w14:paraId="39DA3083" w14:textId="77777777" w:rsidR="00743B95" w:rsidRDefault="00743B95">
            <w:pPr>
              <w:pStyle w:val="TableEntry"/>
              <w:keepLines/>
              <w:widowControl w:val="0"/>
              <w:ind w:left="144" w:right="144"/>
            </w:pPr>
          </w:p>
        </w:tc>
        <w:tc>
          <w:tcPr>
            <w:tcW w:w="3870" w:type="dxa"/>
          </w:tcPr>
          <w:p w14:paraId="0283E477" w14:textId="77777777" w:rsidR="00743B95" w:rsidRDefault="00890E0E">
            <w:pPr>
              <w:pStyle w:val="TableEntry"/>
              <w:keepLines/>
              <w:widowControl w:val="0"/>
              <w:ind w:left="144" w:right="144"/>
            </w:pPr>
            <w:r>
              <w:t>OE.INFO_PROTECT</w:t>
            </w:r>
          </w:p>
          <w:p w14:paraId="18E058AA" w14:textId="77777777" w:rsidR="00743B95" w:rsidRDefault="00890E0E">
            <w:pPr>
              <w:pStyle w:val="TableEntry"/>
              <w:keepLines/>
              <w:widowControl w:val="0"/>
              <w:ind w:left="144" w:right="144"/>
            </w:pPr>
            <w:r>
              <w:t>Those responsible for the TOE shall establish and implement procedures to ensure that information is protected in an appropriate manner. In particular:</w:t>
            </w:r>
          </w:p>
          <w:p w14:paraId="71B62469" w14:textId="77777777" w:rsidR="00743B95" w:rsidRDefault="00890E0E">
            <w:pPr>
              <w:pStyle w:val="TableEntry"/>
              <w:keepLines/>
              <w:widowControl w:val="0"/>
              <w:numPr>
                <w:ilvl w:val="0"/>
                <w:numId w:val="43"/>
              </w:numPr>
              <w:tabs>
                <w:tab w:val="left" w:pos="270"/>
              </w:tabs>
              <w:ind w:left="450" w:right="144" w:hanging="270"/>
            </w:pPr>
            <w:r>
              <w:t>All network and peripheral cabling shall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p w14:paraId="739FB8E4" w14:textId="77777777" w:rsidR="00743B95" w:rsidRDefault="00890E0E">
            <w:pPr>
              <w:pStyle w:val="TableEntry"/>
              <w:keepLines/>
              <w:widowControl w:val="0"/>
              <w:numPr>
                <w:ilvl w:val="0"/>
                <w:numId w:val="43"/>
              </w:numPr>
              <w:tabs>
                <w:tab w:val="left" w:pos="270"/>
              </w:tabs>
              <w:ind w:left="450" w:right="144" w:hanging="270"/>
            </w:pPr>
            <w:r>
              <w:t>DAC protections on security-relevant files (such as audit trails and authentication databases) shall always be set up correctly.</w:t>
            </w:r>
          </w:p>
          <w:p w14:paraId="518500A2" w14:textId="77777777" w:rsidR="00743B95" w:rsidRDefault="00890E0E">
            <w:pPr>
              <w:pStyle w:val="TableEntry"/>
              <w:keepLines/>
              <w:widowControl w:val="0"/>
              <w:numPr>
                <w:ilvl w:val="0"/>
                <w:numId w:val="43"/>
              </w:numPr>
              <w:tabs>
                <w:tab w:val="left" w:pos="270"/>
              </w:tabs>
              <w:ind w:left="450" w:right="144" w:hanging="270"/>
            </w:pPr>
            <w:r>
              <w:t>Users are authorized to access parts of the data managed by the TOE and are trained to exercise control over their own data.</w:t>
            </w:r>
          </w:p>
        </w:tc>
        <w:tc>
          <w:tcPr>
            <w:tcW w:w="3330" w:type="dxa"/>
          </w:tcPr>
          <w:p w14:paraId="76761FCA" w14:textId="77777777" w:rsidR="00743B95" w:rsidRDefault="00890E0E">
            <w:pPr>
              <w:pStyle w:val="TableEntry"/>
              <w:keepLines/>
              <w:widowControl w:val="0"/>
              <w:ind w:left="144" w:right="144"/>
            </w:pPr>
            <w:r>
              <w:t>OE.INFO_PROTECT</w:t>
            </w:r>
          </w:p>
          <w:p w14:paraId="2CAE7987" w14:textId="77777777" w:rsidR="00743B95" w:rsidRDefault="00890E0E">
            <w:pPr>
              <w:pStyle w:val="TableEntry"/>
              <w:keepLines/>
              <w:widowControl w:val="0"/>
              <w:ind w:left="144" w:right="144"/>
            </w:pPr>
            <w:r>
              <w:t>supports the assumption by requiring that all network and peripheral cabling must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tc>
      </w:tr>
      <w:tr w:rsidR="00743B95" w14:paraId="2109EC46" w14:textId="77777777">
        <w:trPr>
          <w:cantSplit/>
          <w:trHeight w:val="5466"/>
        </w:trPr>
        <w:tc>
          <w:tcPr>
            <w:tcW w:w="1890" w:type="dxa"/>
          </w:tcPr>
          <w:p w14:paraId="065B245F" w14:textId="77777777" w:rsidR="00743B95" w:rsidRDefault="00890E0E">
            <w:pPr>
              <w:pStyle w:val="TableEntry"/>
              <w:ind w:left="144" w:right="144"/>
            </w:pPr>
            <w:r>
              <w:lastRenderedPageBreak/>
              <w:t>A.TRAINEDUSER</w:t>
            </w:r>
          </w:p>
          <w:p w14:paraId="718EF18D" w14:textId="77777777" w:rsidR="00743B95" w:rsidRDefault="00890E0E">
            <w:pPr>
              <w:pStyle w:val="TableEntry"/>
              <w:ind w:left="144" w:right="144"/>
            </w:pPr>
            <w:r>
              <w:t>Authorized users are sufficiently trained to accomplish a task or group of tasks within a secure IT environment by exercising control over their user data.</w:t>
            </w:r>
          </w:p>
        </w:tc>
        <w:tc>
          <w:tcPr>
            <w:tcW w:w="3870" w:type="dxa"/>
          </w:tcPr>
          <w:p w14:paraId="13D5B266" w14:textId="77777777" w:rsidR="00743B95" w:rsidRDefault="00890E0E">
            <w:pPr>
              <w:pStyle w:val="TableEntry"/>
              <w:ind w:left="144" w:right="144"/>
            </w:pPr>
            <w:r>
              <w:t>OE.INFO_PROTECT</w:t>
            </w:r>
          </w:p>
          <w:p w14:paraId="0829B66B" w14:textId="77777777" w:rsidR="00743B95" w:rsidRDefault="00890E0E">
            <w:pPr>
              <w:pStyle w:val="TableEntry"/>
              <w:ind w:left="144" w:right="144"/>
            </w:pPr>
            <w:r>
              <w:t>Those responsible for the TOE shall establish and implement procedures to ensure that information is protected in an appropriate manner. In particular:</w:t>
            </w:r>
          </w:p>
          <w:p w14:paraId="4347E5A9" w14:textId="77777777" w:rsidR="00743B95" w:rsidRDefault="00890E0E">
            <w:pPr>
              <w:pStyle w:val="TableEntry"/>
              <w:numPr>
                <w:ilvl w:val="0"/>
                <w:numId w:val="44"/>
              </w:numPr>
              <w:ind w:left="450" w:right="144" w:hanging="270"/>
            </w:pPr>
            <w:r>
              <w:t>All network and peripheral cabling shall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p w14:paraId="3842667A" w14:textId="77777777" w:rsidR="00743B95" w:rsidRDefault="00890E0E">
            <w:pPr>
              <w:pStyle w:val="TableEntry"/>
              <w:numPr>
                <w:ilvl w:val="0"/>
                <w:numId w:val="44"/>
              </w:numPr>
              <w:ind w:left="450" w:right="144" w:hanging="270"/>
            </w:pPr>
            <w:r>
              <w:t>DAC protections on security-relevant files (such as audit trails and authentication databases) shall always be set up correctly.</w:t>
            </w:r>
          </w:p>
          <w:p w14:paraId="6662273E" w14:textId="77777777" w:rsidR="00743B95" w:rsidRDefault="00890E0E">
            <w:pPr>
              <w:pStyle w:val="TableEntry"/>
              <w:numPr>
                <w:ilvl w:val="0"/>
                <w:numId w:val="44"/>
              </w:numPr>
              <w:ind w:left="450" w:right="144" w:hanging="270"/>
            </w:pPr>
            <w:r>
              <w:t>Users are authorized to access parts of the data managed by the TOE and are trained to exercise control over their own data.</w:t>
            </w:r>
          </w:p>
        </w:tc>
        <w:tc>
          <w:tcPr>
            <w:tcW w:w="3330" w:type="dxa"/>
          </w:tcPr>
          <w:p w14:paraId="5E8855F4" w14:textId="77777777" w:rsidR="00743B95" w:rsidRDefault="00890E0E">
            <w:pPr>
              <w:pStyle w:val="TableEntry"/>
              <w:ind w:left="144" w:right="144"/>
            </w:pPr>
            <w:r>
              <w:t>OE.INFO_PROTECT</w:t>
            </w:r>
          </w:p>
          <w:p w14:paraId="2F566914" w14:textId="77777777" w:rsidR="00743B95" w:rsidRDefault="00890E0E">
            <w:pPr>
              <w:pStyle w:val="TableEntry"/>
              <w:ind w:left="144" w:right="144"/>
            </w:pPr>
            <w:r>
              <w:t xml:space="preserve">supports the assumption by ensuring that users are authorized to access parts of the data managed by the TOE and are trained to exercise control over their own data. </w:t>
            </w:r>
          </w:p>
        </w:tc>
      </w:tr>
      <w:tr w:rsidR="00743B95" w14:paraId="1D0C07BA" w14:textId="77777777">
        <w:trPr>
          <w:cantSplit/>
          <w:trHeight w:val="1524"/>
        </w:trPr>
        <w:tc>
          <w:tcPr>
            <w:tcW w:w="1890" w:type="dxa"/>
            <w:vMerge w:val="restart"/>
          </w:tcPr>
          <w:p w14:paraId="14BA0243" w14:textId="77777777" w:rsidR="00743B95" w:rsidRDefault="00890E0E">
            <w:pPr>
              <w:pStyle w:val="TableEntry"/>
              <w:keepNext/>
              <w:ind w:left="144" w:right="144"/>
            </w:pPr>
            <w:r>
              <w:lastRenderedPageBreak/>
              <w:t>P.USER</w:t>
            </w:r>
          </w:p>
          <w:p w14:paraId="3EF58D18" w14:textId="77777777" w:rsidR="00743B95" w:rsidRDefault="00890E0E">
            <w:pPr>
              <w:pStyle w:val="TableEntry"/>
              <w:keepNext/>
              <w:ind w:left="144" w:right="144"/>
            </w:pPr>
            <w:r>
              <w:t>Authority shall only be given to users who are trusted to perform the actions correctly.</w:t>
            </w:r>
          </w:p>
          <w:p w14:paraId="6D32B9DE" w14:textId="77777777" w:rsidR="00743B95" w:rsidRDefault="00743B95">
            <w:pPr>
              <w:pStyle w:val="TableEntry"/>
              <w:keepNext/>
              <w:ind w:left="144" w:right="144"/>
              <w:jc w:val="right"/>
            </w:pPr>
          </w:p>
        </w:tc>
        <w:tc>
          <w:tcPr>
            <w:tcW w:w="3870" w:type="dxa"/>
          </w:tcPr>
          <w:p w14:paraId="4E1165EB" w14:textId="77777777" w:rsidR="00743B95" w:rsidRDefault="00890E0E">
            <w:pPr>
              <w:pStyle w:val="TableEntry"/>
              <w:keepNext/>
              <w:ind w:left="144" w:right="144"/>
            </w:pPr>
            <w:r>
              <w:t>OE.ADMIN</w:t>
            </w:r>
          </w:p>
          <w:p w14:paraId="0C7FD459" w14:textId="77777777" w:rsidR="00743B95" w:rsidRDefault="00890E0E">
            <w:pPr>
              <w:pStyle w:val="TableEntry"/>
              <w:keepNext/>
              <w:ind w:left="144" w:right="144"/>
            </w:pPr>
            <w:r>
              <w:t>Those responsible for the TOE are competent and trustworthy individuals, capable of managing the TOE and the security of information it contains.</w:t>
            </w:r>
          </w:p>
        </w:tc>
        <w:tc>
          <w:tcPr>
            <w:tcW w:w="3330" w:type="dxa"/>
          </w:tcPr>
          <w:p w14:paraId="1F0203FF" w14:textId="77777777" w:rsidR="00743B95" w:rsidRDefault="00890E0E">
            <w:pPr>
              <w:pStyle w:val="TableEntry"/>
              <w:keepNext/>
              <w:ind w:left="144" w:right="144"/>
            </w:pPr>
            <w:r>
              <w:t>OE.ADMIN</w:t>
            </w:r>
          </w:p>
          <w:p w14:paraId="2B6000D0" w14:textId="77777777" w:rsidR="00743B95" w:rsidRDefault="00890E0E">
            <w:pPr>
              <w:pStyle w:val="TableEntry"/>
              <w:keepNext/>
              <w:ind w:left="144" w:right="144"/>
            </w:pPr>
            <w:r>
              <w:t>supports the policy by ensuring that the authorized administrators, responsible for granting authority to users, are trustworthy.</w:t>
            </w:r>
          </w:p>
        </w:tc>
      </w:tr>
      <w:tr w:rsidR="00743B95" w14:paraId="5B2F8DE0" w14:textId="77777777">
        <w:trPr>
          <w:cantSplit/>
          <w:trHeight w:val="5340"/>
        </w:trPr>
        <w:tc>
          <w:tcPr>
            <w:tcW w:w="1890" w:type="dxa"/>
            <w:vMerge/>
            <w:textDirection w:val="btLr"/>
          </w:tcPr>
          <w:p w14:paraId="71912E14" w14:textId="77777777" w:rsidR="00743B95" w:rsidRDefault="00743B95">
            <w:pPr>
              <w:pStyle w:val="TableEntry"/>
              <w:keepNext/>
              <w:ind w:left="144" w:right="144"/>
            </w:pPr>
          </w:p>
        </w:tc>
        <w:tc>
          <w:tcPr>
            <w:tcW w:w="3870" w:type="dxa"/>
          </w:tcPr>
          <w:p w14:paraId="69A1A85A" w14:textId="77777777" w:rsidR="00743B95" w:rsidRDefault="00890E0E">
            <w:pPr>
              <w:pStyle w:val="TableEntry"/>
              <w:ind w:left="144" w:right="144"/>
            </w:pPr>
            <w:r>
              <w:t>OE.INFO_PROTECT</w:t>
            </w:r>
          </w:p>
          <w:p w14:paraId="79C484E5" w14:textId="77777777" w:rsidR="00743B95" w:rsidRDefault="00890E0E">
            <w:pPr>
              <w:pStyle w:val="TableEntry"/>
              <w:ind w:left="144" w:right="144"/>
            </w:pPr>
            <w:r>
              <w:t>Those responsible for the TOE shall establish and implement procedures to ensure that information is protected in an appropriate manner. In particular:</w:t>
            </w:r>
          </w:p>
          <w:p w14:paraId="032B3D3B" w14:textId="77777777" w:rsidR="00743B95" w:rsidRDefault="00890E0E">
            <w:pPr>
              <w:pStyle w:val="TableEntry"/>
              <w:numPr>
                <w:ilvl w:val="0"/>
                <w:numId w:val="45"/>
              </w:numPr>
              <w:ind w:left="450" w:right="144" w:hanging="270"/>
            </w:pPr>
            <w:r>
              <w:t>All network and peripheral cabling shall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p w14:paraId="2CD8B39C" w14:textId="77777777" w:rsidR="00743B95" w:rsidRDefault="00890E0E">
            <w:pPr>
              <w:pStyle w:val="TableEntry"/>
              <w:numPr>
                <w:ilvl w:val="0"/>
                <w:numId w:val="45"/>
              </w:numPr>
              <w:ind w:left="450" w:right="144" w:hanging="270"/>
            </w:pPr>
            <w:r>
              <w:t>DAC protections on security-relevant files (such as audit trails and authorization databases) shall always be set up correctly.</w:t>
            </w:r>
          </w:p>
          <w:p w14:paraId="106F43D7" w14:textId="77777777" w:rsidR="00743B95" w:rsidRDefault="00890E0E">
            <w:pPr>
              <w:pStyle w:val="TableEntry"/>
              <w:numPr>
                <w:ilvl w:val="0"/>
                <w:numId w:val="45"/>
              </w:numPr>
              <w:ind w:left="450" w:right="144" w:hanging="270"/>
            </w:pPr>
            <w:r>
              <w:t>Users are authorized to access parts of the data managed by the TOE and are trained to exercise control over their own data.</w:t>
            </w:r>
          </w:p>
        </w:tc>
        <w:tc>
          <w:tcPr>
            <w:tcW w:w="3330" w:type="dxa"/>
          </w:tcPr>
          <w:p w14:paraId="178A4342" w14:textId="77777777" w:rsidR="00743B95" w:rsidRDefault="00890E0E">
            <w:pPr>
              <w:pStyle w:val="TableEntry"/>
              <w:keepNext/>
              <w:ind w:left="144" w:right="144"/>
            </w:pPr>
            <w:r>
              <w:t>OE.INFO_PROTECT</w:t>
            </w:r>
          </w:p>
          <w:p w14:paraId="2E42FEA3" w14:textId="77777777" w:rsidR="00743B95" w:rsidRDefault="00890E0E">
            <w:pPr>
              <w:pStyle w:val="TableEntry"/>
              <w:keepNext/>
              <w:ind w:left="144" w:right="144"/>
            </w:pPr>
            <w:r>
              <w:t xml:space="preserve">supports the policy by ensuring that users are authorized to access parts of the data managed by the TOE. </w:t>
            </w:r>
          </w:p>
        </w:tc>
      </w:tr>
      <w:tr w:rsidR="00743B95" w14:paraId="2BB40A4F" w14:textId="77777777">
        <w:trPr>
          <w:cantSplit/>
          <w:trHeight w:val="3414"/>
        </w:trPr>
        <w:tc>
          <w:tcPr>
            <w:tcW w:w="1890" w:type="dxa"/>
          </w:tcPr>
          <w:p w14:paraId="4A62C256" w14:textId="77777777" w:rsidR="00743B95" w:rsidRDefault="00890E0E">
            <w:pPr>
              <w:pStyle w:val="TableEntry"/>
              <w:ind w:left="144" w:right="144"/>
            </w:pPr>
            <w:r>
              <w:lastRenderedPageBreak/>
              <w:t>T.UNAUTHORIZED</w:t>
            </w:r>
            <w:r>
              <w:br/>
              <w:t>_ACCESS</w:t>
            </w:r>
          </w:p>
          <w:p w14:paraId="49C62FAA" w14:textId="77777777" w:rsidR="00743B95" w:rsidRDefault="00890E0E">
            <w:pPr>
              <w:pStyle w:val="TableEntry"/>
              <w:ind w:left="144" w:right="144"/>
            </w:pPr>
            <w:r>
              <w:t>A user may gain unauthorized access to user data for which they are not authorized according to the TOE security policy.</w:t>
            </w:r>
          </w:p>
        </w:tc>
        <w:tc>
          <w:tcPr>
            <w:tcW w:w="3870" w:type="dxa"/>
          </w:tcPr>
          <w:p w14:paraId="531F5F1A" w14:textId="77777777" w:rsidR="00743B95" w:rsidRDefault="00890E0E">
            <w:pPr>
              <w:pStyle w:val="TableEntry"/>
              <w:ind w:left="144" w:right="144"/>
            </w:pPr>
            <w:r>
              <w:t>OE.INFO_PROTECT</w:t>
            </w:r>
          </w:p>
          <w:p w14:paraId="75905A2F" w14:textId="77777777" w:rsidR="00743B95" w:rsidRDefault="00890E0E">
            <w:pPr>
              <w:pStyle w:val="TableEntry"/>
              <w:ind w:left="144" w:right="144"/>
            </w:pPr>
            <w:r>
              <w:t>Those responsible for the TOE shall establish and implement procedures to ensure that information is protected in an appropriate manner. In particular:</w:t>
            </w:r>
          </w:p>
          <w:p w14:paraId="3DE0B2F0" w14:textId="77777777" w:rsidR="00743B95" w:rsidRDefault="00890E0E">
            <w:pPr>
              <w:pStyle w:val="TableEntry"/>
              <w:numPr>
                <w:ilvl w:val="0"/>
                <w:numId w:val="45"/>
              </w:numPr>
              <w:ind w:left="450" w:right="144" w:hanging="270"/>
            </w:pPr>
            <w:r>
              <w:t>All network and peripheral cabling shall be approved for the transmittal of the most sensitive data transmitted over the link. Such physical links are assumed to be adequately protected against threats to the confidentiality and integrity of the data transmitted using appropriate physical and logical protection techniques.</w:t>
            </w:r>
          </w:p>
          <w:p w14:paraId="703D7062" w14:textId="77777777" w:rsidR="00743B95" w:rsidRDefault="00890E0E">
            <w:pPr>
              <w:pStyle w:val="TableEntry"/>
              <w:numPr>
                <w:ilvl w:val="0"/>
                <w:numId w:val="45"/>
              </w:numPr>
              <w:ind w:left="450" w:right="144" w:hanging="270"/>
            </w:pPr>
            <w:r>
              <w:t>DAC protections on security-relevant files (such as audit trails and authorization databases) shall always be set up correctly.</w:t>
            </w:r>
          </w:p>
          <w:p w14:paraId="000D5F95" w14:textId="77777777" w:rsidR="00743B95" w:rsidRDefault="00890E0E">
            <w:pPr>
              <w:pStyle w:val="TableEntry"/>
              <w:numPr>
                <w:ilvl w:val="0"/>
                <w:numId w:val="45"/>
              </w:numPr>
              <w:ind w:left="450" w:right="144" w:hanging="270"/>
            </w:pPr>
            <w:r>
              <w:t>Users are authorized to access parts of the data managed by the TOE and are trained to exercise control over their own data.</w:t>
            </w:r>
          </w:p>
        </w:tc>
        <w:tc>
          <w:tcPr>
            <w:tcW w:w="3330" w:type="dxa"/>
          </w:tcPr>
          <w:p w14:paraId="1C1893E6" w14:textId="77777777" w:rsidR="00743B95" w:rsidRDefault="00890E0E">
            <w:pPr>
              <w:pStyle w:val="TableEntry"/>
              <w:ind w:left="144" w:right="144"/>
            </w:pPr>
            <w:r>
              <w:t>OE.INFO_PROTECT</w:t>
            </w:r>
          </w:p>
          <w:p w14:paraId="75EE9DF1" w14:textId="77777777" w:rsidR="00743B95" w:rsidRDefault="00890E0E">
            <w:pPr>
              <w:pStyle w:val="TableEntry"/>
              <w:ind w:left="144" w:right="144"/>
            </w:pPr>
            <w:r>
              <w:t>diminishes the logical and physical threats by ensuring that the network and peripheral cabling are appropriately protected.</w:t>
            </w:r>
          </w:p>
          <w:p w14:paraId="5E2E27A7" w14:textId="77777777" w:rsidR="00743B95" w:rsidRDefault="00890E0E">
            <w:pPr>
              <w:pStyle w:val="TableEntry"/>
              <w:ind w:left="144" w:right="144"/>
            </w:pPr>
            <w:r>
              <w:t>DAC protections, when implemented correctly, support the identification of unauthorized access.</w:t>
            </w:r>
          </w:p>
        </w:tc>
      </w:tr>
    </w:tbl>
    <w:p w14:paraId="34FC4DF8" w14:textId="77777777" w:rsidR="00743B95" w:rsidRDefault="00890E0E">
      <w:pPr>
        <w:pStyle w:val="A2"/>
      </w:pPr>
      <w:bookmarkStart w:id="1257" w:name="_Toc396310091"/>
      <w:bookmarkStart w:id="1258" w:name="_Toc396315724"/>
      <w:bookmarkStart w:id="1259" w:name="_Toc396302181"/>
      <w:bookmarkStart w:id="1260" w:name="_bookmark33"/>
      <w:bookmarkStart w:id="1261" w:name="_Toc396310103"/>
      <w:bookmarkStart w:id="1262" w:name="_bookmark31"/>
      <w:bookmarkStart w:id="1263" w:name="_Toc396315687"/>
      <w:bookmarkStart w:id="1264" w:name="_Toc396315647"/>
      <w:bookmarkStart w:id="1265" w:name="_bookmark34"/>
      <w:bookmarkStart w:id="1266" w:name="_Toc395159976"/>
      <w:bookmarkStart w:id="1267" w:name="_Toc396309573"/>
      <w:bookmarkStart w:id="1268" w:name="_Toc395160039"/>
      <w:bookmarkStart w:id="1269" w:name="_bookmark32"/>
      <w:bookmarkStart w:id="1270" w:name="_Toc395160007"/>
      <w:bookmarkStart w:id="1271" w:name="_Toc396309562"/>
      <w:bookmarkStart w:id="1272" w:name="_Toc396315626"/>
      <w:bookmarkStart w:id="1273" w:name="_Toc396310059"/>
      <w:bookmarkStart w:id="1274" w:name="_Toc396309499"/>
      <w:bookmarkStart w:id="1275" w:name="_Toc396302186"/>
      <w:bookmarkStart w:id="1276" w:name="_Toc396310102"/>
      <w:bookmarkStart w:id="1277" w:name="_Toc395160013"/>
      <w:bookmarkStart w:id="1278" w:name="_Toc396309574"/>
      <w:bookmarkStart w:id="1279" w:name="_Toc396309536"/>
      <w:bookmarkStart w:id="1280" w:name="_Toc396310027"/>
      <w:bookmarkStart w:id="1281" w:name="_Toc396309530"/>
      <w:bookmarkStart w:id="1282" w:name="_Toc396310054"/>
      <w:bookmarkStart w:id="1283" w:name="_Toc396302205"/>
      <w:bookmarkStart w:id="1284" w:name="_Toc396310065"/>
      <w:bookmarkStart w:id="1285" w:name="_Toc396310026"/>
      <w:bookmarkStart w:id="1286" w:name="_Toc395159975"/>
      <w:bookmarkStart w:id="1287" w:name="_Toc396310025"/>
      <w:bookmarkStart w:id="1288" w:name="_Toc396315650"/>
      <w:bookmarkStart w:id="1289" w:name="_Toc396315713"/>
      <w:bookmarkStart w:id="1290" w:name="_Toc396315646"/>
      <w:bookmarkStart w:id="1291" w:name="_Toc396315700"/>
      <w:bookmarkStart w:id="1292" w:name="_Toc396309497"/>
      <w:bookmarkStart w:id="1293" w:name="_Toc396310078"/>
      <w:bookmarkStart w:id="1294" w:name="_Toc396315648"/>
      <w:bookmarkStart w:id="1295" w:name="_Toc396315681"/>
      <w:bookmarkStart w:id="1296" w:name="_Toc396309525"/>
      <w:bookmarkStart w:id="1297" w:name="_Toc396309496"/>
      <w:bookmarkStart w:id="1298" w:name="_Toc396310028"/>
      <w:bookmarkStart w:id="1299" w:name="_Toc396309498"/>
      <w:bookmarkStart w:id="1300" w:name="_Toc395160002"/>
      <w:bookmarkStart w:id="1301" w:name="_Toc396302192"/>
      <w:bookmarkStart w:id="1302" w:name="_bookmark35"/>
      <w:bookmarkStart w:id="1303" w:name="_Toc396315649"/>
      <w:bookmarkStart w:id="1304" w:name="_Toc396315676"/>
      <w:bookmarkStart w:id="1305" w:name="_Toc396302218"/>
      <w:bookmarkStart w:id="1306" w:name="_Toc396302154"/>
      <w:bookmarkStart w:id="1307" w:name="_Toc396309549"/>
      <w:bookmarkStart w:id="1308" w:name="_Toc396302155"/>
      <w:bookmarkStart w:id="1309" w:name="_Toc396315725"/>
      <w:bookmarkStart w:id="1310" w:name="_Toc395160026"/>
      <w:bookmarkStart w:id="1311" w:name="_Ref2881250"/>
      <w:bookmarkStart w:id="1312" w:name="_Toc402957402"/>
      <w:bookmarkStart w:id="1313" w:name="_Toc414629385"/>
      <w:bookmarkStart w:id="1314" w:name="_Toc463431620"/>
      <w:bookmarkStart w:id="1315" w:name="_Toc197502168"/>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r>
        <w:t>Rationale for TOE Security Functional Requirements</w:t>
      </w:r>
      <w:bookmarkEnd w:id="1311"/>
      <w:bookmarkEnd w:id="1312"/>
      <w:bookmarkEnd w:id="1313"/>
      <w:bookmarkEnd w:id="1314"/>
      <w:bookmarkEnd w:id="1315"/>
    </w:p>
    <w:p w14:paraId="4E47F1B1" w14:textId="77777777" w:rsidR="00743B95" w:rsidRDefault="00890E0E">
      <w:pPr>
        <w:pStyle w:val="BodyText"/>
      </w:pPr>
      <w:r>
        <w:t>The following table provides the rationale for the selection of the security functional requirements. It traces each TOE security objective to the identified security functional requirements.</w:t>
      </w:r>
    </w:p>
    <w:p w14:paraId="391001E5" w14:textId="77777777" w:rsidR="00743B95" w:rsidRDefault="00890E0E">
      <w:pPr>
        <w:pStyle w:val="Caption"/>
        <w:outlineLvl w:val="0"/>
      </w:pPr>
      <w:bookmarkStart w:id="1316" w:name="_bookmark36"/>
      <w:bookmarkStart w:id="1317" w:name="_Toc429567157"/>
      <w:bookmarkStart w:id="1318" w:name="_Toc121810982"/>
      <w:bookmarkStart w:id="1319" w:name="_Toc396393005"/>
      <w:bookmarkStart w:id="1320" w:name="_Toc402964572"/>
      <w:bookmarkEnd w:id="1316"/>
      <w:r>
        <w:t xml:space="preserve">Table </w:t>
      </w:r>
      <w:r>
        <w:fldChar w:fldCharType="begin"/>
      </w:r>
      <w:r>
        <w:instrText xml:space="preserve">SEQ Table \* ARABIC </w:instrText>
      </w:r>
      <w:r>
        <w:fldChar w:fldCharType="separate"/>
      </w:r>
      <w:r>
        <w:t>10</w:t>
      </w:r>
      <w:r>
        <w:fldChar w:fldCharType="end"/>
      </w:r>
      <w:r>
        <w:t>: Rationale for TOE Security Functional Requirements</w:t>
      </w:r>
      <w:bookmarkEnd w:id="1317"/>
      <w:bookmarkEnd w:id="1318"/>
      <w:bookmarkEnd w:id="1319"/>
      <w:bookmarkEnd w:id="1320"/>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671"/>
        <w:gridCol w:w="2573"/>
        <w:gridCol w:w="2846"/>
      </w:tblGrid>
      <w:tr w:rsidR="00743B95" w14:paraId="61476E4C" w14:textId="77777777">
        <w:trPr>
          <w:cantSplit/>
          <w:tblHeader/>
        </w:trPr>
        <w:tc>
          <w:tcPr>
            <w:tcW w:w="3671" w:type="dxa"/>
            <w:shd w:val="clear" w:color="auto" w:fill="D6E3BC" w:themeFill="accent3" w:themeFillTint="66"/>
          </w:tcPr>
          <w:p w14:paraId="36258BED" w14:textId="77777777" w:rsidR="00743B95" w:rsidRDefault="00890E0E">
            <w:pPr>
              <w:pStyle w:val="Tableheader"/>
              <w:ind w:left="144" w:right="144"/>
            </w:pPr>
            <w:r>
              <w:t>Objective</w:t>
            </w:r>
          </w:p>
        </w:tc>
        <w:tc>
          <w:tcPr>
            <w:tcW w:w="2573" w:type="dxa"/>
            <w:shd w:val="clear" w:color="auto" w:fill="D6E3BC" w:themeFill="accent3" w:themeFillTint="66"/>
          </w:tcPr>
          <w:p w14:paraId="5975E5DA" w14:textId="77777777" w:rsidR="00743B95" w:rsidRDefault="00890E0E">
            <w:pPr>
              <w:pStyle w:val="Tableheader"/>
              <w:ind w:left="144" w:right="144"/>
            </w:pPr>
            <w:r>
              <w:t>Requirements Addressing the Objective</w:t>
            </w:r>
          </w:p>
        </w:tc>
        <w:tc>
          <w:tcPr>
            <w:tcW w:w="2846" w:type="dxa"/>
            <w:shd w:val="clear" w:color="auto" w:fill="D6E3BC" w:themeFill="accent3" w:themeFillTint="66"/>
          </w:tcPr>
          <w:p w14:paraId="1AFFC579" w14:textId="77777777" w:rsidR="00743B95" w:rsidRDefault="00890E0E">
            <w:pPr>
              <w:pStyle w:val="Tableheader"/>
              <w:ind w:left="144" w:right="144"/>
            </w:pPr>
            <w:r>
              <w:t>Rationale</w:t>
            </w:r>
          </w:p>
        </w:tc>
      </w:tr>
      <w:tr w:rsidR="00743B95" w14:paraId="5C12BEF1" w14:textId="77777777">
        <w:trPr>
          <w:cantSplit/>
          <w:trHeight w:val="1479"/>
        </w:trPr>
        <w:tc>
          <w:tcPr>
            <w:tcW w:w="3671" w:type="dxa"/>
          </w:tcPr>
          <w:p w14:paraId="0C5F546C" w14:textId="77777777" w:rsidR="00743B95" w:rsidRDefault="00890E0E">
            <w:pPr>
              <w:pStyle w:val="TableEntry"/>
              <w:ind w:left="144" w:right="144"/>
            </w:pPr>
            <w:r>
              <w:t>O.</w:t>
            </w:r>
            <w:r>
              <w:rPr>
                <w:spacing w:val="-1"/>
              </w:rPr>
              <w:t>A</w:t>
            </w:r>
            <w:r>
              <w:t>DM</w:t>
            </w:r>
            <w:r>
              <w:rPr>
                <w:spacing w:val="-4"/>
              </w:rPr>
              <w:t>I</w:t>
            </w:r>
            <w:r>
              <w:t>N_RO</w:t>
            </w:r>
            <w:r>
              <w:rPr>
                <w:spacing w:val="-3"/>
              </w:rPr>
              <w:t>L</w:t>
            </w:r>
            <w:r>
              <w:t>E</w:t>
            </w:r>
          </w:p>
          <w:p w14:paraId="40365B8C" w14:textId="77777777" w:rsidR="00743B95" w:rsidRDefault="00890E0E">
            <w:pPr>
              <w:pStyle w:val="TableEntry"/>
              <w:ind w:left="144" w:right="144"/>
            </w:pPr>
            <w:r>
              <w:t>The TOE shall provide roles that allow only authorized users to have access to administrative privileges that are specific to the role.</w:t>
            </w:r>
          </w:p>
        </w:tc>
        <w:tc>
          <w:tcPr>
            <w:tcW w:w="2573" w:type="dxa"/>
          </w:tcPr>
          <w:p w14:paraId="0062D910" w14:textId="77777777" w:rsidR="00743B95" w:rsidRDefault="00890E0E">
            <w:pPr>
              <w:pStyle w:val="TableEntry"/>
              <w:ind w:left="144" w:right="144"/>
            </w:pPr>
            <w:r>
              <w:rPr>
                <w:spacing w:val="-2"/>
              </w:rPr>
              <w:t>F</w:t>
            </w:r>
            <w:r>
              <w:t>MT_SMR.1</w:t>
            </w:r>
          </w:p>
        </w:tc>
        <w:tc>
          <w:tcPr>
            <w:tcW w:w="2846" w:type="dxa"/>
          </w:tcPr>
          <w:p w14:paraId="6B2DEE10" w14:textId="56377202" w:rsidR="00743B95" w:rsidRDefault="00890E0E">
            <w:pPr>
              <w:pStyle w:val="TableEntry"/>
              <w:ind w:left="144" w:right="144"/>
            </w:pPr>
            <w:r>
              <w:t>The</w:t>
            </w:r>
            <w:r>
              <w:rPr>
                <w:spacing w:val="-2"/>
              </w:rPr>
              <w:t xml:space="preserve"> </w:t>
            </w:r>
            <w:r>
              <w:t>TOE</w:t>
            </w:r>
            <w:r>
              <w:rPr>
                <w:spacing w:val="-1"/>
              </w:rPr>
              <w:t xml:space="preserve"> </w:t>
            </w:r>
            <w:r>
              <w:t xml:space="preserve">will </w:t>
            </w:r>
            <w:r>
              <w:rPr>
                <w:spacing w:val="-1"/>
              </w:rPr>
              <w:t>e</w:t>
            </w:r>
            <w:r>
              <w:t>stablish, at le</w:t>
            </w:r>
            <w:r>
              <w:rPr>
                <w:spacing w:val="-2"/>
              </w:rPr>
              <w:t>a</w:t>
            </w:r>
            <w:r>
              <w:t xml:space="preserve">st, an </w:t>
            </w:r>
            <w:r>
              <w:rPr>
                <w:spacing w:val="-1"/>
              </w:rPr>
              <w:t>a</w:t>
            </w:r>
            <w:r>
              <w:t>uthoriz</w:t>
            </w:r>
            <w:r>
              <w:rPr>
                <w:spacing w:val="-1"/>
              </w:rPr>
              <w:t>e</w:t>
            </w:r>
            <w:r>
              <w:t xml:space="preserve">d </w:t>
            </w:r>
            <w:r>
              <w:rPr>
                <w:spacing w:val="-1"/>
              </w:rPr>
              <w:t>a</w:t>
            </w:r>
            <w:r>
              <w:t>dministr</w:t>
            </w:r>
            <w:r>
              <w:rPr>
                <w:spacing w:val="-2"/>
              </w:rPr>
              <w:t>a</w:t>
            </w:r>
            <w:r>
              <w:t xml:space="preserve">tor </w:t>
            </w:r>
            <w:r>
              <w:rPr>
                <w:spacing w:val="-1"/>
              </w:rPr>
              <w:t>r</w:t>
            </w:r>
            <w:r>
              <w:t>ole</w:t>
            </w:r>
            <w:ins w:id="1321" w:author="Staaf Anders" w:date="2025-04-25T14:53:00Z">
              <w:r w:rsidR="00A679AB">
                <w:t xml:space="preserve"> and authorized user</w:t>
              </w:r>
            </w:ins>
            <w:ins w:id="1322" w:author="Staaf Anders" w:date="2025-04-25T14:54:00Z">
              <w:r w:rsidR="00A679AB">
                <w:t xml:space="preserve"> roles</w:t>
              </w:r>
            </w:ins>
            <w:r>
              <w:t xml:space="preserve">. Additional roles may also be specified. </w:t>
            </w:r>
          </w:p>
        </w:tc>
      </w:tr>
      <w:tr w:rsidR="00743B95" w14:paraId="36097927" w14:textId="77777777">
        <w:trPr>
          <w:cantSplit/>
          <w:trHeight w:val="4665"/>
        </w:trPr>
        <w:tc>
          <w:tcPr>
            <w:tcW w:w="3671" w:type="dxa"/>
            <w:tcBorders>
              <w:top w:val="single" w:sz="4" w:space="0" w:color="auto"/>
              <w:left w:val="single" w:sz="4" w:space="0" w:color="auto"/>
              <w:bottom w:val="single" w:sz="4" w:space="0" w:color="auto"/>
              <w:right w:val="single" w:sz="4" w:space="0" w:color="auto"/>
            </w:tcBorders>
          </w:tcPr>
          <w:p w14:paraId="563417C3" w14:textId="77777777" w:rsidR="00743B95" w:rsidRDefault="00890E0E">
            <w:pPr>
              <w:pStyle w:val="TableEntry"/>
              <w:ind w:left="144" w:right="144"/>
            </w:pPr>
            <w:r>
              <w:lastRenderedPageBreak/>
              <w:t>O.AUDIT_GENERATION</w:t>
            </w:r>
          </w:p>
          <w:p w14:paraId="2780897B" w14:textId="77777777" w:rsidR="00743B95" w:rsidRDefault="00890E0E">
            <w:pPr>
              <w:pStyle w:val="TableEntry"/>
              <w:ind w:left="144" w:right="144"/>
            </w:pPr>
            <w:r>
              <w:t>The TOE shall provide the capability to detect and create records of security relevant events associated with users.</w:t>
            </w:r>
          </w:p>
        </w:tc>
        <w:tc>
          <w:tcPr>
            <w:tcW w:w="2573" w:type="dxa"/>
            <w:tcBorders>
              <w:top w:val="single" w:sz="4" w:space="0" w:color="auto"/>
              <w:left w:val="single" w:sz="4" w:space="0" w:color="auto"/>
              <w:bottom w:val="single" w:sz="4" w:space="0" w:color="auto"/>
              <w:right w:val="single" w:sz="4" w:space="0" w:color="auto"/>
            </w:tcBorders>
          </w:tcPr>
          <w:p w14:paraId="0926EDE8" w14:textId="77777777" w:rsidR="00743B95" w:rsidRDefault="00890E0E">
            <w:pPr>
              <w:pStyle w:val="TableEntry"/>
              <w:ind w:left="144" w:right="144"/>
              <w:rPr>
                <w:lang w:val="fr-CA"/>
              </w:rPr>
            </w:pPr>
            <w:r>
              <w:rPr>
                <w:lang w:val="fr-CA"/>
              </w:rPr>
              <w:t>FAU_GEN.1</w:t>
            </w:r>
          </w:p>
          <w:p w14:paraId="358195EE" w14:textId="77777777" w:rsidR="00743B95" w:rsidRDefault="00890E0E">
            <w:pPr>
              <w:pStyle w:val="TableEntry"/>
              <w:ind w:left="144" w:right="144"/>
              <w:rPr>
                <w:lang w:val="fr-CA"/>
              </w:rPr>
            </w:pPr>
            <w:r>
              <w:rPr>
                <w:lang w:val="fr-CA"/>
              </w:rPr>
              <w:t>FAU_GEN.2</w:t>
            </w:r>
          </w:p>
          <w:p w14:paraId="47618B3A" w14:textId="77777777" w:rsidR="00743B95" w:rsidRDefault="00890E0E">
            <w:pPr>
              <w:pStyle w:val="TableEntry"/>
              <w:ind w:left="144" w:right="144"/>
              <w:rPr>
                <w:lang w:val="fr-CA"/>
              </w:rPr>
            </w:pPr>
            <w:r>
              <w:rPr>
                <w:lang w:val="fr-CA"/>
              </w:rPr>
              <w:t>FAU_SEL.1</w:t>
            </w:r>
          </w:p>
        </w:tc>
        <w:tc>
          <w:tcPr>
            <w:tcW w:w="2846" w:type="dxa"/>
            <w:tcBorders>
              <w:top w:val="single" w:sz="4" w:space="0" w:color="auto"/>
              <w:left w:val="single" w:sz="4" w:space="0" w:color="auto"/>
              <w:bottom w:val="single" w:sz="4" w:space="0" w:color="auto"/>
              <w:right w:val="single" w:sz="4" w:space="0" w:color="auto"/>
            </w:tcBorders>
          </w:tcPr>
          <w:p w14:paraId="0426F9A7" w14:textId="77777777" w:rsidR="00743B95" w:rsidRDefault="00890E0E">
            <w:pPr>
              <w:pStyle w:val="TableEntry"/>
              <w:ind w:left="144" w:right="144"/>
            </w:pPr>
            <w:r>
              <w:t xml:space="preserve">FAU_GEN.1 defines the set of events that the TOE must be capable of recording. This requirement ensures that the administrator has the ability to audit any security relevant events that takes place in the TOE. This requirement also defines the information that must be contained in the audit record for each auditable event. </w:t>
            </w:r>
          </w:p>
          <w:p w14:paraId="66443D61" w14:textId="77777777" w:rsidR="00743B95" w:rsidRDefault="00890E0E">
            <w:pPr>
              <w:pStyle w:val="TableEntry"/>
              <w:ind w:left="144" w:right="144"/>
            </w:pPr>
            <w:r>
              <w:t xml:space="preserve">FAU_GEN.2 ensures that the audit records associate a user and any associated group identity with the auditable event. </w:t>
            </w:r>
          </w:p>
          <w:p w14:paraId="62F3978A" w14:textId="77777777" w:rsidR="00743B95" w:rsidRDefault="00890E0E">
            <w:pPr>
              <w:pStyle w:val="TableEntry"/>
              <w:ind w:left="144" w:right="144"/>
            </w:pPr>
            <w:r>
              <w:t xml:space="preserve">FAU_SEL.1 allows the administrator to configure which auditable events will be recorded in the audit trail. </w:t>
            </w:r>
          </w:p>
        </w:tc>
      </w:tr>
      <w:tr w:rsidR="00743B95" w14:paraId="1071AF0E" w14:textId="77777777">
        <w:trPr>
          <w:cantSplit/>
        </w:trPr>
        <w:tc>
          <w:tcPr>
            <w:tcW w:w="3671" w:type="dxa"/>
            <w:tcBorders>
              <w:top w:val="single" w:sz="4" w:space="0" w:color="auto"/>
              <w:left w:val="single" w:sz="4" w:space="0" w:color="auto"/>
              <w:bottom w:val="single" w:sz="4" w:space="0" w:color="auto"/>
              <w:right w:val="single" w:sz="4" w:space="0" w:color="auto"/>
            </w:tcBorders>
          </w:tcPr>
          <w:p w14:paraId="247995DA" w14:textId="77777777" w:rsidR="00743B95" w:rsidRDefault="00890E0E">
            <w:pPr>
              <w:pStyle w:val="TableEntry"/>
              <w:ind w:left="144" w:right="144"/>
            </w:pPr>
            <w:r>
              <w:t>O.DISCRETIONARY_ACCESS</w:t>
            </w:r>
          </w:p>
          <w:p w14:paraId="67768703" w14:textId="77777777" w:rsidR="00743B95" w:rsidRDefault="00890E0E">
            <w:pPr>
              <w:pStyle w:val="TableEntry"/>
              <w:ind w:left="144" w:right="144"/>
            </w:pPr>
            <w:r>
              <w:t>The TSF shall control access of subjects and/or users to named resources based on identity of the object, subject or user. The TSF shall allow authorized users to specify for each access mode which users/subjects are allowed to access a specific named object in that access mode.</w:t>
            </w:r>
          </w:p>
        </w:tc>
        <w:tc>
          <w:tcPr>
            <w:tcW w:w="2573" w:type="dxa"/>
            <w:tcBorders>
              <w:top w:val="single" w:sz="4" w:space="0" w:color="auto"/>
              <w:left w:val="single" w:sz="4" w:space="0" w:color="auto"/>
              <w:bottom w:val="single" w:sz="4" w:space="0" w:color="auto"/>
              <w:right w:val="single" w:sz="4" w:space="0" w:color="auto"/>
            </w:tcBorders>
          </w:tcPr>
          <w:p w14:paraId="49266E7B" w14:textId="77777777" w:rsidR="00743B95" w:rsidRDefault="00890E0E">
            <w:pPr>
              <w:pStyle w:val="TableEntry"/>
              <w:ind w:left="144" w:right="144"/>
            </w:pPr>
            <w:r>
              <w:t>FDP_ACC.1</w:t>
            </w:r>
          </w:p>
          <w:p w14:paraId="62695034" w14:textId="77777777" w:rsidR="00743B95" w:rsidRDefault="00890E0E">
            <w:pPr>
              <w:pStyle w:val="TableEntry"/>
              <w:ind w:left="144" w:right="144"/>
            </w:pPr>
            <w:r>
              <w:t>FDP_ACF.1</w:t>
            </w:r>
          </w:p>
          <w:p w14:paraId="7D36CDD4" w14:textId="77777777" w:rsidR="00743B95" w:rsidRDefault="00743B95">
            <w:pPr>
              <w:pStyle w:val="TableEntry"/>
              <w:ind w:left="144" w:right="144"/>
            </w:pPr>
          </w:p>
          <w:p w14:paraId="3A833048" w14:textId="77777777" w:rsidR="00743B95" w:rsidRDefault="00743B95">
            <w:pPr>
              <w:ind w:left="144" w:right="144"/>
              <w:rPr>
                <w:spacing w:val="-2"/>
              </w:rPr>
            </w:pPr>
          </w:p>
        </w:tc>
        <w:tc>
          <w:tcPr>
            <w:tcW w:w="2846" w:type="dxa"/>
            <w:tcBorders>
              <w:top w:val="single" w:sz="4" w:space="0" w:color="auto"/>
              <w:left w:val="single" w:sz="4" w:space="0" w:color="auto"/>
              <w:bottom w:val="single" w:sz="4" w:space="0" w:color="auto"/>
              <w:right w:val="single" w:sz="4" w:space="0" w:color="auto"/>
            </w:tcBorders>
          </w:tcPr>
          <w:p w14:paraId="55E01425" w14:textId="77777777" w:rsidR="00743B95" w:rsidRDefault="00890E0E">
            <w:pPr>
              <w:pStyle w:val="TableEntry"/>
              <w:ind w:left="144" w:right="144"/>
            </w:pPr>
            <w:r>
              <w:t>The TSF controls access to resources based on the subject and/or object security attributes.</w:t>
            </w:r>
          </w:p>
        </w:tc>
      </w:tr>
      <w:tr w:rsidR="00743B95" w14:paraId="3B9EF3FC" w14:textId="77777777">
        <w:trPr>
          <w:cantSplit/>
          <w:trHeight w:val="3540"/>
        </w:trPr>
        <w:tc>
          <w:tcPr>
            <w:tcW w:w="3671" w:type="dxa"/>
            <w:tcBorders>
              <w:top w:val="single" w:sz="4" w:space="0" w:color="auto"/>
              <w:left w:val="single" w:sz="4" w:space="0" w:color="auto"/>
              <w:bottom w:val="single" w:sz="4" w:space="0" w:color="auto"/>
              <w:right w:val="single" w:sz="4" w:space="0" w:color="auto"/>
            </w:tcBorders>
          </w:tcPr>
          <w:p w14:paraId="745556DE" w14:textId="77777777" w:rsidR="00743B95" w:rsidRDefault="00890E0E">
            <w:pPr>
              <w:pStyle w:val="TableEntry"/>
              <w:ind w:left="144" w:right="144"/>
            </w:pPr>
            <w:r>
              <w:t>O.I&amp;A</w:t>
            </w:r>
          </w:p>
          <w:p w14:paraId="08F277FD" w14:textId="77777777" w:rsidR="00743B95" w:rsidRDefault="00890E0E">
            <w:pPr>
              <w:pStyle w:val="TableEntry"/>
              <w:ind w:left="144" w:right="144"/>
            </w:pPr>
            <w:r>
              <w:t>The TOE shall ensure that users are authenticated before the TOE processes any actions that require authentication.</w:t>
            </w:r>
          </w:p>
        </w:tc>
        <w:tc>
          <w:tcPr>
            <w:tcW w:w="2573" w:type="dxa"/>
            <w:tcBorders>
              <w:top w:val="single" w:sz="4" w:space="0" w:color="auto"/>
              <w:left w:val="single" w:sz="4" w:space="0" w:color="auto"/>
              <w:bottom w:val="single" w:sz="4" w:space="0" w:color="auto"/>
              <w:right w:val="single" w:sz="4" w:space="0" w:color="auto"/>
            </w:tcBorders>
          </w:tcPr>
          <w:p w14:paraId="58F1E9C5" w14:textId="77777777" w:rsidR="00743B95" w:rsidRDefault="00890E0E">
            <w:pPr>
              <w:pStyle w:val="TableEntry"/>
              <w:ind w:left="144" w:right="144"/>
              <w:rPr>
                <w:lang w:val="fr-CA"/>
              </w:rPr>
            </w:pPr>
            <w:r>
              <w:rPr>
                <w:lang w:val="fr-CA"/>
              </w:rPr>
              <w:t>FIA_ATD.1</w:t>
            </w:r>
          </w:p>
          <w:p w14:paraId="53A201A2" w14:textId="77777777" w:rsidR="00743B95" w:rsidRDefault="00890E0E">
            <w:pPr>
              <w:pStyle w:val="TableEntry"/>
              <w:ind w:left="144" w:right="144"/>
              <w:rPr>
                <w:lang w:val="fr-CA"/>
              </w:rPr>
            </w:pPr>
            <w:r>
              <w:rPr>
                <w:lang w:val="fr-CA"/>
              </w:rPr>
              <w:t>FIA_UAU.2</w:t>
            </w:r>
          </w:p>
          <w:p w14:paraId="0925803E" w14:textId="77777777" w:rsidR="00743B95" w:rsidRDefault="00890E0E">
            <w:pPr>
              <w:pStyle w:val="TableEntry"/>
              <w:ind w:left="144" w:right="144"/>
              <w:rPr>
                <w:lang w:val="fr-CA"/>
              </w:rPr>
            </w:pPr>
            <w:r>
              <w:rPr>
                <w:lang w:val="fr-CA"/>
              </w:rPr>
              <w:t>FIA_UID.2</w:t>
            </w:r>
          </w:p>
          <w:p w14:paraId="7EB57C92" w14:textId="77777777" w:rsidR="00743B95" w:rsidRDefault="00890E0E">
            <w:pPr>
              <w:pStyle w:val="TableEntry"/>
              <w:ind w:left="144" w:right="144"/>
            </w:pPr>
            <w:r>
              <w:t>FIA_USB_EXT.2 (Optional)</w:t>
            </w:r>
          </w:p>
          <w:p w14:paraId="1378FA22" w14:textId="77777777" w:rsidR="00743B95" w:rsidRDefault="00743B95">
            <w:pPr>
              <w:ind w:left="144" w:right="144"/>
              <w:rPr>
                <w:spacing w:val="-2"/>
              </w:rPr>
            </w:pPr>
          </w:p>
        </w:tc>
        <w:tc>
          <w:tcPr>
            <w:tcW w:w="2846" w:type="dxa"/>
            <w:tcBorders>
              <w:top w:val="single" w:sz="4" w:space="0" w:color="auto"/>
              <w:left w:val="single" w:sz="4" w:space="0" w:color="auto"/>
              <w:bottom w:val="single" w:sz="4" w:space="0" w:color="auto"/>
              <w:right w:val="single" w:sz="4" w:space="0" w:color="auto"/>
            </w:tcBorders>
          </w:tcPr>
          <w:p w14:paraId="23209F07" w14:textId="77777777" w:rsidR="00743B95" w:rsidRDefault="00890E0E">
            <w:pPr>
              <w:pStyle w:val="TableEntry"/>
              <w:ind w:left="144" w:right="144"/>
            </w:pPr>
            <w:r>
              <w:t xml:space="preserve">FIA_UID.2 and FIA_UAU.2ensure that only authorized users gain access to the TOE and its resources following identification and authentication. </w:t>
            </w:r>
          </w:p>
          <w:p w14:paraId="35819D9F" w14:textId="77777777" w:rsidR="00743B95" w:rsidRDefault="00890E0E">
            <w:pPr>
              <w:pStyle w:val="TableEntry"/>
              <w:ind w:left="144" w:right="144"/>
            </w:pPr>
            <w:r>
              <w:t xml:space="preserve">FIA_ATD.1 ensures that the security attributes used to determine access are defined and available to the support access control decisions. </w:t>
            </w:r>
          </w:p>
          <w:p w14:paraId="48889A94" w14:textId="77777777" w:rsidR="00743B95" w:rsidRDefault="00890E0E">
            <w:pPr>
              <w:pStyle w:val="TableEntry"/>
              <w:ind w:left="144" w:right="144"/>
            </w:pPr>
            <w:r>
              <w:t xml:space="preserve">FIA_USB_EXT.2 ensures enforcement of the rules governing  subjects acting on behalf of authorized users. </w:t>
            </w:r>
          </w:p>
        </w:tc>
      </w:tr>
      <w:tr w:rsidR="00743B95" w14:paraId="06952F30" w14:textId="77777777">
        <w:trPr>
          <w:cantSplit/>
          <w:trHeight w:val="5115"/>
        </w:trPr>
        <w:tc>
          <w:tcPr>
            <w:tcW w:w="3671" w:type="dxa"/>
            <w:tcBorders>
              <w:top w:val="single" w:sz="4" w:space="0" w:color="auto"/>
              <w:left w:val="single" w:sz="4" w:space="0" w:color="auto"/>
              <w:bottom w:val="single" w:sz="4" w:space="0" w:color="auto"/>
              <w:right w:val="single" w:sz="4" w:space="0" w:color="auto"/>
            </w:tcBorders>
          </w:tcPr>
          <w:p w14:paraId="5C02EAAE" w14:textId="77777777" w:rsidR="00743B95" w:rsidRDefault="00890E0E">
            <w:pPr>
              <w:pStyle w:val="TableEntry"/>
              <w:ind w:left="144" w:right="144"/>
            </w:pPr>
            <w:r>
              <w:lastRenderedPageBreak/>
              <w:t>O.MANAGE</w:t>
            </w:r>
          </w:p>
          <w:p w14:paraId="76F1F0C5" w14:textId="77777777" w:rsidR="00743B95" w:rsidRDefault="00890E0E">
            <w:pPr>
              <w:pStyle w:val="TableEntry"/>
              <w:ind w:left="144" w:right="144"/>
            </w:pPr>
            <w:r>
              <w:t>The TSF shall provide all the functions and facilities necessary to manage TOE security mechanisms, and shall restrict such management actions to authorized users.</w:t>
            </w:r>
          </w:p>
        </w:tc>
        <w:tc>
          <w:tcPr>
            <w:tcW w:w="2573" w:type="dxa"/>
            <w:tcBorders>
              <w:top w:val="single" w:sz="4" w:space="0" w:color="auto"/>
              <w:left w:val="single" w:sz="4" w:space="0" w:color="auto"/>
              <w:bottom w:val="single" w:sz="4" w:space="0" w:color="auto"/>
              <w:right w:val="single" w:sz="4" w:space="0" w:color="auto"/>
            </w:tcBorders>
          </w:tcPr>
          <w:p w14:paraId="3AAEB46C" w14:textId="70F168F9" w:rsidR="00743B95" w:rsidRDefault="00890E0E">
            <w:pPr>
              <w:pStyle w:val="TableEntry"/>
              <w:ind w:left="144" w:right="144"/>
              <w:rPr>
                <w:ins w:id="1323" w:author="Staaf Anders" w:date="2025-04-25T15:53:00Z"/>
                <w:lang w:val="sv-SE"/>
              </w:rPr>
            </w:pPr>
            <w:r>
              <w:rPr>
                <w:lang w:val="sv-SE"/>
              </w:rPr>
              <w:t>FMT_MSA.1</w:t>
            </w:r>
            <w:ins w:id="1324" w:author="Staaf Anders" w:date="2025-04-25T15:53:00Z">
              <w:r w:rsidR="00AA6306">
                <w:rPr>
                  <w:lang w:val="sv-SE"/>
                </w:rPr>
                <w:t>(1)</w:t>
              </w:r>
            </w:ins>
          </w:p>
          <w:p w14:paraId="785514AF" w14:textId="75959187" w:rsidR="00AA6306" w:rsidRDefault="00AA6306">
            <w:pPr>
              <w:pStyle w:val="TableEntry"/>
              <w:ind w:left="144" w:right="144"/>
              <w:rPr>
                <w:lang w:val="sv-SE"/>
              </w:rPr>
            </w:pPr>
            <w:ins w:id="1325" w:author="Staaf Anders" w:date="2025-04-25T15:53:00Z">
              <w:r>
                <w:rPr>
                  <w:lang w:val="sv-SE"/>
                </w:rPr>
                <w:t>FMT_MSA.1(2)</w:t>
              </w:r>
            </w:ins>
          </w:p>
          <w:p w14:paraId="5B4C5AA4" w14:textId="77777777" w:rsidR="00743B95" w:rsidRDefault="00890E0E">
            <w:pPr>
              <w:pStyle w:val="TableEntry"/>
              <w:ind w:left="144" w:right="144"/>
              <w:rPr>
                <w:lang w:val="sv-SE"/>
              </w:rPr>
            </w:pPr>
            <w:r>
              <w:rPr>
                <w:lang w:val="sv-SE"/>
              </w:rPr>
              <w:t>FMT_MSA.3</w:t>
            </w:r>
          </w:p>
          <w:p w14:paraId="1B3E2364" w14:textId="77777777" w:rsidR="00743B95" w:rsidRDefault="00890E0E">
            <w:pPr>
              <w:pStyle w:val="TableEntry"/>
              <w:ind w:left="144" w:right="144"/>
              <w:rPr>
                <w:lang w:val="sv-SE"/>
              </w:rPr>
            </w:pPr>
            <w:r>
              <w:rPr>
                <w:lang w:val="sv-SE"/>
              </w:rPr>
              <w:t>FMT_MTD.1</w:t>
            </w:r>
          </w:p>
          <w:p w14:paraId="39E076B0" w14:textId="77777777" w:rsidR="00743B95" w:rsidRDefault="00890E0E">
            <w:pPr>
              <w:pStyle w:val="TableEntry"/>
              <w:ind w:left="144" w:right="144"/>
              <w:rPr>
                <w:lang w:val="sv-SE"/>
              </w:rPr>
            </w:pPr>
            <w:r>
              <w:rPr>
                <w:lang w:val="sv-SE"/>
              </w:rPr>
              <w:t>FMT_REV.1(1) FMT_REV.1(2)</w:t>
            </w:r>
          </w:p>
          <w:p w14:paraId="73362317" w14:textId="77777777" w:rsidR="00743B95" w:rsidRDefault="00890E0E">
            <w:pPr>
              <w:pStyle w:val="TableEntry"/>
              <w:ind w:left="144" w:right="144"/>
              <w:rPr>
                <w:lang w:val="sv-SE"/>
              </w:rPr>
            </w:pPr>
            <w:r>
              <w:rPr>
                <w:lang w:val="sv-SE"/>
              </w:rPr>
              <w:t>FMT_SMF.1</w:t>
            </w:r>
          </w:p>
          <w:p w14:paraId="7EED0B6F" w14:textId="77777777" w:rsidR="00743B95" w:rsidRDefault="00890E0E">
            <w:pPr>
              <w:pStyle w:val="TableEntry"/>
              <w:ind w:left="144" w:right="144"/>
            </w:pPr>
            <w:r>
              <w:t>FMT_SMR.1</w:t>
            </w:r>
          </w:p>
        </w:tc>
        <w:tc>
          <w:tcPr>
            <w:tcW w:w="2846" w:type="dxa"/>
            <w:tcBorders>
              <w:top w:val="single" w:sz="4" w:space="0" w:color="auto"/>
              <w:left w:val="single" w:sz="4" w:space="0" w:color="auto"/>
              <w:bottom w:val="single" w:sz="4" w:space="0" w:color="auto"/>
              <w:right w:val="single" w:sz="4" w:space="0" w:color="auto"/>
            </w:tcBorders>
          </w:tcPr>
          <w:p w14:paraId="66DC98AF" w14:textId="6EBD64D6" w:rsidR="00743B95" w:rsidRDefault="00890E0E">
            <w:pPr>
              <w:pStyle w:val="TableEntry"/>
              <w:ind w:left="144" w:right="144"/>
            </w:pPr>
            <w:r>
              <w:t>FMT_MSA.1 ensures that the ability to perform operations on security attributes is restricted to authorized administrators</w:t>
            </w:r>
            <w:ins w:id="1326" w:author="Staaf Anders" w:date="2025-04-25T15:53:00Z">
              <w:r w:rsidR="00AA6306">
                <w:t xml:space="preserve"> and authorized users</w:t>
              </w:r>
            </w:ins>
            <w:r>
              <w:t>.</w:t>
            </w:r>
          </w:p>
          <w:p w14:paraId="37DA590D" w14:textId="77777777" w:rsidR="00743B95" w:rsidRDefault="00890E0E">
            <w:pPr>
              <w:pStyle w:val="TableEntry"/>
              <w:ind w:left="144" w:right="144"/>
            </w:pPr>
            <w:r>
              <w:t>FMT_MSA.3 ensures that default values used for security attributes are restrictive.</w:t>
            </w:r>
          </w:p>
          <w:p w14:paraId="4E971BA4" w14:textId="77777777" w:rsidR="00743B95" w:rsidRDefault="00890E0E">
            <w:pPr>
              <w:pStyle w:val="TableEntry"/>
              <w:ind w:left="144" w:right="144"/>
            </w:pPr>
            <w:r>
              <w:t>FMT_MTD.1 ensures that the ability to include or exclude auditable events is restricted to authorized administrators.</w:t>
            </w:r>
          </w:p>
          <w:p w14:paraId="160C4D34" w14:textId="340B458C" w:rsidR="00743B95" w:rsidRDefault="00890E0E">
            <w:pPr>
              <w:pStyle w:val="TableEntry"/>
              <w:ind w:left="144" w:right="144"/>
            </w:pPr>
            <w:r>
              <w:t>FMT_REV.1 restricts the ability to revoke attributes to the authorized administrator</w:t>
            </w:r>
            <w:ins w:id="1327" w:author="Staaf Anders" w:date="2025-04-25T16:02:00Z">
              <w:r w:rsidR="00AA6306">
                <w:t xml:space="preserve"> and authorized users</w:t>
              </w:r>
            </w:ins>
            <w:r>
              <w:t>.</w:t>
            </w:r>
          </w:p>
          <w:p w14:paraId="70FA8992" w14:textId="77777777" w:rsidR="00743B95" w:rsidRDefault="00890E0E">
            <w:pPr>
              <w:pStyle w:val="TableEntry"/>
              <w:ind w:left="144" w:right="144"/>
            </w:pPr>
            <w:r>
              <w:t>FMT_SMF.1 identifies the management functions that are available to the authorized administrator.</w:t>
            </w:r>
          </w:p>
          <w:p w14:paraId="567CA365" w14:textId="77777777" w:rsidR="00743B95" w:rsidRDefault="00890E0E">
            <w:pPr>
              <w:pStyle w:val="TableEntry"/>
              <w:ind w:left="144" w:right="144"/>
            </w:pPr>
            <w:r>
              <w:t>FMT_SMR.1 defines the specific security roles to be supported.</w:t>
            </w:r>
          </w:p>
        </w:tc>
      </w:tr>
      <w:tr w:rsidR="00743B95" w14:paraId="2E996157" w14:textId="77777777">
        <w:trPr>
          <w:cantSplit/>
        </w:trPr>
        <w:tc>
          <w:tcPr>
            <w:tcW w:w="3671" w:type="dxa"/>
            <w:tcBorders>
              <w:top w:val="single" w:sz="4" w:space="0" w:color="auto"/>
              <w:left w:val="single" w:sz="4" w:space="0" w:color="auto"/>
              <w:bottom w:val="single" w:sz="4" w:space="0" w:color="auto"/>
              <w:right w:val="single" w:sz="4" w:space="0" w:color="auto"/>
            </w:tcBorders>
          </w:tcPr>
          <w:p w14:paraId="24400195" w14:textId="77777777" w:rsidR="00743B95" w:rsidRDefault="00890E0E">
            <w:pPr>
              <w:pStyle w:val="TableEntry"/>
              <w:ind w:left="144" w:right="144"/>
            </w:pPr>
            <w:r>
              <w:t>O.RESIDUAL_INFORMATION</w:t>
            </w:r>
          </w:p>
          <w:p w14:paraId="46896CFF" w14:textId="77777777" w:rsidR="00743B95" w:rsidRDefault="00890E0E">
            <w:pPr>
              <w:pStyle w:val="TableEntry"/>
              <w:ind w:left="144" w:right="144"/>
            </w:pPr>
            <w:r>
              <w:t>The TOE shall ensure that any information contained in a protected resource within its control is not inappropriately disclosed when the resource is reallocated.</w:t>
            </w:r>
          </w:p>
        </w:tc>
        <w:tc>
          <w:tcPr>
            <w:tcW w:w="2573" w:type="dxa"/>
            <w:tcBorders>
              <w:top w:val="single" w:sz="4" w:space="0" w:color="auto"/>
              <w:left w:val="single" w:sz="4" w:space="0" w:color="auto"/>
              <w:bottom w:val="single" w:sz="4" w:space="0" w:color="auto"/>
              <w:right w:val="single" w:sz="4" w:space="0" w:color="auto"/>
            </w:tcBorders>
          </w:tcPr>
          <w:p w14:paraId="21275180" w14:textId="77777777" w:rsidR="00743B95" w:rsidRDefault="00890E0E">
            <w:pPr>
              <w:pStyle w:val="TableEntry"/>
              <w:ind w:left="144" w:right="144"/>
            </w:pPr>
            <w:r>
              <w:t>FDP_RIP.1</w:t>
            </w:r>
          </w:p>
        </w:tc>
        <w:tc>
          <w:tcPr>
            <w:tcW w:w="2846" w:type="dxa"/>
            <w:tcBorders>
              <w:top w:val="single" w:sz="4" w:space="0" w:color="auto"/>
              <w:left w:val="single" w:sz="4" w:space="0" w:color="auto"/>
              <w:bottom w:val="single" w:sz="4" w:space="0" w:color="auto"/>
              <w:right w:val="single" w:sz="4" w:space="0" w:color="auto"/>
            </w:tcBorders>
          </w:tcPr>
          <w:p w14:paraId="7C6E4D53" w14:textId="77777777" w:rsidR="00743B95" w:rsidRDefault="00890E0E">
            <w:pPr>
              <w:pStyle w:val="TableEntry"/>
              <w:ind w:left="144" w:right="144"/>
            </w:pPr>
            <w:r>
              <w:t>FDP_RIP.1 ensures that the contents of resources are not available upon reallocation of the resource.</w:t>
            </w:r>
          </w:p>
        </w:tc>
      </w:tr>
      <w:tr w:rsidR="00743B95" w14:paraId="10860238" w14:textId="77777777">
        <w:trPr>
          <w:cantSplit/>
        </w:trPr>
        <w:tc>
          <w:tcPr>
            <w:tcW w:w="3671" w:type="dxa"/>
            <w:tcBorders>
              <w:top w:val="single" w:sz="4" w:space="0" w:color="auto"/>
              <w:left w:val="single" w:sz="4" w:space="0" w:color="auto"/>
              <w:bottom w:val="single" w:sz="4" w:space="0" w:color="auto"/>
              <w:right w:val="single" w:sz="4" w:space="0" w:color="auto"/>
            </w:tcBorders>
          </w:tcPr>
          <w:p w14:paraId="4D380791" w14:textId="77777777" w:rsidR="00743B95" w:rsidRDefault="00890E0E">
            <w:pPr>
              <w:pStyle w:val="TableEntry"/>
              <w:ind w:left="144" w:right="144"/>
            </w:pPr>
            <w:r>
              <w:lastRenderedPageBreak/>
              <w:t>O.TOE_ACCESS</w:t>
            </w:r>
          </w:p>
          <w:p w14:paraId="79873205" w14:textId="77777777" w:rsidR="00743B95" w:rsidRDefault="00890E0E">
            <w:pPr>
              <w:pStyle w:val="TableEntry"/>
              <w:ind w:left="144" w:right="144"/>
            </w:pPr>
            <w:r>
              <w:t>The TOE shall provide mechanisms that control a user's logical access to user data and to the TSF.</w:t>
            </w:r>
          </w:p>
        </w:tc>
        <w:tc>
          <w:tcPr>
            <w:tcW w:w="2573" w:type="dxa"/>
            <w:tcBorders>
              <w:top w:val="single" w:sz="4" w:space="0" w:color="auto"/>
              <w:left w:val="single" w:sz="4" w:space="0" w:color="auto"/>
              <w:bottom w:val="single" w:sz="4" w:space="0" w:color="auto"/>
              <w:right w:val="single" w:sz="4" w:space="0" w:color="auto"/>
            </w:tcBorders>
          </w:tcPr>
          <w:p w14:paraId="5296DCAE" w14:textId="77777777" w:rsidR="00743B95" w:rsidRDefault="00890E0E">
            <w:pPr>
              <w:pStyle w:val="TableEntry"/>
              <w:ind w:left="144" w:right="144"/>
            </w:pPr>
            <w:r>
              <w:t>FDP_ACC.1</w:t>
            </w:r>
          </w:p>
          <w:p w14:paraId="009CEA96" w14:textId="77777777" w:rsidR="00743B95" w:rsidRDefault="00890E0E">
            <w:pPr>
              <w:pStyle w:val="TableEntry"/>
              <w:ind w:left="144" w:right="144"/>
            </w:pPr>
            <w:r>
              <w:t>FDP_ACF.1</w:t>
            </w:r>
          </w:p>
          <w:p w14:paraId="1EE03B22" w14:textId="77777777" w:rsidR="00743B95" w:rsidRDefault="00890E0E">
            <w:pPr>
              <w:pStyle w:val="TableEntry"/>
              <w:ind w:left="144" w:right="144"/>
            </w:pPr>
            <w:r>
              <w:t>FIA_ATD.1</w:t>
            </w:r>
          </w:p>
          <w:p w14:paraId="1B495B80" w14:textId="77777777" w:rsidR="00743B95" w:rsidRDefault="00890E0E">
            <w:pPr>
              <w:pStyle w:val="TableEntry"/>
              <w:ind w:left="144" w:right="144"/>
              <w:rPr>
                <w:lang w:val="sv-SE"/>
              </w:rPr>
            </w:pPr>
            <w:r>
              <w:rPr>
                <w:lang w:val="sv-SE"/>
              </w:rPr>
              <w:t>FTA_MCS.1</w:t>
            </w:r>
          </w:p>
          <w:p w14:paraId="6847FBCD" w14:textId="77777777" w:rsidR="00743B95" w:rsidRDefault="00890E0E">
            <w:pPr>
              <w:pStyle w:val="TableEntry"/>
              <w:ind w:left="144" w:right="144"/>
              <w:rPr>
                <w:lang w:val="sv-SE"/>
              </w:rPr>
            </w:pPr>
            <w:r>
              <w:rPr>
                <w:lang w:val="sv-SE"/>
              </w:rPr>
              <w:t>FTA_TSE.1</w:t>
            </w:r>
          </w:p>
          <w:p w14:paraId="2C93D5CE" w14:textId="77777777" w:rsidR="00743B95" w:rsidRDefault="00890E0E">
            <w:pPr>
              <w:pStyle w:val="TableEntry"/>
              <w:ind w:left="144" w:right="144"/>
              <w:rPr>
                <w:lang w:val="sv-SE"/>
              </w:rPr>
            </w:pPr>
            <w:r>
              <w:rPr>
                <w:lang w:val="sv-SE"/>
              </w:rPr>
              <w:t>FTA_TAH_EXT.1 (Optional)</w:t>
            </w:r>
          </w:p>
          <w:p w14:paraId="3E7E1867" w14:textId="77777777" w:rsidR="00743B95" w:rsidRDefault="00890E0E">
            <w:pPr>
              <w:pStyle w:val="TableEntry"/>
              <w:ind w:left="144" w:right="144"/>
            </w:pPr>
            <w:r>
              <w:t>FPT_TRC.1 (Optional)</w:t>
            </w:r>
          </w:p>
        </w:tc>
        <w:tc>
          <w:tcPr>
            <w:tcW w:w="2846" w:type="dxa"/>
            <w:tcBorders>
              <w:top w:val="single" w:sz="4" w:space="0" w:color="auto"/>
              <w:left w:val="single" w:sz="4" w:space="0" w:color="auto"/>
              <w:bottom w:val="single" w:sz="4" w:space="0" w:color="auto"/>
              <w:right w:val="single" w:sz="4" w:space="0" w:color="auto"/>
            </w:tcBorders>
          </w:tcPr>
          <w:p w14:paraId="067AF5B9" w14:textId="77777777" w:rsidR="00743B95" w:rsidRDefault="00890E0E">
            <w:pPr>
              <w:pStyle w:val="TableEntry"/>
              <w:ind w:left="144" w:right="144"/>
            </w:pPr>
            <w:r>
              <w:t xml:space="preserve">FDP_ACC.1 and FDP_ACF.1 ensure that access between subjects and objects is controlled using security attributes. </w:t>
            </w:r>
          </w:p>
          <w:p w14:paraId="36316691" w14:textId="77777777" w:rsidR="00743B95" w:rsidRDefault="00890E0E">
            <w:pPr>
              <w:pStyle w:val="TableEntry"/>
              <w:ind w:left="144" w:right="144"/>
            </w:pPr>
            <w:r>
              <w:t>FIA_ATD.1 defines the security attributes for individual users.</w:t>
            </w:r>
          </w:p>
          <w:p w14:paraId="20389089" w14:textId="77777777" w:rsidR="00743B95" w:rsidRDefault="00890E0E">
            <w:pPr>
              <w:pStyle w:val="TableEntry"/>
              <w:ind w:left="144" w:right="144"/>
            </w:pPr>
            <w:r>
              <w:t>FTA_MCS.1 ensures that users are restricted to no more than a specified number of concurrent sessions.</w:t>
            </w:r>
          </w:p>
          <w:p w14:paraId="350D92AA" w14:textId="77777777" w:rsidR="00743B95" w:rsidRDefault="00890E0E">
            <w:pPr>
              <w:pStyle w:val="TableEntry"/>
              <w:ind w:left="144" w:right="144"/>
            </w:pPr>
            <w:r>
              <w:t>FTA_TSE.1 allows the TOE to restrict access to the TOE based on specified criteria.</w:t>
            </w:r>
          </w:p>
          <w:p w14:paraId="64C054C1" w14:textId="77777777" w:rsidR="00743B95" w:rsidRDefault="00890E0E">
            <w:pPr>
              <w:pStyle w:val="TableEntry"/>
              <w:ind w:left="144" w:right="144"/>
            </w:pPr>
            <w:r>
              <w:t>FTA_TAH_EXT.1</w:t>
            </w:r>
          </w:p>
          <w:p w14:paraId="41805784" w14:textId="77777777" w:rsidR="00743B95" w:rsidRDefault="00890E0E">
            <w:pPr>
              <w:pStyle w:val="TableEntry"/>
              <w:ind w:left="144" w:right="144"/>
            </w:pPr>
            <w:r>
              <w:t>The TOE must be able to store and retrieve information about previous unauthorized login attempts and the number of times the login was attempted every time the user logs into their account. The TOE must also store the last successful authorized login. This information will include the date, time, method, and location of the attempts. Access to this data is controlled and restricted such that a user may only access his or her own data.</w:t>
            </w:r>
          </w:p>
          <w:p w14:paraId="73AA2FE7" w14:textId="77777777" w:rsidR="00743B95" w:rsidRDefault="00890E0E">
            <w:pPr>
              <w:pStyle w:val="TableEntry"/>
              <w:ind w:left="144" w:right="144"/>
            </w:pPr>
            <w:r>
              <w:t xml:space="preserve">FPT_TRC.1 </w:t>
            </w:r>
          </w:p>
          <w:p w14:paraId="62FC9FA9" w14:textId="77777777" w:rsidR="00743B95" w:rsidRDefault="00890E0E">
            <w:pPr>
              <w:pStyle w:val="TableEntry"/>
              <w:ind w:left="144" w:right="144"/>
            </w:pPr>
            <w:r>
              <w:t>If included in an ST, FPT_TRC.1 ensures replicated TSF data that specifies attributes for access control must be consistent across distributed components of the TOE. The requirement is to maintain consistency of replicated TSF data and associated access controls.</w:t>
            </w:r>
          </w:p>
        </w:tc>
      </w:tr>
    </w:tbl>
    <w:p w14:paraId="000FE06F" w14:textId="77777777" w:rsidR="00743B95" w:rsidRDefault="00890E0E">
      <w:pPr>
        <w:spacing w:after="0"/>
        <w:rPr>
          <w:b/>
          <w:color w:val="000000"/>
          <w:sz w:val="28"/>
          <w:szCs w:val="28"/>
          <w:highlight w:val="lightGray"/>
        </w:rPr>
      </w:pPr>
      <w:r>
        <w:rPr>
          <w:highlight w:val="lightGray"/>
        </w:rPr>
        <w:br w:type="page" w:clear="all"/>
      </w:r>
    </w:p>
    <w:p w14:paraId="7C21BDBD" w14:textId="77777777" w:rsidR="00743B95" w:rsidRDefault="00890E0E">
      <w:pPr>
        <w:pStyle w:val="A2"/>
      </w:pPr>
      <w:bookmarkStart w:id="1328" w:name="_Toc197502169"/>
      <w:r>
        <w:lastRenderedPageBreak/>
        <w:t>SFR Dependencies Analysis</w:t>
      </w:r>
      <w:bookmarkEnd w:id="1328"/>
    </w:p>
    <w:tbl>
      <w:tblPr>
        <w:tblW w:w="9090" w:type="dxa"/>
        <w:tblInd w:w="6" w:type="dxa"/>
        <w:tblLayout w:type="fixed"/>
        <w:tblCellMar>
          <w:left w:w="0" w:type="dxa"/>
          <w:right w:w="0" w:type="dxa"/>
        </w:tblCellMar>
        <w:tblLook w:val="04A0" w:firstRow="1" w:lastRow="0" w:firstColumn="1" w:lastColumn="0" w:noHBand="0" w:noVBand="1"/>
      </w:tblPr>
      <w:tblGrid>
        <w:gridCol w:w="2148"/>
        <w:gridCol w:w="2790"/>
        <w:gridCol w:w="4152"/>
      </w:tblGrid>
      <w:tr w:rsidR="00743B95" w14:paraId="61547F34" w14:textId="77777777">
        <w:trPr>
          <w:cantSplit/>
          <w:tblHeader/>
        </w:trPr>
        <w:tc>
          <w:tcPr>
            <w:tcW w:w="2148"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3578FD70" w14:textId="77777777" w:rsidR="00743B95" w:rsidRDefault="00890E0E">
            <w:pPr>
              <w:pStyle w:val="Tableheader"/>
              <w:ind w:left="144" w:right="144"/>
              <w:rPr>
                <w:rFonts w:cs="Arial"/>
                <w:szCs w:val="20"/>
              </w:rPr>
            </w:pPr>
            <w:r>
              <w:rPr>
                <w:rFonts w:cs="Arial"/>
                <w:szCs w:val="20"/>
              </w:rPr>
              <w:t>Requirement</w:t>
            </w:r>
          </w:p>
        </w:tc>
        <w:tc>
          <w:tcPr>
            <w:tcW w:w="279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7D9F8A06" w14:textId="77777777" w:rsidR="00743B95" w:rsidRDefault="00890E0E">
            <w:pPr>
              <w:pStyle w:val="Tableheader"/>
              <w:ind w:left="144" w:right="144"/>
              <w:rPr>
                <w:rFonts w:cs="Arial"/>
                <w:szCs w:val="20"/>
              </w:rPr>
            </w:pPr>
            <w:r>
              <w:rPr>
                <w:rFonts w:cs="Arial"/>
                <w:szCs w:val="20"/>
              </w:rPr>
              <w:t>Dependency</w:t>
            </w:r>
          </w:p>
        </w:tc>
        <w:tc>
          <w:tcPr>
            <w:tcW w:w="4152"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6C7F0E4D" w14:textId="77777777" w:rsidR="00743B95" w:rsidRDefault="00890E0E">
            <w:pPr>
              <w:pStyle w:val="Tableheader"/>
              <w:ind w:left="144" w:right="144"/>
              <w:rPr>
                <w:rFonts w:cs="Arial"/>
                <w:szCs w:val="20"/>
              </w:rPr>
            </w:pPr>
            <w:r>
              <w:rPr>
                <w:rFonts w:cs="Arial"/>
                <w:szCs w:val="20"/>
              </w:rPr>
              <w:t>Satisfied</w:t>
            </w:r>
          </w:p>
        </w:tc>
      </w:tr>
      <w:tr w:rsidR="00743B95" w14:paraId="15D75FC9"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01A0E900" w14:textId="77777777" w:rsidR="00743B95" w:rsidRDefault="00890E0E">
            <w:pPr>
              <w:pStyle w:val="TableEntry"/>
              <w:ind w:left="144" w:right="144"/>
              <w:rPr>
                <w:rFonts w:cs="Arial"/>
                <w:szCs w:val="20"/>
              </w:rPr>
            </w:pPr>
            <w:r>
              <w:rPr>
                <w:rFonts w:cs="Arial"/>
                <w:szCs w:val="20"/>
              </w:rPr>
              <w:t>FAU_GEN.1</w:t>
            </w:r>
          </w:p>
        </w:tc>
        <w:tc>
          <w:tcPr>
            <w:tcW w:w="2790" w:type="dxa"/>
            <w:tcBorders>
              <w:top w:val="single" w:sz="4" w:space="0" w:color="000000"/>
              <w:left w:val="single" w:sz="4" w:space="0" w:color="000000"/>
              <w:bottom w:val="single" w:sz="4" w:space="0" w:color="000000"/>
              <w:right w:val="single" w:sz="4" w:space="0" w:color="000000"/>
            </w:tcBorders>
          </w:tcPr>
          <w:p w14:paraId="15176930" w14:textId="77777777" w:rsidR="00743B95" w:rsidRDefault="00890E0E">
            <w:pPr>
              <w:pStyle w:val="TableEntry"/>
              <w:ind w:left="144" w:right="144"/>
              <w:rPr>
                <w:rFonts w:cs="Arial"/>
                <w:szCs w:val="20"/>
              </w:rPr>
            </w:pPr>
            <w:r>
              <w:rPr>
                <w:rFonts w:cs="Arial"/>
                <w:szCs w:val="20"/>
              </w:rPr>
              <w:t>FPT_STM.1</w:t>
            </w:r>
          </w:p>
        </w:tc>
        <w:tc>
          <w:tcPr>
            <w:tcW w:w="4152" w:type="dxa"/>
            <w:tcBorders>
              <w:top w:val="single" w:sz="4" w:space="0" w:color="000000"/>
              <w:left w:val="single" w:sz="4" w:space="0" w:color="000000"/>
              <w:bottom w:val="single" w:sz="4" w:space="0" w:color="000000"/>
              <w:right w:val="single" w:sz="4" w:space="0" w:color="000000"/>
            </w:tcBorders>
          </w:tcPr>
          <w:p w14:paraId="3E2B1527" w14:textId="77777777" w:rsidR="00743B95" w:rsidRDefault="00890E0E">
            <w:pPr>
              <w:pStyle w:val="TableEntry"/>
              <w:ind w:left="144" w:right="144"/>
              <w:rPr>
                <w:rFonts w:cs="Arial"/>
                <w:szCs w:val="20"/>
              </w:rPr>
            </w:pPr>
            <w:r>
              <w:rPr>
                <w:rFonts w:cs="Arial"/>
                <w:szCs w:val="20"/>
              </w:rPr>
              <w:t>This requirement is satisfi</w:t>
            </w:r>
            <w:r>
              <w:rPr>
                <w:rFonts w:cs="Arial"/>
                <w:spacing w:val="-1"/>
                <w:szCs w:val="20"/>
              </w:rPr>
              <w:t>e</w:t>
            </w:r>
            <w:r>
              <w:rPr>
                <w:rFonts w:cs="Arial"/>
                <w:szCs w:val="20"/>
              </w:rPr>
              <w:t xml:space="preserve">d </w:t>
            </w:r>
            <w:r>
              <w:rPr>
                <w:rFonts w:cs="Arial"/>
                <w:spacing w:val="4"/>
                <w:szCs w:val="20"/>
              </w:rPr>
              <w:t>b</w:t>
            </w:r>
            <w:r>
              <w:rPr>
                <w:rFonts w:cs="Arial"/>
                <w:szCs w:val="20"/>
              </w:rPr>
              <w:t xml:space="preserve">y the assumption on the </w:t>
            </w:r>
            <w:r>
              <w:rPr>
                <w:rFonts w:cs="Arial"/>
                <w:spacing w:val="-4"/>
                <w:szCs w:val="20"/>
              </w:rPr>
              <w:t>I</w:t>
            </w:r>
            <w:r>
              <w:rPr>
                <w:rFonts w:cs="Arial"/>
                <w:szCs w:val="20"/>
              </w:rPr>
              <w:t>T environme</w:t>
            </w:r>
            <w:r>
              <w:rPr>
                <w:rFonts w:cs="Arial"/>
                <w:spacing w:val="-1"/>
                <w:szCs w:val="20"/>
              </w:rPr>
              <w:t>n</w:t>
            </w:r>
            <w:r>
              <w:rPr>
                <w:rFonts w:cs="Arial"/>
                <w:szCs w:val="20"/>
              </w:rPr>
              <w:t xml:space="preserve">t, given in A.SUPPORT. </w:t>
            </w:r>
          </w:p>
        </w:tc>
      </w:tr>
      <w:tr w:rsidR="00743B95" w14:paraId="0CE598C2"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02825F51" w14:textId="77777777" w:rsidR="00743B95" w:rsidRDefault="00890E0E">
            <w:pPr>
              <w:pStyle w:val="TableEntry"/>
              <w:ind w:left="144" w:right="144"/>
              <w:rPr>
                <w:rFonts w:cs="Arial"/>
                <w:szCs w:val="20"/>
              </w:rPr>
            </w:pPr>
            <w:r>
              <w:rPr>
                <w:rFonts w:cs="Arial"/>
                <w:szCs w:val="20"/>
              </w:rPr>
              <w:t>FA</w:t>
            </w:r>
            <w:r>
              <w:rPr>
                <w:rFonts w:cs="Arial"/>
                <w:spacing w:val="-1"/>
                <w:szCs w:val="20"/>
              </w:rPr>
              <w:t>U</w:t>
            </w:r>
            <w:r>
              <w:rPr>
                <w:rFonts w:cs="Arial"/>
                <w:szCs w:val="20"/>
              </w:rPr>
              <w:t>_GE</w:t>
            </w:r>
            <w:r>
              <w:rPr>
                <w:rFonts w:cs="Arial"/>
                <w:spacing w:val="-1"/>
                <w:szCs w:val="20"/>
              </w:rPr>
              <w:t>N.</w:t>
            </w:r>
            <w:r>
              <w:rPr>
                <w:rFonts w:cs="Arial"/>
                <w:szCs w:val="20"/>
              </w:rPr>
              <w:t>2</w:t>
            </w:r>
          </w:p>
        </w:tc>
        <w:tc>
          <w:tcPr>
            <w:tcW w:w="2790" w:type="dxa"/>
            <w:tcBorders>
              <w:top w:val="single" w:sz="4" w:space="0" w:color="000000"/>
              <w:left w:val="single" w:sz="4" w:space="0" w:color="000000"/>
              <w:bottom w:val="single" w:sz="4" w:space="0" w:color="000000"/>
              <w:right w:val="single" w:sz="4" w:space="0" w:color="000000"/>
            </w:tcBorders>
          </w:tcPr>
          <w:p w14:paraId="5E8F49DE" w14:textId="77777777" w:rsidR="00743B95" w:rsidRDefault="00890E0E">
            <w:pPr>
              <w:pStyle w:val="TableEntry"/>
              <w:ind w:left="144" w:right="144"/>
              <w:rPr>
                <w:rFonts w:cs="Arial"/>
                <w:spacing w:val="-1"/>
                <w:szCs w:val="20"/>
              </w:rPr>
            </w:pPr>
            <w:r>
              <w:rPr>
                <w:rFonts w:cs="Arial"/>
                <w:szCs w:val="20"/>
              </w:rPr>
              <w:t>FA</w:t>
            </w:r>
            <w:r>
              <w:rPr>
                <w:rFonts w:cs="Arial"/>
                <w:spacing w:val="-1"/>
                <w:szCs w:val="20"/>
              </w:rPr>
              <w:t>U</w:t>
            </w:r>
            <w:r>
              <w:rPr>
                <w:rFonts w:cs="Arial"/>
                <w:szCs w:val="20"/>
              </w:rPr>
              <w:t>_GEN.</w:t>
            </w:r>
            <w:r>
              <w:rPr>
                <w:rFonts w:cs="Arial"/>
                <w:spacing w:val="-1"/>
                <w:szCs w:val="20"/>
              </w:rPr>
              <w:t>1</w:t>
            </w:r>
          </w:p>
          <w:p w14:paraId="3A11A045" w14:textId="77777777" w:rsidR="00743B95" w:rsidRDefault="00890E0E">
            <w:pPr>
              <w:pStyle w:val="TableEntry"/>
              <w:ind w:left="144" w:right="144"/>
              <w:rPr>
                <w:rFonts w:cs="Arial"/>
                <w:szCs w:val="20"/>
              </w:rPr>
            </w:pPr>
            <w:r>
              <w:rPr>
                <w:rFonts w:cs="Arial"/>
                <w:szCs w:val="20"/>
              </w:rPr>
              <w:t>F</w:t>
            </w:r>
            <w:r>
              <w:rPr>
                <w:rFonts w:cs="Arial"/>
                <w:spacing w:val="-4"/>
                <w:szCs w:val="20"/>
              </w:rPr>
              <w:t>I</w:t>
            </w:r>
            <w:r>
              <w:rPr>
                <w:rFonts w:cs="Arial"/>
                <w:szCs w:val="20"/>
              </w:rPr>
              <w:t>A_</w:t>
            </w:r>
            <w:r>
              <w:rPr>
                <w:rFonts w:cs="Arial"/>
                <w:spacing w:val="3"/>
                <w:szCs w:val="20"/>
              </w:rPr>
              <w:t>U</w:t>
            </w:r>
            <w:r>
              <w:rPr>
                <w:rFonts w:cs="Arial"/>
                <w:spacing w:val="-4"/>
                <w:szCs w:val="20"/>
              </w:rPr>
              <w:t>I</w:t>
            </w:r>
            <w:r>
              <w:rPr>
                <w:rFonts w:cs="Arial"/>
                <w:szCs w:val="20"/>
              </w:rPr>
              <w:t>D.1</w:t>
            </w:r>
          </w:p>
        </w:tc>
        <w:tc>
          <w:tcPr>
            <w:tcW w:w="4152" w:type="dxa"/>
            <w:tcBorders>
              <w:top w:val="single" w:sz="4" w:space="0" w:color="000000"/>
              <w:left w:val="single" w:sz="4" w:space="0" w:color="000000"/>
              <w:bottom w:val="single" w:sz="4" w:space="0" w:color="000000"/>
              <w:right w:val="single" w:sz="4" w:space="0" w:color="000000"/>
            </w:tcBorders>
          </w:tcPr>
          <w:p w14:paraId="513E40A5" w14:textId="77777777" w:rsidR="00743B95" w:rsidRDefault="00890E0E">
            <w:pPr>
              <w:pStyle w:val="TableEntry"/>
              <w:ind w:left="144" w:right="144"/>
              <w:rPr>
                <w:rFonts w:cs="Arial"/>
                <w:szCs w:val="20"/>
              </w:rPr>
            </w:pPr>
            <w:r>
              <w:rPr>
                <w:rFonts w:cs="Arial"/>
                <w:szCs w:val="20"/>
              </w:rPr>
              <w:t>This requirement is satisfied by FAU_GEN.1.</w:t>
            </w:r>
          </w:p>
          <w:p w14:paraId="5C42E204" w14:textId="77777777" w:rsidR="00743B95" w:rsidRDefault="00890E0E">
            <w:pPr>
              <w:pStyle w:val="TableEntry"/>
              <w:ind w:left="144" w:right="144"/>
              <w:rPr>
                <w:rFonts w:cs="Arial"/>
                <w:szCs w:val="20"/>
              </w:rPr>
            </w:pPr>
            <w:r>
              <w:rPr>
                <w:rFonts w:cs="Arial"/>
                <w:szCs w:val="20"/>
              </w:rPr>
              <w:t>This requirement is satisfied by F</w:t>
            </w:r>
            <w:r>
              <w:rPr>
                <w:rFonts w:cs="Arial"/>
                <w:spacing w:val="-4"/>
                <w:szCs w:val="20"/>
              </w:rPr>
              <w:t>I</w:t>
            </w:r>
            <w:r>
              <w:rPr>
                <w:rFonts w:cs="Arial"/>
                <w:szCs w:val="20"/>
              </w:rPr>
              <w:t>A_</w:t>
            </w:r>
            <w:r>
              <w:rPr>
                <w:rFonts w:cs="Arial"/>
                <w:spacing w:val="3"/>
                <w:szCs w:val="20"/>
              </w:rPr>
              <w:t>U</w:t>
            </w:r>
            <w:r>
              <w:rPr>
                <w:rFonts w:cs="Arial"/>
                <w:spacing w:val="-4"/>
                <w:szCs w:val="20"/>
              </w:rPr>
              <w:t>I</w:t>
            </w:r>
            <w:r>
              <w:rPr>
                <w:rFonts w:cs="Arial"/>
                <w:szCs w:val="20"/>
              </w:rPr>
              <w:t>D.2 which is hierarchical to FIA_UID.1.</w:t>
            </w:r>
          </w:p>
        </w:tc>
      </w:tr>
      <w:tr w:rsidR="00743B95" w14:paraId="2C689C34"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5F221421" w14:textId="77777777" w:rsidR="00743B95" w:rsidRDefault="00890E0E">
            <w:pPr>
              <w:pStyle w:val="TableEntry"/>
              <w:ind w:left="144" w:right="144"/>
              <w:rPr>
                <w:rFonts w:cs="Arial"/>
                <w:szCs w:val="20"/>
              </w:rPr>
            </w:pPr>
            <w:r>
              <w:rPr>
                <w:rFonts w:cs="Arial"/>
                <w:szCs w:val="20"/>
              </w:rPr>
              <w:t>FA</w:t>
            </w:r>
            <w:r>
              <w:rPr>
                <w:rFonts w:cs="Arial"/>
                <w:spacing w:val="-1"/>
                <w:szCs w:val="20"/>
              </w:rPr>
              <w:t>U</w:t>
            </w:r>
            <w:r>
              <w:rPr>
                <w:rFonts w:cs="Arial"/>
                <w:szCs w:val="20"/>
              </w:rPr>
              <w:t>_SE</w:t>
            </w:r>
            <w:r>
              <w:rPr>
                <w:rFonts w:cs="Arial"/>
                <w:spacing w:val="-3"/>
                <w:szCs w:val="20"/>
              </w:rPr>
              <w:t>L</w:t>
            </w:r>
            <w:r>
              <w:rPr>
                <w:rFonts w:cs="Arial"/>
                <w:szCs w:val="20"/>
              </w:rPr>
              <w:t>.1</w:t>
            </w:r>
          </w:p>
        </w:tc>
        <w:tc>
          <w:tcPr>
            <w:tcW w:w="2790" w:type="dxa"/>
            <w:tcBorders>
              <w:top w:val="single" w:sz="4" w:space="0" w:color="000000"/>
              <w:left w:val="single" w:sz="4" w:space="0" w:color="000000"/>
              <w:bottom w:val="single" w:sz="4" w:space="0" w:color="000000"/>
              <w:right w:val="single" w:sz="4" w:space="0" w:color="000000"/>
            </w:tcBorders>
          </w:tcPr>
          <w:p w14:paraId="396B2508" w14:textId="77777777" w:rsidR="00743B95" w:rsidRDefault="00890E0E">
            <w:pPr>
              <w:pStyle w:val="TableEntry"/>
              <w:ind w:left="144" w:right="144"/>
              <w:rPr>
                <w:rFonts w:cs="Arial"/>
                <w:szCs w:val="20"/>
              </w:rPr>
            </w:pPr>
            <w:r>
              <w:rPr>
                <w:rFonts w:cs="Arial"/>
                <w:szCs w:val="20"/>
              </w:rPr>
              <w:t>FA</w:t>
            </w:r>
            <w:r>
              <w:rPr>
                <w:rFonts w:cs="Arial"/>
                <w:spacing w:val="-1"/>
                <w:szCs w:val="20"/>
              </w:rPr>
              <w:t>U</w:t>
            </w:r>
            <w:r>
              <w:rPr>
                <w:rFonts w:cs="Arial"/>
                <w:szCs w:val="20"/>
              </w:rPr>
              <w:t>_GEN.</w:t>
            </w:r>
            <w:r>
              <w:rPr>
                <w:rFonts w:cs="Arial"/>
                <w:spacing w:val="-1"/>
                <w:szCs w:val="20"/>
              </w:rPr>
              <w:t>1</w:t>
            </w:r>
            <w:r>
              <w:rPr>
                <w:rFonts w:cs="Arial"/>
                <w:szCs w:val="20"/>
              </w:rPr>
              <w:t xml:space="preserve"> </w:t>
            </w:r>
          </w:p>
          <w:p w14:paraId="5E788516" w14:textId="77777777" w:rsidR="00743B95" w:rsidRDefault="00890E0E">
            <w:pPr>
              <w:pStyle w:val="TableEntry"/>
              <w:ind w:left="144" w:right="144"/>
              <w:rPr>
                <w:rFonts w:cs="Arial"/>
                <w:szCs w:val="20"/>
              </w:rPr>
            </w:pPr>
            <w:r>
              <w:rPr>
                <w:rFonts w:cs="Arial"/>
                <w:szCs w:val="20"/>
              </w:rPr>
              <w:t>FMT_MTD.1</w:t>
            </w:r>
          </w:p>
        </w:tc>
        <w:tc>
          <w:tcPr>
            <w:tcW w:w="4152" w:type="dxa"/>
            <w:tcBorders>
              <w:top w:val="single" w:sz="4" w:space="0" w:color="000000"/>
              <w:left w:val="single" w:sz="4" w:space="0" w:color="000000"/>
              <w:bottom w:val="single" w:sz="4" w:space="0" w:color="000000"/>
              <w:right w:val="single" w:sz="4" w:space="0" w:color="000000"/>
            </w:tcBorders>
          </w:tcPr>
          <w:p w14:paraId="50968D62" w14:textId="77777777" w:rsidR="00743B95" w:rsidRDefault="00890E0E">
            <w:pPr>
              <w:pStyle w:val="TableEntry"/>
              <w:ind w:left="144" w:right="144"/>
              <w:rPr>
                <w:rFonts w:cs="Arial"/>
                <w:szCs w:val="20"/>
              </w:rPr>
            </w:pPr>
            <w:r>
              <w:rPr>
                <w:rFonts w:cs="Arial"/>
                <w:szCs w:val="20"/>
              </w:rPr>
              <w:t>This requirement is satisfied by FAU_GEN.1.</w:t>
            </w:r>
          </w:p>
          <w:p w14:paraId="3ABAD420" w14:textId="77777777" w:rsidR="00743B95" w:rsidRDefault="00890E0E">
            <w:pPr>
              <w:pStyle w:val="TableEntry"/>
              <w:ind w:left="144" w:right="144"/>
              <w:rPr>
                <w:rFonts w:cs="Arial"/>
                <w:szCs w:val="20"/>
              </w:rPr>
            </w:pPr>
            <w:r>
              <w:rPr>
                <w:rFonts w:cs="Arial"/>
                <w:szCs w:val="20"/>
              </w:rPr>
              <w:t>This requirement is satisfied by FMT_MTD.1.</w:t>
            </w:r>
          </w:p>
        </w:tc>
      </w:tr>
      <w:tr w:rsidR="00743B95" w14:paraId="7B20A19C"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443D42CB" w14:textId="77777777" w:rsidR="00743B95" w:rsidRDefault="00890E0E">
            <w:pPr>
              <w:pStyle w:val="TableEntry"/>
              <w:ind w:left="144" w:right="144"/>
              <w:rPr>
                <w:rFonts w:cs="Arial"/>
                <w:szCs w:val="20"/>
              </w:rPr>
            </w:pPr>
            <w:r>
              <w:rPr>
                <w:rFonts w:cs="Arial"/>
                <w:szCs w:val="20"/>
              </w:rPr>
              <w:t>FDP_ACC.1</w:t>
            </w:r>
          </w:p>
        </w:tc>
        <w:tc>
          <w:tcPr>
            <w:tcW w:w="2790" w:type="dxa"/>
            <w:tcBorders>
              <w:top w:val="single" w:sz="4" w:space="0" w:color="000000"/>
              <w:left w:val="single" w:sz="4" w:space="0" w:color="000000"/>
              <w:bottom w:val="single" w:sz="4" w:space="0" w:color="000000"/>
              <w:right w:val="single" w:sz="4" w:space="0" w:color="000000"/>
            </w:tcBorders>
          </w:tcPr>
          <w:p w14:paraId="7D383FA8" w14:textId="77777777" w:rsidR="00743B95" w:rsidRDefault="00890E0E">
            <w:pPr>
              <w:pStyle w:val="TableEntry"/>
              <w:ind w:left="144" w:right="144"/>
              <w:rPr>
                <w:rFonts w:cs="Arial"/>
                <w:szCs w:val="20"/>
              </w:rPr>
            </w:pPr>
            <w:r>
              <w:rPr>
                <w:rFonts w:cs="Arial"/>
                <w:szCs w:val="20"/>
              </w:rPr>
              <w:t>FDP_ACF.1</w:t>
            </w:r>
          </w:p>
        </w:tc>
        <w:tc>
          <w:tcPr>
            <w:tcW w:w="4152" w:type="dxa"/>
            <w:tcBorders>
              <w:top w:val="single" w:sz="4" w:space="0" w:color="000000"/>
              <w:left w:val="single" w:sz="4" w:space="0" w:color="000000"/>
              <w:bottom w:val="single" w:sz="4" w:space="0" w:color="000000"/>
              <w:right w:val="single" w:sz="4" w:space="0" w:color="000000"/>
            </w:tcBorders>
          </w:tcPr>
          <w:p w14:paraId="71EF0F08" w14:textId="77777777" w:rsidR="00743B95" w:rsidRDefault="00890E0E">
            <w:pPr>
              <w:pStyle w:val="TableEntry"/>
              <w:ind w:left="144" w:right="144"/>
              <w:rPr>
                <w:rFonts w:cs="Arial"/>
                <w:szCs w:val="20"/>
              </w:rPr>
            </w:pPr>
            <w:r>
              <w:rPr>
                <w:rFonts w:cs="Arial"/>
                <w:szCs w:val="20"/>
              </w:rPr>
              <w:t>This requirement is satisfied by FDP_ACF.1.</w:t>
            </w:r>
          </w:p>
        </w:tc>
      </w:tr>
      <w:tr w:rsidR="00743B95" w14:paraId="4BB011FD"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2DE4D9AE" w14:textId="77777777" w:rsidR="00743B95" w:rsidRDefault="00890E0E">
            <w:pPr>
              <w:pStyle w:val="TableEntry"/>
              <w:ind w:left="144" w:right="144"/>
              <w:rPr>
                <w:rFonts w:cs="Arial"/>
                <w:szCs w:val="20"/>
              </w:rPr>
            </w:pPr>
            <w:r>
              <w:rPr>
                <w:rFonts w:cs="Arial"/>
                <w:szCs w:val="20"/>
              </w:rPr>
              <w:t>FDP_ACF.1</w:t>
            </w:r>
          </w:p>
        </w:tc>
        <w:tc>
          <w:tcPr>
            <w:tcW w:w="2790" w:type="dxa"/>
            <w:tcBorders>
              <w:top w:val="single" w:sz="4" w:space="0" w:color="000000"/>
              <w:left w:val="single" w:sz="4" w:space="0" w:color="000000"/>
              <w:bottom w:val="single" w:sz="4" w:space="0" w:color="000000"/>
              <w:right w:val="single" w:sz="4" w:space="0" w:color="000000"/>
            </w:tcBorders>
          </w:tcPr>
          <w:p w14:paraId="3F7FB35D" w14:textId="77777777" w:rsidR="00743B95" w:rsidRDefault="00890E0E">
            <w:pPr>
              <w:pStyle w:val="TableEntry"/>
              <w:ind w:left="144" w:right="144"/>
              <w:rPr>
                <w:rFonts w:cs="Arial"/>
                <w:szCs w:val="20"/>
              </w:rPr>
            </w:pPr>
            <w:r>
              <w:rPr>
                <w:rFonts w:cs="Arial"/>
                <w:szCs w:val="20"/>
              </w:rPr>
              <w:t xml:space="preserve">FDP_ACC.1 </w:t>
            </w:r>
          </w:p>
          <w:p w14:paraId="2110D7BF" w14:textId="77777777" w:rsidR="00743B95" w:rsidRDefault="00890E0E">
            <w:pPr>
              <w:pStyle w:val="TableEntry"/>
              <w:ind w:left="144" w:right="144"/>
              <w:rPr>
                <w:rFonts w:cs="Arial"/>
                <w:szCs w:val="20"/>
              </w:rPr>
            </w:pPr>
            <w:r>
              <w:rPr>
                <w:rFonts w:cs="Arial"/>
                <w:szCs w:val="20"/>
              </w:rPr>
              <w:t>FMT_MSA.3</w:t>
            </w:r>
          </w:p>
        </w:tc>
        <w:tc>
          <w:tcPr>
            <w:tcW w:w="4152" w:type="dxa"/>
            <w:tcBorders>
              <w:top w:val="single" w:sz="4" w:space="0" w:color="000000"/>
              <w:left w:val="single" w:sz="4" w:space="0" w:color="000000"/>
              <w:bottom w:val="single" w:sz="4" w:space="0" w:color="000000"/>
              <w:right w:val="single" w:sz="4" w:space="0" w:color="000000"/>
            </w:tcBorders>
          </w:tcPr>
          <w:p w14:paraId="1E316F83"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 xml:space="preserve">d </w:t>
            </w:r>
            <w:r>
              <w:rPr>
                <w:rFonts w:cs="Arial"/>
                <w:spacing w:val="2"/>
                <w:szCs w:val="20"/>
              </w:rPr>
              <w:t>b</w:t>
            </w:r>
            <w:r>
              <w:rPr>
                <w:rFonts w:cs="Arial"/>
                <w:szCs w:val="20"/>
              </w:rPr>
              <w:t>y</w:t>
            </w:r>
            <w:r>
              <w:rPr>
                <w:rFonts w:cs="Arial"/>
                <w:spacing w:val="-3"/>
                <w:szCs w:val="20"/>
              </w:rPr>
              <w:t xml:space="preserve"> </w:t>
            </w:r>
            <w:r>
              <w:rPr>
                <w:rFonts w:cs="Arial"/>
                <w:szCs w:val="20"/>
              </w:rPr>
              <w:t>FDP_ACC.1.</w:t>
            </w:r>
          </w:p>
          <w:p w14:paraId="698FC61C"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 xml:space="preserve">d </w:t>
            </w:r>
            <w:r>
              <w:rPr>
                <w:rFonts w:cs="Arial"/>
                <w:spacing w:val="2"/>
                <w:szCs w:val="20"/>
              </w:rPr>
              <w:t>b</w:t>
            </w:r>
            <w:r>
              <w:rPr>
                <w:rFonts w:cs="Arial"/>
                <w:szCs w:val="20"/>
              </w:rPr>
              <w:t>y</w:t>
            </w:r>
            <w:r>
              <w:rPr>
                <w:rFonts w:cs="Arial"/>
                <w:spacing w:val="-3"/>
                <w:szCs w:val="20"/>
              </w:rPr>
              <w:t xml:space="preserve"> </w:t>
            </w:r>
            <w:r>
              <w:rPr>
                <w:rFonts w:cs="Arial"/>
                <w:szCs w:val="20"/>
              </w:rPr>
              <w:t>FMT_MSA.3.</w:t>
            </w:r>
          </w:p>
        </w:tc>
      </w:tr>
      <w:tr w:rsidR="00743B95" w14:paraId="0B83D63B"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3CAEED61" w14:textId="77777777" w:rsidR="00743B95" w:rsidRDefault="00890E0E">
            <w:pPr>
              <w:pStyle w:val="TableEntry"/>
              <w:ind w:left="144" w:right="144"/>
              <w:rPr>
                <w:rFonts w:cs="Arial"/>
                <w:szCs w:val="20"/>
              </w:rPr>
            </w:pPr>
            <w:r>
              <w:rPr>
                <w:rFonts w:cs="Arial"/>
                <w:szCs w:val="20"/>
              </w:rPr>
              <w:t>FDP_</w:t>
            </w:r>
            <w:r>
              <w:rPr>
                <w:rFonts w:cs="Arial"/>
                <w:spacing w:val="3"/>
                <w:szCs w:val="20"/>
              </w:rPr>
              <w:t>R</w:t>
            </w:r>
            <w:r>
              <w:rPr>
                <w:rFonts w:cs="Arial"/>
                <w:spacing w:val="-6"/>
                <w:szCs w:val="20"/>
              </w:rPr>
              <w:t>I</w:t>
            </w:r>
            <w:r>
              <w:rPr>
                <w:rFonts w:cs="Arial"/>
                <w:szCs w:val="20"/>
              </w:rPr>
              <w:t>P.1</w:t>
            </w:r>
          </w:p>
        </w:tc>
        <w:tc>
          <w:tcPr>
            <w:tcW w:w="2790" w:type="dxa"/>
            <w:tcBorders>
              <w:top w:val="single" w:sz="4" w:space="0" w:color="000000"/>
              <w:left w:val="single" w:sz="4" w:space="0" w:color="000000"/>
              <w:bottom w:val="single" w:sz="4" w:space="0" w:color="000000"/>
              <w:right w:val="single" w:sz="4" w:space="0" w:color="000000"/>
            </w:tcBorders>
          </w:tcPr>
          <w:p w14:paraId="1DD56D3E" w14:textId="77777777" w:rsidR="00743B95" w:rsidRDefault="00890E0E">
            <w:pPr>
              <w:pStyle w:val="TableEntry"/>
              <w:ind w:left="144" w:right="144"/>
              <w:rPr>
                <w:rFonts w:cs="Arial"/>
                <w:szCs w:val="20"/>
              </w:rPr>
            </w:pPr>
            <w:r>
              <w:rPr>
                <w:rFonts w:cs="Arial"/>
                <w:szCs w:val="20"/>
              </w:rPr>
              <w:t>None</w:t>
            </w:r>
          </w:p>
        </w:tc>
        <w:tc>
          <w:tcPr>
            <w:tcW w:w="4152" w:type="dxa"/>
            <w:tcBorders>
              <w:top w:val="single" w:sz="4" w:space="0" w:color="000000"/>
              <w:left w:val="single" w:sz="4" w:space="0" w:color="000000"/>
              <w:bottom w:val="single" w:sz="4" w:space="0" w:color="000000"/>
              <w:right w:val="single" w:sz="4" w:space="0" w:color="000000"/>
            </w:tcBorders>
          </w:tcPr>
          <w:p w14:paraId="1FCCB68C" w14:textId="77777777" w:rsidR="00743B95" w:rsidRDefault="00890E0E">
            <w:pPr>
              <w:pStyle w:val="TableEntry"/>
              <w:ind w:left="144" w:right="144"/>
              <w:rPr>
                <w:rFonts w:cs="Arial"/>
                <w:szCs w:val="20"/>
              </w:rPr>
            </w:pPr>
            <w:r>
              <w:rPr>
                <w:rFonts w:cs="Arial"/>
                <w:szCs w:val="20"/>
              </w:rPr>
              <w:t>N/A</w:t>
            </w:r>
          </w:p>
        </w:tc>
      </w:tr>
      <w:tr w:rsidR="00743B95" w14:paraId="3ED3C79E"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5BBE3FD7" w14:textId="77777777" w:rsidR="00743B95" w:rsidRDefault="00890E0E">
            <w:pPr>
              <w:pStyle w:val="TableEntry"/>
              <w:ind w:left="144" w:right="144"/>
              <w:rPr>
                <w:rFonts w:cs="Arial"/>
                <w:szCs w:val="20"/>
              </w:rPr>
            </w:pPr>
            <w:r>
              <w:rPr>
                <w:rFonts w:cs="Arial"/>
                <w:szCs w:val="20"/>
              </w:rPr>
              <w:t>F</w:t>
            </w:r>
            <w:r>
              <w:rPr>
                <w:rFonts w:cs="Arial"/>
                <w:spacing w:val="-4"/>
                <w:szCs w:val="20"/>
              </w:rPr>
              <w:t>I</w:t>
            </w:r>
            <w:r>
              <w:rPr>
                <w:rFonts w:cs="Arial"/>
                <w:szCs w:val="20"/>
              </w:rPr>
              <w:t>A_</w:t>
            </w:r>
            <w:r>
              <w:rPr>
                <w:rFonts w:cs="Arial"/>
                <w:spacing w:val="-1"/>
                <w:szCs w:val="20"/>
              </w:rPr>
              <w:t>A</w:t>
            </w:r>
            <w:r>
              <w:rPr>
                <w:rFonts w:cs="Arial"/>
                <w:szCs w:val="20"/>
              </w:rPr>
              <w:t>TD.1</w:t>
            </w:r>
          </w:p>
        </w:tc>
        <w:tc>
          <w:tcPr>
            <w:tcW w:w="2790" w:type="dxa"/>
            <w:tcBorders>
              <w:top w:val="single" w:sz="4" w:space="0" w:color="000000"/>
              <w:left w:val="single" w:sz="4" w:space="0" w:color="000000"/>
              <w:bottom w:val="single" w:sz="4" w:space="0" w:color="000000"/>
              <w:right w:val="single" w:sz="4" w:space="0" w:color="000000"/>
            </w:tcBorders>
          </w:tcPr>
          <w:p w14:paraId="2CA413F7" w14:textId="77777777" w:rsidR="00743B95" w:rsidRDefault="00890E0E">
            <w:pPr>
              <w:pStyle w:val="TableEntry"/>
              <w:ind w:left="144" w:right="144"/>
              <w:rPr>
                <w:rFonts w:cs="Arial"/>
                <w:szCs w:val="20"/>
              </w:rPr>
            </w:pPr>
            <w:r>
              <w:rPr>
                <w:rFonts w:cs="Arial"/>
                <w:szCs w:val="20"/>
              </w:rPr>
              <w:t>None</w:t>
            </w:r>
          </w:p>
        </w:tc>
        <w:tc>
          <w:tcPr>
            <w:tcW w:w="4152" w:type="dxa"/>
            <w:tcBorders>
              <w:top w:val="single" w:sz="4" w:space="0" w:color="000000"/>
              <w:left w:val="single" w:sz="4" w:space="0" w:color="000000"/>
              <w:bottom w:val="single" w:sz="4" w:space="0" w:color="000000"/>
              <w:right w:val="single" w:sz="4" w:space="0" w:color="000000"/>
            </w:tcBorders>
          </w:tcPr>
          <w:p w14:paraId="2D9EC40C" w14:textId="77777777" w:rsidR="00743B95" w:rsidRDefault="00890E0E">
            <w:pPr>
              <w:pStyle w:val="TableEntry"/>
              <w:ind w:left="144" w:right="144"/>
              <w:rPr>
                <w:rFonts w:cs="Arial"/>
                <w:szCs w:val="20"/>
              </w:rPr>
            </w:pPr>
            <w:r>
              <w:rPr>
                <w:rFonts w:cs="Arial"/>
                <w:szCs w:val="20"/>
              </w:rPr>
              <w:t>N/A</w:t>
            </w:r>
          </w:p>
        </w:tc>
      </w:tr>
      <w:tr w:rsidR="00743B95" w14:paraId="642353D2"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5D9DC845" w14:textId="77777777" w:rsidR="00743B95" w:rsidRDefault="00890E0E">
            <w:pPr>
              <w:pStyle w:val="TableEntry"/>
              <w:ind w:left="144" w:right="144"/>
              <w:rPr>
                <w:rFonts w:cs="Arial"/>
                <w:szCs w:val="20"/>
              </w:rPr>
            </w:pPr>
            <w:r>
              <w:rPr>
                <w:rFonts w:cs="Arial"/>
                <w:szCs w:val="20"/>
              </w:rPr>
              <w:t>FIA_UAU.2</w:t>
            </w:r>
          </w:p>
        </w:tc>
        <w:tc>
          <w:tcPr>
            <w:tcW w:w="2790" w:type="dxa"/>
            <w:tcBorders>
              <w:top w:val="single" w:sz="4" w:space="0" w:color="000000"/>
              <w:left w:val="single" w:sz="4" w:space="0" w:color="000000"/>
              <w:bottom w:val="single" w:sz="4" w:space="0" w:color="000000"/>
              <w:right w:val="single" w:sz="4" w:space="0" w:color="000000"/>
            </w:tcBorders>
          </w:tcPr>
          <w:p w14:paraId="0918F109" w14:textId="77777777" w:rsidR="00743B95" w:rsidRDefault="00890E0E">
            <w:pPr>
              <w:pStyle w:val="TableEntry"/>
              <w:ind w:left="144" w:right="144"/>
              <w:rPr>
                <w:rFonts w:cs="Arial"/>
                <w:szCs w:val="20"/>
              </w:rPr>
            </w:pPr>
            <w:r>
              <w:rPr>
                <w:rFonts w:cs="Arial"/>
                <w:szCs w:val="20"/>
              </w:rPr>
              <w:t>FIA_UID.1</w:t>
            </w:r>
          </w:p>
        </w:tc>
        <w:tc>
          <w:tcPr>
            <w:tcW w:w="4152" w:type="dxa"/>
            <w:tcBorders>
              <w:top w:val="single" w:sz="4" w:space="0" w:color="000000"/>
              <w:left w:val="single" w:sz="4" w:space="0" w:color="000000"/>
              <w:bottom w:val="single" w:sz="4" w:space="0" w:color="000000"/>
              <w:right w:val="single" w:sz="4" w:space="0" w:color="000000"/>
            </w:tcBorders>
          </w:tcPr>
          <w:p w14:paraId="1CE3A450"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 xml:space="preserve">d </w:t>
            </w:r>
            <w:r>
              <w:rPr>
                <w:rFonts w:cs="Arial"/>
                <w:spacing w:val="2"/>
                <w:szCs w:val="20"/>
              </w:rPr>
              <w:t>b</w:t>
            </w:r>
            <w:r>
              <w:rPr>
                <w:rFonts w:cs="Arial"/>
                <w:szCs w:val="20"/>
              </w:rPr>
              <w:t>y</w:t>
            </w:r>
            <w:r>
              <w:rPr>
                <w:rFonts w:cs="Arial"/>
                <w:spacing w:val="-3"/>
                <w:szCs w:val="20"/>
              </w:rPr>
              <w:t xml:space="preserve"> </w:t>
            </w:r>
            <w:r>
              <w:rPr>
                <w:rFonts w:cs="Arial"/>
                <w:szCs w:val="20"/>
              </w:rPr>
              <w:t>FIA_UID.2 which is hierarchical to FIA_UID.1.</w:t>
            </w:r>
          </w:p>
        </w:tc>
      </w:tr>
      <w:tr w:rsidR="00743B95" w14:paraId="201E68A4"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3A53996C" w14:textId="77777777" w:rsidR="00743B95" w:rsidRDefault="00890E0E">
            <w:pPr>
              <w:pStyle w:val="TableEntry"/>
              <w:ind w:left="144" w:right="144"/>
              <w:rPr>
                <w:rFonts w:cs="Arial"/>
                <w:szCs w:val="20"/>
              </w:rPr>
            </w:pPr>
            <w:r>
              <w:rPr>
                <w:rFonts w:cs="Arial"/>
                <w:szCs w:val="20"/>
              </w:rPr>
              <w:t>FIA_UID.2</w:t>
            </w:r>
          </w:p>
        </w:tc>
        <w:tc>
          <w:tcPr>
            <w:tcW w:w="2790" w:type="dxa"/>
            <w:tcBorders>
              <w:top w:val="single" w:sz="4" w:space="0" w:color="000000"/>
              <w:left w:val="single" w:sz="4" w:space="0" w:color="000000"/>
              <w:bottom w:val="single" w:sz="4" w:space="0" w:color="000000"/>
              <w:right w:val="single" w:sz="4" w:space="0" w:color="000000"/>
            </w:tcBorders>
          </w:tcPr>
          <w:p w14:paraId="3431A0EC" w14:textId="77777777" w:rsidR="00743B95" w:rsidRDefault="00890E0E">
            <w:pPr>
              <w:pStyle w:val="TableEntry"/>
              <w:ind w:left="144" w:right="144"/>
              <w:rPr>
                <w:rFonts w:cs="Arial"/>
                <w:szCs w:val="20"/>
              </w:rPr>
            </w:pPr>
            <w:r>
              <w:rPr>
                <w:rFonts w:cs="Arial"/>
                <w:szCs w:val="20"/>
              </w:rPr>
              <w:t>None</w:t>
            </w:r>
          </w:p>
        </w:tc>
        <w:tc>
          <w:tcPr>
            <w:tcW w:w="4152" w:type="dxa"/>
            <w:tcBorders>
              <w:top w:val="single" w:sz="4" w:space="0" w:color="000000"/>
              <w:left w:val="single" w:sz="4" w:space="0" w:color="000000"/>
              <w:bottom w:val="single" w:sz="4" w:space="0" w:color="000000"/>
              <w:right w:val="single" w:sz="4" w:space="0" w:color="000000"/>
            </w:tcBorders>
          </w:tcPr>
          <w:p w14:paraId="6EF74BA8" w14:textId="77777777" w:rsidR="00743B95" w:rsidRDefault="00890E0E">
            <w:pPr>
              <w:pStyle w:val="TableEntry"/>
              <w:ind w:left="144" w:right="144"/>
              <w:rPr>
                <w:rFonts w:cs="Arial"/>
                <w:szCs w:val="20"/>
              </w:rPr>
            </w:pPr>
            <w:r>
              <w:rPr>
                <w:rFonts w:cs="Arial"/>
                <w:szCs w:val="20"/>
              </w:rPr>
              <w:t>N/A</w:t>
            </w:r>
          </w:p>
        </w:tc>
      </w:tr>
      <w:tr w:rsidR="00743B95" w14:paraId="215ABE2D"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49A111C0" w14:textId="77777777" w:rsidR="00743B95" w:rsidRDefault="00890E0E">
            <w:pPr>
              <w:pStyle w:val="TableEntry"/>
              <w:ind w:left="144" w:right="144"/>
              <w:rPr>
                <w:rFonts w:cs="Arial"/>
                <w:szCs w:val="20"/>
              </w:rPr>
            </w:pPr>
            <w:r>
              <w:rPr>
                <w:rFonts w:cs="Arial"/>
                <w:szCs w:val="20"/>
              </w:rPr>
              <w:t xml:space="preserve">FIA_USB_EXT.2 </w:t>
            </w:r>
          </w:p>
        </w:tc>
        <w:tc>
          <w:tcPr>
            <w:tcW w:w="2790" w:type="dxa"/>
            <w:tcBorders>
              <w:top w:val="single" w:sz="4" w:space="0" w:color="000000"/>
              <w:left w:val="single" w:sz="4" w:space="0" w:color="000000"/>
              <w:bottom w:val="single" w:sz="4" w:space="0" w:color="000000"/>
              <w:right w:val="single" w:sz="4" w:space="0" w:color="000000"/>
            </w:tcBorders>
          </w:tcPr>
          <w:p w14:paraId="4332D91A" w14:textId="77777777" w:rsidR="00743B95" w:rsidRDefault="00890E0E">
            <w:pPr>
              <w:pStyle w:val="TableEntry"/>
              <w:ind w:left="144" w:right="144"/>
              <w:rPr>
                <w:rFonts w:cs="Arial"/>
                <w:szCs w:val="20"/>
              </w:rPr>
            </w:pPr>
            <w:r>
              <w:rPr>
                <w:rFonts w:cs="Arial"/>
                <w:szCs w:val="20"/>
              </w:rPr>
              <w:t>FIA_ATD.1</w:t>
            </w:r>
          </w:p>
        </w:tc>
        <w:tc>
          <w:tcPr>
            <w:tcW w:w="4152" w:type="dxa"/>
            <w:tcBorders>
              <w:top w:val="single" w:sz="4" w:space="0" w:color="000000"/>
              <w:left w:val="single" w:sz="4" w:space="0" w:color="000000"/>
              <w:bottom w:val="single" w:sz="4" w:space="0" w:color="000000"/>
              <w:right w:val="single" w:sz="4" w:space="0" w:color="000000"/>
            </w:tcBorders>
          </w:tcPr>
          <w:p w14:paraId="10BF98EF"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 xml:space="preserve">d </w:t>
            </w:r>
            <w:r>
              <w:rPr>
                <w:rFonts w:cs="Arial"/>
                <w:spacing w:val="2"/>
                <w:szCs w:val="20"/>
              </w:rPr>
              <w:t>b</w:t>
            </w:r>
            <w:r>
              <w:rPr>
                <w:rFonts w:cs="Arial"/>
                <w:szCs w:val="20"/>
              </w:rPr>
              <w:t>y</w:t>
            </w:r>
            <w:r>
              <w:rPr>
                <w:rFonts w:cs="Arial"/>
                <w:spacing w:val="-3"/>
                <w:szCs w:val="20"/>
              </w:rPr>
              <w:t xml:space="preserve"> </w:t>
            </w:r>
            <w:r>
              <w:rPr>
                <w:rFonts w:cs="Arial"/>
                <w:szCs w:val="20"/>
              </w:rPr>
              <w:t>FIA_ATD.1.</w:t>
            </w:r>
          </w:p>
        </w:tc>
      </w:tr>
      <w:tr w:rsidR="00AA6306" w14:paraId="2BFBA50C" w14:textId="77777777" w:rsidTr="00F652C3">
        <w:trPr>
          <w:cantSplit/>
          <w:ins w:id="1329" w:author="Staaf Anders" w:date="2025-04-25T15:55:00Z"/>
        </w:trPr>
        <w:tc>
          <w:tcPr>
            <w:tcW w:w="2148" w:type="dxa"/>
            <w:tcBorders>
              <w:top w:val="single" w:sz="4" w:space="0" w:color="000000"/>
              <w:left w:val="single" w:sz="4" w:space="0" w:color="000000"/>
              <w:bottom w:val="single" w:sz="4" w:space="0" w:color="000000"/>
              <w:right w:val="single" w:sz="4" w:space="0" w:color="000000"/>
            </w:tcBorders>
          </w:tcPr>
          <w:p w14:paraId="6F8F3635" w14:textId="77777777" w:rsidR="00AA6306" w:rsidRDefault="00AA6306" w:rsidP="00F652C3">
            <w:pPr>
              <w:pStyle w:val="TableEntry"/>
              <w:ind w:left="144" w:right="144"/>
              <w:rPr>
                <w:ins w:id="1330" w:author="Staaf Anders" w:date="2025-04-25T15:55:00Z"/>
                <w:rFonts w:cs="Arial"/>
                <w:szCs w:val="20"/>
              </w:rPr>
            </w:pPr>
            <w:ins w:id="1331" w:author="Staaf Anders" w:date="2025-04-25T15:55:00Z">
              <w:r>
                <w:rPr>
                  <w:rFonts w:cs="Arial"/>
                  <w:szCs w:val="20"/>
                </w:rPr>
                <w:t>FMT_MSA.1(1)</w:t>
              </w:r>
            </w:ins>
          </w:p>
        </w:tc>
        <w:tc>
          <w:tcPr>
            <w:tcW w:w="2790" w:type="dxa"/>
            <w:tcBorders>
              <w:top w:val="single" w:sz="4" w:space="0" w:color="000000"/>
              <w:left w:val="single" w:sz="4" w:space="0" w:color="000000"/>
              <w:bottom w:val="single" w:sz="4" w:space="0" w:color="000000"/>
              <w:right w:val="single" w:sz="4" w:space="0" w:color="000000"/>
            </w:tcBorders>
          </w:tcPr>
          <w:p w14:paraId="641F7408" w14:textId="77777777" w:rsidR="00AA6306" w:rsidRDefault="00AA6306" w:rsidP="00F652C3">
            <w:pPr>
              <w:pStyle w:val="TableEntry"/>
              <w:ind w:left="144" w:right="144"/>
              <w:rPr>
                <w:ins w:id="1332" w:author="Staaf Anders" w:date="2025-04-25T15:55:00Z"/>
                <w:rFonts w:cs="Arial"/>
                <w:szCs w:val="20"/>
              </w:rPr>
            </w:pPr>
            <w:ins w:id="1333" w:author="Staaf Anders" w:date="2025-04-25T15:55:00Z">
              <w:r>
                <w:rPr>
                  <w:rFonts w:cs="Arial"/>
                  <w:szCs w:val="20"/>
                </w:rPr>
                <w:t>[FDP_ACC.1 or FDP</w:t>
              </w:r>
              <w:r>
                <w:rPr>
                  <w:rFonts w:cs="Arial"/>
                  <w:spacing w:val="2"/>
                  <w:szCs w:val="20"/>
                </w:rPr>
                <w:t>_</w:t>
              </w:r>
              <w:r>
                <w:rPr>
                  <w:rFonts w:cs="Arial"/>
                  <w:spacing w:val="-4"/>
                  <w:szCs w:val="20"/>
                </w:rPr>
                <w:t>I</w:t>
              </w:r>
              <w:r>
                <w:rPr>
                  <w:rFonts w:cs="Arial"/>
                  <w:szCs w:val="20"/>
                </w:rPr>
                <w:t>FC.1]</w:t>
              </w:r>
            </w:ins>
          </w:p>
          <w:p w14:paraId="25B33C96" w14:textId="77777777" w:rsidR="00AA6306" w:rsidRDefault="00AA6306" w:rsidP="00F652C3">
            <w:pPr>
              <w:pStyle w:val="TableEntry"/>
              <w:ind w:left="144" w:right="144"/>
              <w:rPr>
                <w:ins w:id="1334" w:author="Staaf Anders" w:date="2025-04-25T15:55:00Z"/>
                <w:rFonts w:cs="Arial"/>
                <w:position w:val="11"/>
                <w:szCs w:val="20"/>
              </w:rPr>
            </w:pPr>
            <w:ins w:id="1335" w:author="Staaf Anders" w:date="2025-04-25T15:55:00Z">
              <w:r>
                <w:rPr>
                  <w:rFonts w:cs="Arial"/>
                  <w:szCs w:val="20"/>
                </w:rPr>
                <w:t>FMT_SMF.1</w:t>
              </w:r>
              <w:r>
                <w:rPr>
                  <w:rFonts w:cs="Arial"/>
                  <w:position w:val="11"/>
                  <w:szCs w:val="20"/>
                </w:rPr>
                <w:t xml:space="preserve"> </w:t>
              </w:r>
            </w:ins>
          </w:p>
          <w:p w14:paraId="68280C9F" w14:textId="77777777" w:rsidR="00AA6306" w:rsidRDefault="00AA6306" w:rsidP="00F652C3">
            <w:pPr>
              <w:pStyle w:val="TableEntry"/>
              <w:ind w:left="144" w:right="144"/>
              <w:rPr>
                <w:ins w:id="1336" w:author="Staaf Anders" w:date="2025-04-25T15:55:00Z"/>
                <w:rFonts w:cs="Arial"/>
                <w:szCs w:val="20"/>
              </w:rPr>
            </w:pPr>
            <w:ins w:id="1337" w:author="Staaf Anders" w:date="2025-04-25T15:55:00Z">
              <w:r>
                <w:rPr>
                  <w:rFonts w:cs="Arial"/>
                  <w:szCs w:val="20"/>
                </w:rPr>
                <w:t>FMT_SMR.1</w:t>
              </w:r>
            </w:ins>
          </w:p>
        </w:tc>
        <w:tc>
          <w:tcPr>
            <w:tcW w:w="4152" w:type="dxa"/>
            <w:tcBorders>
              <w:top w:val="single" w:sz="4" w:space="0" w:color="000000"/>
              <w:left w:val="single" w:sz="4" w:space="0" w:color="000000"/>
              <w:bottom w:val="single" w:sz="4" w:space="0" w:color="000000"/>
              <w:right w:val="single" w:sz="4" w:space="0" w:color="000000"/>
            </w:tcBorders>
          </w:tcPr>
          <w:p w14:paraId="63793090" w14:textId="77777777" w:rsidR="00AA6306" w:rsidRDefault="00AA6306" w:rsidP="00F652C3">
            <w:pPr>
              <w:pStyle w:val="TableEntry"/>
              <w:ind w:left="144" w:right="144"/>
              <w:rPr>
                <w:ins w:id="1338" w:author="Staaf Anders" w:date="2025-04-25T15:55:00Z"/>
                <w:rFonts w:cs="Arial"/>
                <w:szCs w:val="20"/>
              </w:rPr>
            </w:pPr>
            <w:ins w:id="1339" w:author="Staaf Anders" w:date="2025-04-25T15:55:00Z">
              <w:r>
                <w:rPr>
                  <w:rFonts w:cs="Arial"/>
                  <w:szCs w:val="20"/>
                </w:rPr>
                <w:t>This requirement is satisfi</w:t>
              </w:r>
              <w:r>
                <w:rPr>
                  <w:rFonts w:cs="Arial"/>
                  <w:spacing w:val="-1"/>
                  <w:szCs w:val="20"/>
                </w:rPr>
                <w:t>e</w:t>
              </w:r>
              <w:r>
                <w:rPr>
                  <w:rFonts w:cs="Arial"/>
                  <w:szCs w:val="20"/>
                </w:rPr>
                <w:t xml:space="preserve">d </w:t>
              </w:r>
              <w:r>
                <w:rPr>
                  <w:rFonts w:cs="Arial"/>
                  <w:spacing w:val="4"/>
                  <w:szCs w:val="20"/>
                </w:rPr>
                <w:t>b</w:t>
              </w:r>
              <w:r>
                <w:rPr>
                  <w:rFonts w:cs="Arial"/>
                  <w:szCs w:val="20"/>
                </w:rPr>
                <w:t>y</w:t>
              </w:r>
              <w:r>
                <w:rPr>
                  <w:rFonts w:cs="Arial"/>
                  <w:spacing w:val="-3"/>
                  <w:szCs w:val="20"/>
                </w:rPr>
                <w:t xml:space="preserve"> </w:t>
              </w:r>
              <w:r>
                <w:rPr>
                  <w:rFonts w:cs="Arial"/>
                  <w:szCs w:val="20"/>
                </w:rPr>
                <w:t>FDP_ACC.1.</w:t>
              </w:r>
            </w:ins>
          </w:p>
          <w:p w14:paraId="3B48E75E" w14:textId="77777777" w:rsidR="00AA6306" w:rsidRDefault="00AA6306" w:rsidP="00F652C3">
            <w:pPr>
              <w:pStyle w:val="TableEntry"/>
              <w:ind w:left="144" w:right="144"/>
              <w:rPr>
                <w:ins w:id="1340" w:author="Staaf Anders" w:date="2025-04-25T15:55:00Z"/>
                <w:rFonts w:cs="Arial"/>
                <w:spacing w:val="2"/>
                <w:szCs w:val="20"/>
              </w:rPr>
            </w:pPr>
            <w:ins w:id="1341" w:author="Staaf Anders" w:date="2025-04-25T15:55:00Z">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FMT_SMF.</w:t>
              </w:r>
              <w:r>
                <w:rPr>
                  <w:rFonts w:cs="Arial"/>
                  <w:spacing w:val="2"/>
                  <w:szCs w:val="20"/>
                </w:rPr>
                <w:t>1.</w:t>
              </w:r>
            </w:ins>
          </w:p>
          <w:p w14:paraId="76E0DFEE" w14:textId="77777777" w:rsidR="00AA6306" w:rsidRDefault="00AA6306" w:rsidP="00F652C3">
            <w:pPr>
              <w:pStyle w:val="TableEntry"/>
              <w:ind w:left="144" w:right="144"/>
              <w:rPr>
                <w:ins w:id="1342" w:author="Staaf Anders" w:date="2025-04-25T15:55:00Z"/>
                <w:rFonts w:cs="Arial"/>
                <w:szCs w:val="20"/>
              </w:rPr>
            </w:pPr>
            <w:ins w:id="1343" w:author="Staaf Anders" w:date="2025-04-25T15:55:00Z">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FMT_SMR.1.</w:t>
              </w:r>
            </w:ins>
          </w:p>
        </w:tc>
      </w:tr>
      <w:tr w:rsidR="00743B95" w14:paraId="60477619"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313E846A" w14:textId="07DAD7EE" w:rsidR="00743B95" w:rsidRDefault="00890E0E">
            <w:pPr>
              <w:pStyle w:val="TableEntry"/>
              <w:ind w:left="144" w:right="144"/>
              <w:rPr>
                <w:rFonts w:cs="Arial"/>
                <w:szCs w:val="20"/>
              </w:rPr>
            </w:pPr>
            <w:r>
              <w:rPr>
                <w:rFonts w:cs="Arial"/>
                <w:szCs w:val="20"/>
              </w:rPr>
              <w:t>FMT_MSA.1</w:t>
            </w:r>
            <w:ins w:id="1344" w:author="Staaf Anders" w:date="2025-04-25T15:54:00Z">
              <w:r w:rsidR="00AA6306">
                <w:rPr>
                  <w:rFonts w:cs="Arial"/>
                  <w:szCs w:val="20"/>
                </w:rPr>
                <w:t>(</w:t>
              </w:r>
            </w:ins>
            <w:ins w:id="1345" w:author="Staaf Anders" w:date="2025-04-25T15:55:00Z">
              <w:r w:rsidR="00AA6306">
                <w:rPr>
                  <w:rFonts w:cs="Arial"/>
                  <w:szCs w:val="20"/>
                </w:rPr>
                <w:t>2</w:t>
              </w:r>
            </w:ins>
            <w:ins w:id="1346" w:author="Staaf Anders" w:date="2025-04-25T15:54:00Z">
              <w:r w:rsidR="00AA6306">
                <w:rPr>
                  <w:rFonts w:cs="Arial"/>
                  <w:szCs w:val="20"/>
                </w:rPr>
                <w:t>)</w:t>
              </w:r>
            </w:ins>
          </w:p>
        </w:tc>
        <w:tc>
          <w:tcPr>
            <w:tcW w:w="2790" w:type="dxa"/>
            <w:tcBorders>
              <w:top w:val="single" w:sz="4" w:space="0" w:color="000000"/>
              <w:left w:val="single" w:sz="4" w:space="0" w:color="000000"/>
              <w:bottom w:val="single" w:sz="4" w:space="0" w:color="000000"/>
              <w:right w:val="single" w:sz="4" w:space="0" w:color="000000"/>
            </w:tcBorders>
          </w:tcPr>
          <w:p w14:paraId="466A9599" w14:textId="77777777" w:rsidR="00743B95" w:rsidRDefault="00890E0E">
            <w:pPr>
              <w:pStyle w:val="TableEntry"/>
              <w:ind w:left="144" w:right="144"/>
              <w:rPr>
                <w:rFonts w:cs="Arial"/>
                <w:szCs w:val="20"/>
              </w:rPr>
            </w:pPr>
            <w:r>
              <w:rPr>
                <w:rFonts w:cs="Arial"/>
                <w:szCs w:val="20"/>
              </w:rPr>
              <w:t>[FDP_ACC.1 or FDP</w:t>
            </w:r>
            <w:r>
              <w:rPr>
                <w:rFonts w:cs="Arial"/>
                <w:spacing w:val="2"/>
                <w:szCs w:val="20"/>
              </w:rPr>
              <w:t>_</w:t>
            </w:r>
            <w:r>
              <w:rPr>
                <w:rFonts w:cs="Arial"/>
                <w:spacing w:val="-4"/>
                <w:szCs w:val="20"/>
              </w:rPr>
              <w:t>I</w:t>
            </w:r>
            <w:r>
              <w:rPr>
                <w:rFonts w:cs="Arial"/>
                <w:szCs w:val="20"/>
              </w:rPr>
              <w:t>FC.1]</w:t>
            </w:r>
          </w:p>
          <w:p w14:paraId="01F9E62D" w14:textId="77777777" w:rsidR="00743B95" w:rsidRDefault="00890E0E">
            <w:pPr>
              <w:pStyle w:val="TableEntry"/>
              <w:ind w:left="144" w:right="144"/>
              <w:rPr>
                <w:rFonts w:cs="Arial"/>
                <w:position w:val="11"/>
                <w:szCs w:val="20"/>
              </w:rPr>
            </w:pPr>
            <w:r>
              <w:rPr>
                <w:rFonts w:cs="Arial"/>
                <w:szCs w:val="20"/>
              </w:rPr>
              <w:t>FMT_SMF.1</w:t>
            </w:r>
            <w:r>
              <w:rPr>
                <w:rFonts w:cs="Arial"/>
                <w:position w:val="11"/>
                <w:szCs w:val="20"/>
              </w:rPr>
              <w:t xml:space="preserve"> </w:t>
            </w:r>
          </w:p>
          <w:p w14:paraId="6B000CC9" w14:textId="77777777" w:rsidR="00743B95" w:rsidRDefault="00890E0E">
            <w:pPr>
              <w:pStyle w:val="TableEntry"/>
              <w:ind w:left="144" w:right="144"/>
              <w:rPr>
                <w:rFonts w:cs="Arial"/>
                <w:szCs w:val="20"/>
              </w:rPr>
            </w:pPr>
            <w:r>
              <w:rPr>
                <w:rFonts w:cs="Arial"/>
                <w:szCs w:val="20"/>
              </w:rPr>
              <w:t>FMT_SMR.1</w:t>
            </w:r>
          </w:p>
        </w:tc>
        <w:tc>
          <w:tcPr>
            <w:tcW w:w="4152" w:type="dxa"/>
            <w:tcBorders>
              <w:top w:val="single" w:sz="4" w:space="0" w:color="000000"/>
              <w:left w:val="single" w:sz="4" w:space="0" w:color="000000"/>
              <w:bottom w:val="single" w:sz="4" w:space="0" w:color="000000"/>
              <w:right w:val="single" w:sz="4" w:space="0" w:color="000000"/>
            </w:tcBorders>
          </w:tcPr>
          <w:p w14:paraId="7BF75CF3" w14:textId="77777777" w:rsidR="00743B95" w:rsidRDefault="00890E0E">
            <w:pPr>
              <w:pStyle w:val="TableEntry"/>
              <w:ind w:left="144" w:right="144"/>
              <w:rPr>
                <w:rFonts w:cs="Arial"/>
                <w:szCs w:val="20"/>
              </w:rPr>
            </w:pPr>
            <w:r>
              <w:rPr>
                <w:rFonts w:cs="Arial"/>
                <w:szCs w:val="20"/>
              </w:rPr>
              <w:t>This requirement is satisfi</w:t>
            </w:r>
            <w:r>
              <w:rPr>
                <w:rFonts w:cs="Arial"/>
                <w:spacing w:val="-1"/>
                <w:szCs w:val="20"/>
              </w:rPr>
              <w:t>e</w:t>
            </w:r>
            <w:r>
              <w:rPr>
                <w:rFonts w:cs="Arial"/>
                <w:szCs w:val="20"/>
              </w:rPr>
              <w:t xml:space="preserve">d </w:t>
            </w:r>
            <w:r>
              <w:rPr>
                <w:rFonts w:cs="Arial"/>
                <w:spacing w:val="4"/>
                <w:szCs w:val="20"/>
              </w:rPr>
              <w:t>b</w:t>
            </w:r>
            <w:r>
              <w:rPr>
                <w:rFonts w:cs="Arial"/>
                <w:szCs w:val="20"/>
              </w:rPr>
              <w:t>y</w:t>
            </w:r>
            <w:r>
              <w:rPr>
                <w:rFonts w:cs="Arial"/>
                <w:spacing w:val="-3"/>
                <w:szCs w:val="20"/>
              </w:rPr>
              <w:t xml:space="preserve"> </w:t>
            </w:r>
            <w:r>
              <w:rPr>
                <w:rFonts w:cs="Arial"/>
                <w:szCs w:val="20"/>
              </w:rPr>
              <w:t>FDP_ACC.1.</w:t>
            </w:r>
          </w:p>
          <w:p w14:paraId="5BB5D6A1" w14:textId="77777777" w:rsidR="00743B95" w:rsidRDefault="00890E0E">
            <w:pPr>
              <w:pStyle w:val="TableEntry"/>
              <w:ind w:left="144" w:right="144"/>
              <w:rPr>
                <w:rFonts w:cs="Arial"/>
                <w:spacing w:val="2"/>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FMT_SMF.</w:t>
            </w:r>
            <w:r>
              <w:rPr>
                <w:rFonts w:cs="Arial"/>
                <w:spacing w:val="2"/>
                <w:szCs w:val="20"/>
              </w:rPr>
              <w:t>1.</w:t>
            </w:r>
          </w:p>
          <w:p w14:paraId="69F7BE2B"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FMT_SMR.1.</w:t>
            </w:r>
          </w:p>
        </w:tc>
      </w:tr>
      <w:tr w:rsidR="00743B95" w14:paraId="79EAE84C"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308A8E4D" w14:textId="77777777" w:rsidR="00743B95" w:rsidRDefault="00890E0E">
            <w:pPr>
              <w:pStyle w:val="TableEntry"/>
              <w:ind w:left="144" w:right="144"/>
              <w:rPr>
                <w:rFonts w:cs="Arial"/>
                <w:szCs w:val="20"/>
              </w:rPr>
            </w:pPr>
            <w:r>
              <w:rPr>
                <w:rFonts w:cs="Arial"/>
                <w:szCs w:val="20"/>
              </w:rPr>
              <w:t>FMT_MSA.3</w:t>
            </w:r>
          </w:p>
        </w:tc>
        <w:tc>
          <w:tcPr>
            <w:tcW w:w="2790" w:type="dxa"/>
            <w:tcBorders>
              <w:top w:val="single" w:sz="4" w:space="0" w:color="000000"/>
              <w:left w:val="single" w:sz="4" w:space="0" w:color="000000"/>
              <w:bottom w:val="single" w:sz="4" w:space="0" w:color="000000"/>
              <w:right w:val="single" w:sz="4" w:space="0" w:color="000000"/>
            </w:tcBorders>
          </w:tcPr>
          <w:p w14:paraId="4E81E50E" w14:textId="77777777" w:rsidR="00743B95" w:rsidRDefault="00890E0E">
            <w:pPr>
              <w:pStyle w:val="TableEntry"/>
              <w:ind w:left="144" w:right="144"/>
              <w:rPr>
                <w:rFonts w:cs="Arial"/>
                <w:szCs w:val="20"/>
              </w:rPr>
            </w:pPr>
            <w:r>
              <w:rPr>
                <w:rFonts w:cs="Arial"/>
                <w:szCs w:val="20"/>
              </w:rPr>
              <w:t>FMT_MSA.1</w:t>
            </w:r>
          </w:p>
          <w:p w14:paraId="683D360E" w14:textId="77777777" w:rsidR="00743B95" w:rsidRDefault="00890E0E">
            <w:pPr>
              <w:pStyle w:val="TableEntry"/>
              <w:ind w:left="144" w:right="144"/>
              <w:rPr>
                <w:rFonts w:cs="Arial"/>
                <w:szCs w:val="20"/>
              </w:rPr>
            </w:pPr>
            <w:r>
              <w:rPr>
                <w:rFonts w:cs="Arial"/>
                <w:szCs w:val="20"/>
              </w:rPr>
              <w:t>FMT_SMR.1</w:t>
            </w:r>
          </w:p>
        </w:tc>
        <w:tc>
          <w:tcPr>
            <w:tcW w:w="4152" w:type="dxa"/>
            <w:tcBorders>
              <w:top w:val="single" w:sz="4" w:space="0" w:color="000000"/>
              <w:left w:val="single" w:sz="4" w:space="0" w:color="000000"/>
              <w:bottom w:val="single" w:sz="4" w:space="0" w:color="000000"/>
              <w:right w:val="single" w:sz="4" w:space="0" w:color="000000"/>
            </w:tcBorders>
          </w:tcPr>
          <w:p w14:paraId="0F4FAD7A" w14:textId="1C26112C"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FMT_MSA.1</w:t>
            </w:r>
            <w:ins w:id="1347" w:author="Staaf Anders" w:date="2025-04-25T15:57:00Z">
              <w:r w:rsidR="00AA6306">
                <w:rPr>
                  <w:rFonts w:cs="Arial"/>
                  <w:szCs w:val="20"/>
                </w:rPr>
                <w:t>(1)</w:t>
              </w:r>
            </w:ins>
            <w:ins w:id="1348" w:author="Staaf Anders" w:date="2025-04-25T15:56:00Z">
              <w:r w:rsidR="00AA6306">
                <w:rPr>
                  <w:rFonts w:cs="Arial"/>
                  <w:szCs w:val="20"/>
                </w:rPr>
                <w:t xml:space="preserve"> and FMT_MSA.1(2)</w:t>
              </w:r>
            </w:ins>
            <w:r>
              <w:rPr>
                <w:rFonts w:cs="Arial"/>
                <w:szCs w:val="20"/>
              </w:rPr>
              <w:t>.</w:t>
            </w:r>
          </w:p>
          <w:p w14:paraId="7EBED47E"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FMT_SMR.1.</w:t>
            </w:r>
          </w:p>
        </w:tc>
      </w:tr>
      <w:tr w:rsidR="00743B95" w14:paraId="20713FA2"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43DE95A2" w14:textId="77777777" w:rsidR="00743B95" w:rsidRDefault="00890E0E">
            <w:pPr>
              <w:pStyle w:val="TableEntry"/>
              <w:ind w:left="144" w:right="144"/>
              <w:rPr>
                <w:rFonts w:cs="Arial"/>
                <w:szCs w:val="20"/>
              </w:rPr>
            </w:pPr>
            <w:r>
              <w:rPr>
                <w:rFonts w:cs="Arial"/>
                <w:szCs w:val="20"/>
              </w:rPr>
              <w:lastRenderedPageBreak/>
              <w:t>FMT_MTD.1</w:t>
            </w:r>
          </w:p>
        </w:tc>
        <w:tc>
          <w:tcPr>
            <w:tcW w:w="2790" w:type="dxa"/>
            <w:tcBorders>
              <w:top w:val="single" w:sz="4" w:space="0" w:color="000000"/>
              <w:left w:val="single" w:sz="4" w:space="0" w:color="000000"/>
              <w:bottom w:val="single" w:sz="4" w:space="0" w:color="000000"/>
              <w:right w:val="single" w:sz="4" w:space="0" w:color="000000"/>
            </w:tcBorders>
          </w:tcPr>
          <w:p w14:paraId="4D1F4297" w14:textId="77777777" w:rsidR="00743B95" w:rsidRDefault="00890E0E">
            <w:pPr>
              <w:pStyle w:val="TableEntry"/>
              <w:ind w:left="144" w:right="144"/>
              <w:rPr>
                <w:rFonts w:cs="Arial"/>
                <w:szCs w:val="20"/>
              </w:rPr>
            </w:pPr>
            <w:r>
              <w:rPr>
                <w:rFonts w:cs="Arial"/>
                <w:szCs w:val="20"/>
              </w:rPr>
              <w:t>FMT_SMF.1</w:t>
            </w:r>
          </w:p>
          <w:p w14:paraId="434A736C" w14:textId="77777777" w:rsidR="00743B95" w:rsidRDefault="00890E0E">
            <w:pPr>
              <w:pStyle w:val="TableEntry"/>
              <w:ind w:left="144" w:right="144"/>
              <w:rPr>
                <w:rFonts w:cs="Arial"/>
                <w:szCs w:val="20"/>
              </w:rPr>
            </w:pPr>
            <w:r>
              <w:rPr>
                <w:rFonts w:cs="Arial"/>
                <w:szCs w:val="20"/>
              </w:rPr>
              <w:t>FMT_SMR.1</w:t>
            </w:r>
          </w:p>
        </w:tc>
        <w:tc>
          <w:tcPr>
            <w:tcW w:w="4152" w:type="dxa"/>
            <w:tcBorders>
              <w:top w:val="single" w:sz="4" w:space="0" w:color="000000"/>
              <w:left w:val="single" w:sz="4" w:space="0" w:color="000000"/>
              <w:bottom w:val="single" w:sz="4" w:space="0" w:color="000000"/>
              <w:right w:val="single" w:sz="4" w:space="0" w:color="000000"/>
            </w:tcBorders>
          </w:tcPr>
          <w:p w14:paraId="1A3AC489" w14:textId="77777777" w:rsidR="00743B95" w:rsidRDefault="00890E0E">
            <w:pPr>
              <w:pStyle w:val="TableEntry"/>
              <w:ind w:left="144" w:right="144"/>
              <w:rPr>
                <w:rFonts w:cs="Arial"/>
                <w:spacing w:val="2"/>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FMT_SMF.</w:t>
            </w:r>
            <w:r>
              <w:rPr>
                <w:rFonts w:cs="Arial"/>
                <w:spacing w:val="2"/>
                <w:szCs w:val="20"/>
              </w:rPr>
              <w:t>1.</w:t>
            </w:r>
          </w:p>
          <w:p w14:paraId="5B928E7D"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FMT_SMR.1.</w:t>
            </w:r>
          </w:p>
        </w:tc>
      </w:tr>
      <w:tr w:rsidR="00743B95" w14:paraId="38043251"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33A2E4BF" w14:textId="77777777" w:rsidR="00743B95" w:rsidRDefault="00890E0E">
            <w:pPr>
              <w:pStyle w:val="TableEntry"/>
              <w:ind w:left="144" w:right="144"/>
              <w:rPr>
                <w:rFonts w:cs="Arial"/>
                <w:szCs w:val="20"/>
              </w:rPr>
            </w:pPr>
            <w:r>
              <w:rPr>
                <w:rFonts w:cs="Arial"/>
                <w:szCs w:val="20"/>
              </w:rPr>
              <w:t>FMT_REV.</w:t>
            </w:r>
            <w:r>
              <w:rPr>
                <w:rFonts w:cs="Arial"/>
                <w:spacing w:val="-1"/>
                <w:szCs w:val="20"/>
              </w:rPr>
              <w:t>1</w:t>
            </w:r>
            <w:r>
              <w:rPr>
                <w:rFonts w:cs="Arial"/>
                <w:szCs w:val="20"/>
              </w:rPr>
              <w:t>(1)</w:t>
            </w:r>
          </w:p>
        </w:tc>
        <w:tc>
          <w:tcPr>
            <w:tcW w:w="2790" w:type="dxa"/>
            <w:tcBorders>
              <w:top w:val="single" w:sz="4" w:space="0" w:color="000000"/>
              <w:left w:val="single" w:sz="4" w:space="0" w:color="000000"/>
              <w:bottom w:val="single" w:sz="4" w:space="0" w:color="000000"/>
              <w:right w:val="single" w:sz="4" w:space="0" w:color="000000"/>
            </w:tcBorders>
          </w:tcPr>
          <w:p w14:paraId="0B2E4463" w14:textId="77777777" w:rsidR="00743B95" w:rsidRDefault="00890E0E">
            <w:pPr>
              <w:pStyle w:val="TableEntry"/>
              <w:ind w:left="144" w:right="144"/>
              <w:rPr>
                <w:rFonts w:cs="Arial"/>
                <w:szCs w:val="20"/>
              </w:rPr>
            </w:pPr>
            <w:r>
              <w:rPr>
                <w:rFonts w:cs="Arial"/>
                <w:szCs w:val="20"/>
              </w:rPr>
              <w:t>FMT_SMR.1</w:t>
            </w:r>
          </w:p>
        </w:tc>
        <w:tc>
          <w:tcPr>
            <w:tcW w:w="4152" w:type="dxa"/>
            <w:tcBorders>
              <w:top w:val="single" w:sz="4" w:space="0" w:color="000000"/>
              <w:left w:val="single" w:sz="4" w:space="0" w:color="000000"/>
              <w:bottom w:val="single" w:sz="4" w:space="0" w:color="000000"/>
              <w:right w:val="single" w:sz="4" w:space="0" w:color="000000"/>
            </w:tcBorders>
          </w:tcPr>
          <w:p w14:paraId="09024B02"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FMT_SMR.1.</w:t>
            </w:r>
          </w:p>
        </w:tc>
      </w:tr>
      <w:tr w:rsidR="00743B95" w14:paraId="7DA920AE"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140B15CF" w14:textId="77777777" w:rsidR="00743B95" w:rsidRDefault="00890E0E">
            <w:pPr>
              <w:pStyle w:val="TableEntry"/>
              <w:ind w:left="144" w:right="144"/>
              <w:rPr>
                <w:rFonts w:cs="Arial"/>
                <w:szCs w:val="20"/>
              </w:rPr>
            </w:pPr>
            <w:r>
              <w:rPr>
                <w:rFonts w:cs="Arial"/>
                <w:szCs w:val="20"/>
              </w:rPr>
              <w:t>FMT_REV.</w:t>
            </w:r>
            <w:r>
              <w:rPr>
                <w:rFonts w:cs="Arial"/>
                <w:spacing w:val="-1"/>
                <w:szCs w:val="20"/>
              </w:rPr>
              <w:t>1</w:t>
            </w:r>
            <w:r>
              <w:rPr>
                <w:rFonts w:cs="Arial"/>
                <w:szCs w:val="20"/>
              </w:rPr>
              <w:t>(2)</w:t>
            </w:r>
          </w:p>
        </w:tc>
        <w:tc>
          <w:tcPr>
            <w:tcW w:w="2790" w:type="dxa"/>
            <w:tcBorders>
              <w:top w:val="single" w:sz="4" w:space="0" w:color="000000"/>
              <w:left w:val="single" w:sz="4" w:space="0" w:color="000000"/>
              <w:bottom w:val="single" w:sz="4" w:space="0" w:color="000000"/>
              <w:right w:val="single" w:sz="4" w:space="0" w:color="000000"/>
            </w:tcBorders>
          </w:tcPr>
          <w:p w14:paraId="08506B83" w14:textId="77777777" w:rsidR="00743B95" w:rsidRDefault="00890E0E">
            <w:pPr>
              <w:pStyle w:val="TableEntry"/>
              <w:ind w:left="144" w:right="144"/>
              <w:rPr>
                <w:rFonts w:cs="Arial"/>
                <w:szCs w:val="20"/>
              </w:rPr>
            </w:pPr>
            <w:r>
              <w:rPr>
                <w:rFonts w:cs="Arial"/>
                <w:szCs w:val="20"/>
              </w:rPr>
              <w:t>FMT_SMR.1</w:t>
            </w:r>
          </w:p>
        </w:tc>
        <w:tc>
          <w:tcPr>
            <w:tcW w:w="4152" w:type="dxa"/>
            <w:tcBorders>
              <w:top w:val="single" w:sz="4" w:space="0" w:color="000000"/>
              <w:left w:val="single" w:sz="4" w:space="0" w:color="000000"/>
              <w:bottom w:val="single" w:sz="4" w:space="0" w:color="000000"/>
              <w:right w:val="single" w:sz="4" w:space="0" w:color="000000"/>
            </w:tcBorders>
          </w:tcPr>
          <w:p w14:paraId="103934BE"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d by FMT_SMR.1.</w:t>
            </w:r>
          </w:p>
        </w:tc>
      </w:tr>
      <w:tr w:rsidR="00743B95" w14:paraId="0140D2B0"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5C57B43C" w14:textId="77777777" w:rsidR="00743B95" w:rsidRDefault="00890E0E">
            <w:pPr>
              <w:pStyle w:val="TableEntry"/>
              <w:ind w:left="144" w:right="144"/>
              <w:rPr>
                <w:rFonts w:cs="Arial"/>
                <w:szCs w:val="20"/>
              </w:rPr>
            </w:pPr>
            <w:r>
              <w:rPr>
                <w:rFonts w:cs="Arial"/>
                <w:szCs w:val="20"/>
              </w:rPr>
              <w:t>FMT_SMF.1</w:t>
            </w:r>
          </w:p>
        </w:tc>
        <w:tc>
          <w:tcPr>
            <w:tcW w:w="2790" w:type="dxa"/>
            <w:tcBorders>
              <w:top w:val="single" w:sz="4" w:space="0" w:color="000000"/>
              <w:left w:val="single" w:sz="4" w:space="0" w:color="000000"/>
              <w:bottom w:val="single" w:sz="4" w:space="0" w:color="000000"/>
              <w:right w:val="single" w:sz="4" w:space="0" w:color="000000"/>
            </w:tcBorders>
          </w:tcPr>
          <w:p w14:paraId="2BAA59E9" w14:textId="77777777" w:rsidR="00743B95" w:rsidRDefault="00890E0E">
            <w:pPr>
              <w:pStyle w:val="TableEntry"/>
              <w:ind w:left="144" w:right="144"/>
              <w:rPr>
                <w:rFonts w:cs="Arial"/>
                <w:szCs w:val="20"/>
              </w:rPr>
            </w:pPr>
            <w:r>
              <w:rPr>
                <w:rFonts w:cs="Arial"/>
                <w:spacing w:val="-1"/>
                <w:szCs w:val="20"/>
              </w:rPr>
              <w:t>N</w:t>
            </w:r>
            <w:r>
              <w:rPr>
                <w:rFonts w:cs="Arial"/>
                <w:szCs w:val="20"/>
              </w:rPr>
              <w:t>one</w:t>
            </w:r>
          </w:p>
        </w:tc>
        <w:tc>
          <w:tcPr>
            <w:tcW w:w="4152" w:type="dxa"/>
            <w:tcBorders>
              <w:top w:val="single" w:sz="4" w:space="0" w:color="000000"/>
              <w:left w:val="single" w:sz="4" w:space="0" w:color="000000"/>
              <w:bottom w:val="single" w:sz="4" w:space="0" w:color="000000"/>
              <w:right w:val="single" w:sz="4" w:space="0" w:color="000000"/>
            </w:tcBorders>
          </w:tcPr>
          <w:p w14:paraId="4147F9A4" w14:textId="77777777" w:rsidR="00743B95" w:rsidRDefault="00890E0E">
            <w:pPr>
              <w:pStyle w:val="TableEntry"/>
              <w:ind w:left="144" w:right="144"/>
              <w:rPr>
                <w:rFonts w:cs="Arial"/>
                <w:szCs w:val="20"/>
              </w:rPr>
            </w:pPr>
            <w:r>
              <w:rPr>
                <w:rFonts w:cs="Arial"/>
                <w:szCs w:val="20"/>
              </w:rPr>
              <w:t>N/A</w:t>
            </w:r>
          </w:p>
        </w:tc>
      </w:tr>
      <w:tr w:rsidR="00743B95" w14:paraId="5E0EC5AC"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2EDF4FB4" w14:textId="77777777" w:rsidR="00743B95" w:rsidRDefault="00890E0E">
            <w:pPr>
              <w:pStyle w:val="TableEntry"/>
              <w:ind w:left="144" w:right="144"/>
              <w:rPr>
                <w:rFonts w:cs="Arial"/>
                <w:szCs w:val="20"/>
              </w:rPr>
            </w:pPr>
            <w:r>
              <w:rPr>
                <w:rFonts w:cs="Arial"/>
                <w:szCs w:val="20"/>
              </w:rPr>
              <w:t>FMT_SMR.1</w:t>
            </w:r>
          </w:p>
        </w:tc>
        <w:tc>
          <w:tcPr>
            <w:tcW w:w="2790" w:type="dxa"/>
            <w:tcBorders>
              <w:top w:val="single" w:sz="4" w:space="0" w:color="000000"/>
              <w:left w:val="single" w:sz="4" w:space="0" w:color="000000"/>
              <w:bottom w:val="single" w:sz="4" w:space="0" w:color="000000"/>
              <w:right w:val="single" w:sz="4" w:space="0" w:color="000000"/>
            </w:tcBorders>
          </w:tcPr>
          <w:p w14:paraId="480174D9" w14:textId="77777777" w:rsidR="00743B95" w:rsidRDefault="00890E0E">
            <w:pPr>
              <w:pStyle w:val="TableEntry"/>
              <w:ind w:left="144" w:right="144"/>
              <w:rPr>
                <w:rFonts w:cs="Arial"/>
                <w:szCs w:val="20"/>
              </w:rPr>
            </w:pPr>
            <w:r>
              <w:rPr>
                <w:rFonts w:cs="Arial"/>
                <w:szCs w:val="20"/>
              </w:rPr>
              <w:t>F</w:t>
            </w:r>
            <w:r>
              <w:rPr>
                <w:rFonts w:cs="Arial"/>
                <w:spacing w:val="-4"/>
                <w:szCs w:val="20"/>
              </w:rPr>
              <w:t>I</w:t>
            </w:r>
            <w:r>
              <w:rPr>
                <w:rFonts w:cs="Arial"/>
                <w:szCs w:val="20"/>
              </w:rPr>
              <w:t>A_</w:t>
            </w:r>
            <w:r>
              <w:rPr>
                <w:rFonts w:cs="Arial"/>
                <w:spacing w:val="3"/>
                <w:szCs w:val="20"/>
              </w:rPr>
              <w:t>U</w:t>
            </w:r>
            <w:r>
              <w:rPr>
                <w:rFonts w:cs="Arial"/>
                <w:spacing w:val="-4"/>
                <w:szCs w:val="20"/>
              </w:rPr>
              <w:t>I</w:t>
            </w:r>
            <w:r>
              <w:rPr>
                <w:rFonts w:cs="Arial"/>
                <w:szCs w:val="20"/>
              </w:rPr>
              <w:t>D.1</w:t>
            </w:r>
          </w:p>
        </w:tc>
        <w:tc>
          <w:tcPr>
            <w:tcW w:w="4152" w:type="dxa"/>
            <w:tcBorders>
              <w:top w:val="single" w:sz="4" w:space="0" w:color="000000"/>
              <w:left w:val="single" w:sz="4" w:space="0" w:color="000000"/>
              <w:bottom w:val="single" w:sz="4" w:space="0" w:color="000000"/>
              <w:right w:val="single" w:sz="4" w:space="0" w:color="000000"/>
            </w:tcBorders>
          </w:tcPr>
          <w:p w14:paraId="7AEC809B"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 xml:space="preserve">d </w:t>
            </w:r>
            <w:r>
              <w:rPr>
                <w:rFonts w:cs="Arial"/>
                <w:spacing w:val="2"/>
                <w:szCs w:val="20"/>
              </w:rPr>
              <w:t>b</w:t>
            </w:r>
            <w:r>
              <w:rPr>
                <w:rFonts w:cs="Arial"/>
                <w:szCs w:val="20"/>
              </w:rPr>
              <w:t>y</w:t>
            </w:r>
            <w:r>
              <w:rPr>
                <w:rFonts w:cs="Arial"/>
                <w:spacing w:val="-3"/>
                <w:szCs w:val="20"/>
              </w:rPr>
              <w:t xml:space="preserve"> </w:t>
            </w:r>
            <w:r>
              <w:rPr>
                <w:rFonts w:cs="Arial"/>
                <w:szCs w:val="20"/>
              </w:rPr>
              <w:t>FIA_UID.2 which is hierarchical to FIA_UID.1.</w:t>
            </w:r>
          </w:p>
        </w:tc>
      </w:tr>
      <w:tr w:rsidR="00743B95" w14:paraId="0CE86272"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77C251FD" w14:textId="77777777" w:rsidR="00743B95" w:rsidRDefault="00890E0E">
            <w:pPr>
              <w:pStyle w:val="TableEntry"/>
              <w:ind w:left="144" w:right="144"/>
              <w:rPr>
                <w:rFonts w:cs="Arial"/>
                <w:szCs w:val="20"/>
              </w:rPr>
            </w:pPr>
            <w:r>
              <w:rPr>
                <w:rFonts w:cs="Arial"/>
                <w:szCs w:val="20"/>
              </w:rPr>
              <w:t>FPT_TRC</w:t>
            </w:r>
            <w:r>
              <w:rPr>
                <w:rFonts w:cs="Arial"/>
                <w:spacing w:val="-1"/>
                <w:szCs w:val="20"/>
              </w:rPr>
              <w:t>.</w:t>
            </w:r>
            <w:r>
              <w:rPr>
                <w:rFonts w:cs="Arial"/>
                <w:szCs w:val="20"/>
              </w:rPr>
              <w:t>1</w:t>
            </w:r>
          </w:p>
        </w:tc>
        <w:tc>
          <w:tcPr>
            <w:tcW w:w="2790" w:type="dxa"/>
            <w:tcBorders>
              <w:top w:val="single" w:sz="4" w:space="0" w:color="000000"/>
              <w:left w:val="single" w:sz="4" w:space="0" w:color="000000"/>
              <w:bottom w:val="single" w:sz="4" w:space="0" w:color="000000"/>
              <w:right w:val="single" w:sz="4" w:space="0" w:color="000000"/>
            </w:tcBorders>
          </w:tcPr>
          <w:p w14:paraId="74D0566F" w14:textId="77777777" w:rsidR="00743B95" w:rsidRDefault="00890E0E">
            <w:pPr>
              <w:pStyle w:val="TableEntry"/>
              <w:ind w:left="144" w:right="144"/>
              <w:rPr>
                <w:rFonts w:cs="Arial"/>
                <w:szCs w:val="20"/>
              </w:rPr>
            </w:pPr>
            <w:r>
              <w:rPr>
                <w:rFonts w:cs="Arial"/>
                <w:szCs w:val="20"/>
              </w:rPr>
              <w:t>FPT_</w:t>
            </w:r>
            <w:r>
              <w:rPr>
                <w:rFonts w:cs="Arial"/>
                <w:spacing w:val="-4"/>
                <w:szCs w:val="20"/>
              </w:rPr>
              <w:t>I</w:t>
            </w:r>
            <w:r>
              <w:rPr>
                <w:rFonts w:cs="Arial"/>
                <w:szCs w:val="20"/>
              </w:rPr>
              <w:t>TT.1</w:t>
            </w:r>
          </w:p>
        </w:tc>
        <w:tc>
          <w:tcPr>
            <w:tcW w:w="4152" w:type="dxa"/>
            <w:tcBorders>
              <w:top w:val="single" w:sz="4" w:space="0" w:color="000000"/>
              <w:left w:val="single" w:sz="4" w:space="0" w:color="000000"/>
              <w:bottom w:val="single" w:sz="4" w:space="0" w:color="000000"/>
              <w:right w:val="single" w:sz="4" w:space="0" w:color="000000"/>
            </w:tcBorders>
          </w:tcPr>
          <w:p w14:paraId="7790E685" w14:textId="77777777" w:rsidR="00743B95" w:rsidRDefault="00890E0E">
            <w:pPr>
              <w:pStyle w:val="TableEntry"/>
              <w:ind w:left="144" w:right="144"/>
              <w:rPr>
                <w:rFonts w:cs="Arial"/>
                <w:szCs w:val="20"/>
              </w:rPr>
            </w:pPr>
            <w:r>
              <w:rPr>
                <w:rFonts w:cs="Arial"/>
                <w:szCs w:val="20"/>
              </w:rPr>
              <w:t>For a distributed TOE, the dependency is satisfied through the environmental assumption, A.CONNECT, that assures the confidentiality and integrity of  the transmitted data.</w:t>
            </w:r>
          </w:p>
        </w:tc>
      </w:tr>
      <w:tr w:rsidR="00743B95" w14:paraId="00030614"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4A157911" w14:textId="77777777" w:rsidR="00743B95" w:rsidRDefault="00890E0E">
            <w:pPr>
              <w:pStyle w:val="TableEntry"/>
              <w:ind w:left="144" w:right="144"/>
              <w:rPr>
                <w:rFonts w:cs="Arial"/>
                <w:szCs w:val="20"/>
              </w:rPr>
            </w:pPr>
            <w:r>
              <w:rPr>
                <w:rFonts w:cs="Arial"/>
                <w:szCs w:val="20"/>
              </w:rPr>
              <w:t>FTA_MCS.1</w:t>
            </w:r>
          </w:p>
        </w:tc>
        <w:tc>
          <w:tcPr>
            <w:tcW w:w="2790" w:type="dxa"/>
            <w:tcBorders>
              <w:top w:val="single" w:sz="4" w:space="0" w:color="000000"/>
              <w:left w:val="single" w:sz="4" w:space="0" w:color="000000"/>
              <w:bottom w:val="single" w:sz="4" w:space="0" w:color="000000"/>
              <w:right w:val="single" w:sz="4" w:space="0" w:color="000000"/>
            </w:tcBorders>
          </w:tcPr>
          <w:p w14:paraId="34D27038" w14:textId="77777777" w:rsidR="00743B95" w:rsidRDefault="00890E0E">
            <w:pPr>
              <w:pStyle w:val="TableEntry"/>
              <w:ind w:left="144" w:right="144"/>
              <w:rPr>
                <w:rFonts w:cs="Arial"/>
                <w:szCs w:val="20"/>
              </w:rPr>
            </w:pPr>
            <w:r>
              <w:rPr>
                <w:rFonts w:cs="Arial"/>
                <w:szCs w:val="20"/>
              </w:rPr>
              <w:t>F</w:t>
            </w:r>
            <w:r>
              <w:rPr>
                <w:rFonts w:cs="Arial"/>
                <w:spacing w:val="-4"/>
                <w:szCs w:val="20"/>
              </w:rPr>
              <w:t>I</w:t>
            </w:r>
            <w:r>
              <w:rPr>
                <w:rFonts w:cs="Arial"/>
                <w:szCs w:val="20"/>
              </w:rPr>
              <w:t>A_</w:t>
            </w:r>
            <w:r>
              <w:rPr>
                <w:rFonts w:cs="Arial"/>
                <w:spacing w:val="3"/>
                <w:szCs w:val="20"/>
              </w:rPr>
              <w:t>U</w:t>
            </w:r>
            <w:r>
              <w:rPr>
                <w:rFonts w:cs="Arial"/>
                <w:spacing w:val="-4"/>
                <w:szCs w:val="20"/>
              </w:rPr>
              <w:t>I</w:t>
            </w:r>
            <w:r>
              <w:rPr>
                <w:rFonts w:cs="Arial"/>
                <w:szCs w:val="20"/>
              </w:rPr>
              <w:t>D.1</w:t>
            </w:r>
          </w:p>
        </w:tc>
        <w:tc>
          <w:tcPr>
            <w:tcW w:w="4152" w:type="dxa"/>
            <w:tcBorders>
              <w:top w:val="single" w:sz="4" w:space="0" w:color="000000"/>
              <w:left w:val="single" w:sz="4" w:space="0" w:color="000000"/>
              <w:bottom w:val="single" w:sz="4" w:space="0" w:color="000000"/>
              <w:right w:val="single" w:sz="4" w:space="0" w:color="000000"/>
            </w:tcBorders>
          </w:tcPr>
          <w:p w14:paraId="0827F588" w14:textId="77777777" w:rsidR="00743B95" w:rsidRDefault="00890E0E">
            <w:pPr>
              <w:pStyle w:val="TableEntry"/>
              <w:ind w:left="144" w:right="144"/>
              <w:rPr>
                <w:rFonts w:cs="Arial"/>
                <w:szCs w:val="20"/>
              </w:rPr>
            </w:pPr>
            <w:r>
              <w:rPr>
                <w:rFonts w:cs="Arial"/>
                <w:szCs w:val="20"/>
              </w:rPr>
              <w:t>This requirement is s</w:t>
            </w:r>
            <w:r>
              <w:rPr>
                <w:rFonts w:cs="Arial"/>
                <w:spacing w:val="-1"/>
                <w:szCs w:val="20"/>
              </w:rPr>
              <w:t>a</w:t>
            </w:r>
            <w:r>
              <w:rPr>
                <w:rFonts w:cs="Arial"/>
                <w:szCs w:val="20"/>
              </w:rPr>
              <w:t>tisfi</w:t>
            </w:r>
            <w:r>
              <w:rPr>
                <w:rFonts w:cs="Arial"/>
                <w:spacing w:val="-1"/>
                <w:szCs w:val="20"/>
              </w:rPr>
              <w:t>e</w:t>
            </w:r>
            <w:r>
              <w:rPr>
                <w:rFonts w:cs="Arial"/>
                <w:szCs w:val="20"/>
              </w:rPr>
              <w:t xml:space="preserve">d </w:t>
            </w:r>
            <w:r>
              <w:rPr>
                <w:rFonts w:cs="Arial"/>
                <w:spacing w:val="2"/>
                <w:szCs w:val="20"/>
              </w:rPr>
              <w:t>b</w:t>
            </w:r>
            <w:r>
              <w:rPr>
                <w:rFonts w:cs="Arial"/>
                <w:szCs w:val="20"/>
              </w:rPr>
              <w:t>y</w:t>
            </w:r>
            <w:r>
              <w:rPr>
                <w:rFonts w:cs="Arial"/>
                <w:spacing w:val="-3"/>
                <w:szCs w:val="20"/>
              </w:rPr>
              <w:t xml:space="preserve"> </w:t>
            </w:r>
            <w:r>
              <w:rPr>
                <w:rFonts w:cs="Arial"/>
                <w:szCs w:val="20"/>
              </w:rPr>
              <w:t>FIA_UID.2 which is hierarchical to FIA_UID.1.</w:t>
            </w:r>
          </w:p>
        </w:tc>
      </w:tr>
      <w:tr w:rsidR="00743B95" w14:paraId="4967EF86" w14:textId="77777777">
        <w:trPr>
          <w:cantSplit/>
        </w:trPr>
        <w:tc>
          <w:tcPr>
            <w:tcW w:w="2148" w:type="dxa"/>
            <w:tcBorders>
              <w:top w:val="single" w:sz="4" w:space="0" w:color="000000"/>
              <w:left w:val="single" w:sz="4" w:space="0" w:color="000000"/>
              <w:bottom w:val="single" w:sz="4" w:space="0" w:color="000000"/>
              <w:right w:val="single" w:sz="4" w:space="0" w:color="000000"/>
            </w:tcBorders>
          </w:tcPr>
          <w:p w14:paraId="0F0CCC11" w14:textId="77777777" w:rsidR="00743B95" w:rsidRDefault="00890E0E">
            <w:pPr>
              <w:pStyle w:val="TableEntry"/>
              <w:ind w:left="144" w:right="144"/>
              <w:rPr>
                <w:rFonts w:cs="Arial"/>
                <w:szCs w:val="20"/>
              </w:rPr>
            </w:pPr>
            <w:r>
              <w:rPr>
                <w:rFonts w:cs="Arial"/>
                <w:szCs w:val="20"/>
              </w:rPr>
              <w:t>FTA_</w:t>
            </w:r>
            <w:r>
              <w:rPr>
                <w:rFonts w:cs="Arial"/>
                <w:spacing w:val="-1"/>
                <w:szCs w:val="20"/>
              </w:rPr>
              <w:t>T</w:t>
            </w:r>
            <w:r>
              <w:rPr>
                <w:rFonts w:cs="Arial"/>
                <w:szCs w:val="20"/>
              </w:rPr>
              <w:t>SE.1</w:t>
            </w:r>
          </w:p>
        </w:tc>
        <w:tc>
          <w:tcPr>
            <w:tcW w:w="2790" w:type="dxa"/>
            <w:tcBorders>
              <w:top w:val="single" w:sz="4" w:space="0" w:color="000000"/>
              <w:left w:val="single" w:sz="4" w:space="0" w:color="000000"/>
              <w:bottom w:val="single" w:sz="4" w:space="0" w:color="000000"/>
              <w:right w:val="single" w:sz="4" w:space="0" w:color="000000"/>
            </w:tcBorders>
          </w:tcPr>
          <w:p w14:paraId="78FD4E63" w14:textId="77777777" w:rsidR="00743B95" w:rsidRDefault="00890E0E">
            <w:pPr>
              <w:pStyle w:val="TableEntry"/>
              <w:ind w:left="144" w:right="144"/>
              <w:rPr>
                <w:rFonts w:cs="Arial"/>
                <w:szCs w:val="20"/>
              </w:rPr>
            </w:pPr>
            <w:r>
              <w:rPr>
                <w:rFonts w:cs="Arial"/>
                <w:szCs w:val="20"/>
              </w:rPr>
              <w:t>None</w:t>
            </w:r>
          </w:p>
        </w:tc>
        <w:tc>
          <w:tcPr>
            <w:tcW w:w="4152" w:type="dxa"/>
            <w:tcBorders>
              <w:top w:val="single" w:sz="4" w:space="0" w:color="000000"/>
              <w:left w:val="single" w:sz="4" w:space="0" w:color="000000"/>
              <w:bottom w:val="single" w:sz="4" w:space="0" w:color="000000"/>
              <w:right w:val="single" w:sz="4" w:space="0" w:color="000000"/>
            </w:tcBorders>
          </w:tcPr>
          <w:p w14:paraId="28B52C0E" w14:textId="77777777" w:rsidR="00743B95" w:rsidRDefault="00890E0E">
            <w:pPr>
              <w:pStyle w:val="TableEntry"/>
              <w:ind w:left="144" w:right="144"/>
              <w:rPr>
                <w:rFonts w:cs="Arial"/>
                <w:szCs w:val="20"/>
              </w:rPr>
            </w:pPr>
            <w:r>
              <w:rPr>
                <w:rFonts w:cs="Arial"/>
                <w:szCs w:val="20"/>
              </w:rPr>
              <w:t>N/A</w:t>
            </w:r>
          </w:p>
        </w:tc>
      </w:tr>
    </w:tbl>
    <w:p w14:paraId="335CCABC" w14:textId="77777777" w:rsidR="00743B95" w:rsidRDefault="00743B95">
      <w:pPr>
        <w:pStyle w:val="BodyText"/>
      </w:pPr>
    </w:p>
    <w:p w14:paraId="09DA6D16" w14:textId="77777777" w:rsidR="00743B95" w:rsidRDefault="00890E0E">
      <w:pPr>
        <w:pStyle w:val="A2"/>
      </w:pPr>
      <w:bookmarkStart w:id="1349" w:name="_Toc197502170"/>
      <w:r>
        <w:t>SAR Dependencies Analysis</w:t>
      </w:r>
      <w:bookmarkEnd w:id="1349"/>
    </w:p>
    <w:p w14:paraId="1B978FDB" w14:textId="77777777" w:rsidR="00743B95" w:rsidRDefault="00890E0E">
      <w:pPr>
        <w:pStyle w:val="BodyText"/>
      </w:pPr>
      <w:r>
        <w:t xml:space="preserve">The dependencies for security assurance requirements are all fulfilled based on the following facts: </w:t>
      </w:r>
    </w:p>
    <w:p w14:paraId="20767424" w14:textId="77777777" w:rsidR="00743B95" w:rsidRDefault="00890E0E">
      <w:pPr>
        <w:pStyle w:val="BodyText"/>
        <w:numPr>
          <w:ilvl w:val="0"/>
          <w:numId w:val="46"/>
        </w:numPr>
      </w:pPr>
      <w:r>
        <w:t xml:space="preserve">EAL2 is completely self-sufficient with all dependencies being fulfilled with the package of EAL2. </w:t>
      </w:r>
    </w:p>
    <w:p w14:paraId="7B5249AA" w14:textId="77777777" w:rsidR="00743B95" w:rsidRDefault="00890E0E">
      <w:pPr>
        <w:pStyle w:val="BodyText"/>
        <w:numPr>
          <w:ilvl w:val="0"/>
          <w:numId w:val="46"/>
        </w:numPr>
      </w:pPr>
      <w:r>
        <w:t>The security assurance requirement of ALC_FLR.3, which is in addition to EAL2, does not have any dependencies.</w:t>
      </w:r>
    </w:p>
    <w:p w14:paraId="1EE0EEA1" w14:textId="77777777" w:rsidR="00743B95" w:rsidRDefault="00890E0E">
      <w:pPr>
        <w:pStyle w:val="A2"/>
      </w:pPr>
      <w:bookmarkStart w:id="1350" w:name="_Toc197502171"/>
      <w:r>
        <w:rPr>
          <w:color w:val="212121"/>
        </w:rPr>
        <w:t>Rationale for Satisfying all Security Assurance Requirements</w:t>
      </w:r>
      <w:bookmarkEnd w:id="1350"/>
      <w:r>
        <w:t> </w:t>
      </w:r>
    </w:p>
    <w:p w14:paraId="362F514F" w14:textId="77777777" w:rsidR="00743B95" w:rsidRDefault="00890E0E">
      <w:pPr>
        <w:pStyle w:val="BodyText"/>
      </w:pPr>
      <w:r>
        <w:t>This collaborative Protection Profile (cPP) is developed for use by commercial DBMS security software developers. Since the cPP will be applied to commercial DBMS products that are used internationally the EAL2 assurance package was selected by the cPP writers to meet the maximum level of assurance that is recognized internationally through the Common Criteria Recognition Arrangement (CCRA). </w:t>
      </w:r>
    </w:p>
    <w:p w14:paraId="504F0DBA" w14:textId="77777777" w:rsidR="00743B95" w:rsidRDefault="00890E0E">
      <w:pPr>
        <w:pStyle w:val="BodyText"/>
      </w:pPr>
      <w:r>
        <w:t>Flaw Remediation is the only requirement not included in any EAL level because it does not add any assurance to the current system, but to subsequent releases. A systematic flaw remediation procedure is however considered necessary for every DBMS vendor who supports enterprise security needs in both, private and public sectors. Therefore, ALC_FLR.3 was selected to augment EAL2.</w:t>
      </w:r>
    </w:p>
    <w:p w14:paraId="03CE8419" w14:textId="77777777" w:rsidR="00743B95" w:rsidRDefault="00890E0E">
      <w:pPr>
        <w:pStyle w:val="A2"/>
      </w:pPr>
      <w:bookmarkStart w:id="1351" w:name="_Toc197502172"/>
      <w:r>
        <w:lastRenderedPageBreak/>
        <w:t>Rationale for Extended Security Functional Requirements</w:t>
      </w:r>
      <w:bookmarkEnd w:id="1351"/>
    </w:p>
    <w:p w14:paraId="24AE594C" w14:textId="77777777" w:rsidR="00743B95" w:rsidRDefault="00890E0E">
      <w:pPr>
        <w:pStyle w:val="BodyText"/>
      </w:pPr>
      <w:r>
        <w:t>The table below presents a rationale for the inclusion of the extended functional security requirements found in this PP. Note that there are no extended security assurance requirements (SAR).</w:t>
      </w:r>
    </w:p>
    <w:p w14:paraId="4FA48483" w14:textId="77777777" w:rsidR="00743B95" w:rsidRDefault="00890E0E">
      <w:pPr>
        <w:pStyle w:val="Caption"/>
        <w:keepNext/>
      </w:pPr>
      <w:bookmarkStart w:id="1352" w:name="_Toc121810983"/>
      <w:r>
        <w:t xml:space="preserve">Table </w:t>
      </w:r>
      <w:r>
        <w:fldChar w:fldCharType="begin"/>
      </w:r>
      <w:r>
        <w:instrText xml:space="preserve">SEQ Table \* ARABIC </w:instrText>
      </w:r>
      <w:r>
        <w:fldChar w:fldCharType="separate"/>
      </w:r>
      <w:r>
        <w:t>11</w:t>
      </w:r>
      <w:r>
        <w:fldChar w:fldCharType="end"/>
      </w:r>
      <w:r>
        <w:t>: Rationale for Extended Security Functional Requirements</w:t>
      </w:r>
      <w:bookmarkEnd w:id="1352"/>
    </w:p>
    <w:tbl>
      <w:tblPr>
        <w:tblStyle w:val="TableGrid"/>
        <w:tblW w:w="0" w:type="auto"/>
        <w:tblInd w:w="108" w:type="dxa"/>
        <w:tblLook w:val="04A0" w:firstRow="1" w:lastRow="0" w:firstColumn="1" w:lastColumn="0" w:noHBand="0" w:noVBand="1"/>
      </w:tblPr>
      <w:tblGrid>
        <w:gridCol w:w="2209"/>
        <w:gridCol w:w="2123"/>
        <w:gridCol w:w="4579"/>
      </w:tblGrid>
      <w:tr w:rsidR="00743B95" w14:paraId="5BA288D2" w14:textId="77777777">
        <w:trPr>
          <w:trHeight w:val="570"/>
        </w:trPr>
        <w:tc>
          <w:tcPr>
            <w:tcW w:w="2209" w:type="dxa"/>
            <w:shd w:val="clear" w:color="auto" w:fill="D6E3BC" w:themeFill="accent3" w:themeFillTint="66"/>
          </w:tcPr>
          <w:p w14:paraId="757C6F80" w14:textId="77777777" w:rsidR="00743B95" w:rsidRDefault="00890E0E">
            <w:pPr>
              <w:pStyle w:val="Tableheader"/>
            </w:pPr>
            <w:r>
              <w:t>Extended Requirement</w:t>
            </w:r>
          </w:p>
        </w:tc>
        <w:tc>
          <w:tcPr>
            <w:tcW w:w="2123" w:type="dxa"/>
            <w:shd w:val="clear" w:color="auto" w:fill="D6E3BC" w:themeFill="accent3" w:themeFillTint="66"/>
          </w:tcPr>
          <w:p w14:paraId="41CE8081" w14:textId="77777777" w:rsidR="00743B95" w:rsidRDefault="00890E0E">
            <w:pPr>
              <w:pStyle w:val="Tableheader"/>
            </w:pPr>
            <w:r>
              <w:t>Identifier</w:t>
            </w:r>
            <w:r>
              <w:tab/>
            </w:r>
          </w:p>
        </w:tc>
        <w:tc>
          <w:tcPr>
            <w:tcW w:w="4579" w:type="dxa"/>
            <w:shd w:val="clear" w:color="auto" w:fill="D6E3BC" w:themeFill="accent3" w:themeFillTint="66"/>
          </w:tcPr>
          <w:p w14:paraId="2A24AA35" w14:textId="77777777" w:rsidR="00743B95" w:rsidRDefault="00890E0E">
            <w:pPr>
              <w:pStyle w:val="Tableheader"/>
            </w:pPr>
            <w:r>
              <w:t>Rationale</w:t>
            </w:r>
          </w:p>
        </w:tc>
      </w:tr>
      <w:tr w:rsidR="00743B95" w14:paraId="4BFE3355" w14:textId="77777777">
        <w:tc>
          <w:tcPr>
            <w:tcW w:w="2209" w:type="dxa"/>
          </w:tcPr>
          <w:p w14:paraId="0567CAC4" w14:textId="77777777" w:rsidR="00743B95" w:rsidRDefault="00890E0E">
            <w:pPr>
              <w:pStyle w:val="TableEntry"/>
            </w:pPr>
            <w:r>
              <w:t>FIA_USB_EXT.2</w:t>
            </w:r>
          </w:p>
        </w:tc>
        <w:tc>
          <w:tcPr>
            <w:tcW w:w="2123" w:type="dxa"/>
          </w:tcPr>
          <w:p w14:paraId="79DA78F2" w14:textId="77777777" w:rsidR="00743B95" w:rsidRDefault="00890E0E">
            <w:pPr>
              <w:pStyle w:val="TableEntry"/>
            </w:pPr>
            <w:r>
              <w:t>Enhanced user-subject binding</w:t>
            </w:r>
          </w:p>
        </w:tc>
        <w:tc>
          <w:tcPr>
            <w:tcW w:w="4579" w:type="dxa"/>
          </w:tcPr>
          <w:p w14:paraId="4D5EE183" w14:textId="77777777" w:rsidR="00743B95" w:rsidRDefault="00890E0E">
            <w:pPr>
              <w:pStyle w:val="TableEntry"/>
            </w:pPr>
            <w:r>
              <w:t>Security attributes may be associated with a user to further restrict access or provide additional privileges.</w:t>
            </w:r>
          </w:p>
        </w:tc>
      </w:tr>
      <w:tr w:rsidR="00743B95" w14:paraId="459E4D48" w14:textId="77777777">
        <w:tc>
          <w:tcPr>
            <w:tcW w:w="2209" w:type="dxa"/>
          </w:tcPr>
          <w:p w14:paraId="72042E6D" w14:textId="77777777" w:rsidR="00743B95" w:rsidRDefault="00890E0E">
            <w:pPr>
              <w:pStyle w:val="TableEntry"/>
              <w:rPr>
                <w:lang w:val="en"/>
              </w:rPr>
            </w:pPr>
            <w:r>
              <w:t>FTA_TAH_EXT.</w:t>
            </w:r>
            <w:r>
              <w:rPr>
                <w:lang w:val="en"/>
              </w:rPr>
              <w:t>1</w:t>
            </w:r>
          </w:p>
        </w:tc>
        <w:tc>
          <w:tcPr>
            <w:tcW w:w="2123" w:type="dxa"/>
          </w:tcPr>
          <w:p w14:paraId="2575F0AE" w14:textId="77777777" w:rsidR="00743B95" w:rsidRDefault="00890E0E">
            <w:pPr>
              <w:pStyle w:val="TableEntry"/>
            </w:pPr>
            <w:r>
              <w:t>TOE access information</w:t>
            </w:r>
          </w:p>
        </w:tc>
        <w:tc>
          <w:tcPr>
            <w:tcW w:w="4579" w:type="dxa"/>
          </w:tcPr>
          <w:p w14:paraId="389EF809" w14:textId="77777777" w:rsidR="00743B95" w:rsidRDefault="00890E0E">
            <w:pPr>
              <w:pStyle w:val="TableEntry"/>
            </w:pPr>
            <w:r>
              <w:t>The TOE may make information related to attempts to establish a session available to users.</w:t>
            </w:r>
          </w:p>
        </w:tc>
      </w:tr>
    </w:tbl>
    <w:p w14:paraId="65079F17" w14:textId="77777777" w:rsidR="00743B95" w:rsidRDefault="00743B95"/>
    <w:p w14:paraId="706F30AF" w14:textId="77777777" w:rsidR="00743B95" w:rsidRDefault="00890E0E">
      <w:pPr>
        <w:pStyle w:val="AppendixHeading"/>
        <w:numPr>
          <w:ilvl w:val="0"/>
          <w:numId w:val="0"/>
        </w:numPr>
        <w:ind w:left="90"/>
      </w:pPr>
      <w:bookmarkStart w:id="1353" w:name="_Toc197502173"/>
      <w:r>
        <w:lastRenderedPageBreak/>
        <w:t>Glossary</w:t>
      </w:r>
      <w:bookmarkEnd w:id="1177"/>
      <w:bookmarkEnd w:id="1178"/>
      <w:bookmarkEnd w:id="1179"/>
      <w:bookmarkEnd w:id="1180"/>
      <w:bookmarkEnd w:id="1353"/>
    </w:p>
    <w:p w14:paraId="74ABA906" w14:textId="77777777" w:rsidR="00743B95" w:rsidRDefault="00890E0E">
      <w:r>
        <w:t xml:space="preserve">The terms, definitions and abbreviations given [CC1] apply to this document. Additional terms, </w:t>
      </w:r>
      <w:proofErr w:type="gramStart"/>
      <w:r>
        <w:t>definitions</w:t>
      </w:r>
      <w:proofErr w:type="gramEnd"/>
      <w:r>
        <w:t xml:space="preserve"> and abbreviations applicable only within the DBMS cPP context are given below:</w:t>
      </w:r>
    </w:p>
    <w:p w14:paraId="78804A54" w14:textId="77777777" w:rsidR="00743B95" w:rsidRDefault="00890E0E">
      <w:pPr>
        <w:pStyle w:val="A2"/>
        <w:numPr>
          <w:ilvl w:val="0"/>
          <w:numId w:val="0"/>
        </w:numPr>
      </w:pPr>
      <w:bookmarkStart w:id="1354" w:name="_Toc197502174"/>
      <w:r>
        <w:t>Terms and Definitions</w:t>
      </w:r>
      <w:bookmarkEnd w:id="1354"/>
    </w:p>
    <w:tbl>
      <w:tblPr>
        <w:tblW w:w="9112" w:type="dxa"/>
        <w:tblInd w:w="8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3352"/>
        <w:gridCol w:w="5760"/>
      </w:tblGrid>
      <w:tr w:rsidR="00743B95" w14:paraId="65762B83" w14:textId="77777777">
        <w:trPr>
          <w:cantSplit/>
          <w:tblHeader/>
        </w:trPr>
        <w:tc>
          <w:tcPr>
            <w:tcW w:w="3352" w:type="dxa"/>
            <w:tcBorders>
              <w:top w:val="single" w:sz="4" w:space="0" w:color="auto"/>
              <w:bottom w:val="single" w:sz="6" w:space="0" w:color="auto"/>
            </w:tcBorders>
            <w:shd w:val="clear" w:color="auto" w:fill="D6E3BC" w:themeFill="accent3" w:themeFillTint="66"/>
          </w:tcPr>
          <w:p w14:paraId="6CB08228" w14:textId="77777777" w:rsidR="00743B95" w:rsidRDefault="00890E0E">
            <w:pPr>
              <w:pStyle w:val="Tableheader"/>
              <w:rPr>
                <w:rFonts w:cs="Arial"/>
                <w:szCs w:val="20"/>
              </w:rPr>
            </w:pPr>
            <w:r>
              <w:rPr>
                <w:rFonts w:cs="Arial"/>
                <w:szCs w:val="20"/>
              </w:rPr>
              <w:t>Term</w:t>
            </w:r>
          </w:p>
        </w:tc>
        <w:tc>
          <w:tcPr>
            <w:tcW w:w="5760" w:type="dxa"/>
            <w:tcBorders>
              <w:top w:val="single" w:sz="4" w:space="0" w:color="auto"/>
              <w:bottom w:val="single" w:sz="6" w:space="0" w:color="auto"/>
            </w:tcBorders>
            <w:shd w:val="clear" w:color="auto" w:fill="D6E3BC" w:themeFill="accent3" w:themeFillTint="66"/>
          </w:tcPr>
          <w:p w14:paraId="4A7E2C4C" w14:textId="77777777" w:rsidR="00743B95" w:rsidRDefault="00890E0E">
            <w:pPr>
              <w:pStyle w:val="Tableheader"/>
              <w:rPr>
                <w:rFonts w:cs="Arial"/>
                <w:szCs w:val="20"/>
              </w:rPr>
            </w:pPr>
            <w:r>
              <w:rPr>
                <w:rFonts w:cs="Arial"/>
                <w:szCs w:val="20"/>
              </w:rPr>
              <w:t>Meaning</w:t>
            </w:r>
          </w:p>
        </w:tc>
      </w:tr>
      <w:tr w:rsidR="00743B95" w14:paraId="06B4ED23" w14:textId="77777777">
        <w:trPr>
          <w:cantSplit/>
        </w:trPr>
        <w:tc>
          <w:tcPr>
            <w:tcW w:w="3352" w:type="dxa"/>
          </w:tcPr>
          <w:p w14:paraId="01701A82" w14:textId="77777777" w:rsidR="00743B95" w:rsidRDefault="00890E0E">
            <w:pPr>
              <w:pStyle w:val="TableEntry"/>
              <w:rPr>
                <w:rFonts w:cs="Arial"/>
                <w:szCs w:val="20"/>
              </w:rPr>
            </w:pPr>
            <w:r>
              <w:rPr>
                <w:rFonts w:cs="Arial"/>
                <w:szCs w:val="20"/>
              </w:rPr>
              <w:t>Access</w:t>
            </w:r>
          </w:p>
        </w:tc>
        <w:tc>
          <w:tcPr>
            <w:tcW w:w="5760" w:type="dxa"/>
          </w:tcPr>
          <w:p w14:paraId="44B59F81" w14:textId="77777777" w:rsidR="00743B95" w:rsidRDefault="00890E0E">
            <w:pPr>
              <w:pStyle w:val="TableEntry"/>
              <w:rPr>
                <w:rFonts w:cs="Arial"/>
                <w:szCs w:val="20"/>
              </w:rPr>
            </w:pPr>
            <w:r>
              <w:rPr>
                <w:rFonts w:cs="Arial"/>
                <w:szCs w:val="20"/>
              </w:rPr>
              <w:t>Inter</w:t>
            </w:r>
            <w:r>
              <w:rPr>
                <w:rFonts w:cs="Arial"/>
                <w:spacing w:val="-1"/>
                <w:szCs w:val="20"/>
              </w:rPr>
              <w:t>ac</w:t>
            </w:r>
            <w:r>
              <w:rPr>
                <w:rFonts w:cs="Arial"/>
                <w:szCs w:val="20"/>
              </w:rPr>
              <w:t>tion b</w:t>
            </w:r>
            <w:r>
              <w:rPr>
                <w:rFonts w:cs="Arial"/>
                <w:spacing w:val="-1"/>
                <w:szCs w:val="20"/>
              </w:rPr>
              <w:t>e</w:t>
            </w:r>
            <w:r>
              <w:rPr>
                <w:rFonts w:cs="Arial"/>
                <w:spacing w:val="2"/>
                <w:szCs w:val="20"/>
              </w:rPr>
              <w:t>t</w:t>
            </w:r>
            <w:r>
              <w:rPr>
                <w:rFonts w:cs="Arial"/>
                <w:szCs w:val="20"/>
              </w:rPr>
              <w:t>w</w:t>
            </w:r>
            <w:r>
              <w:rPr>
                <w:rFonts w:cs="Arial"/>
                <w:spacing w:val="-2"/>
                <w:szCs w:val="20"/>
              </w:rPr>
              <w:t>e</w:t>
            </w:r>
            <w:r>
              <w:rPr>
                <w:rFonts w:cs="Arial"/>
                <w:spacing w:val="-1"/>
                <w:szCs w:val="20"/>
              </w:rPr>
              <w:t>e</w:t>
            </w:r>
            <w:r>
              <w:rPr>
                <w:rFonts w:cs="Arial"/>
                <w:szCs w:val="20"/>
              </w:rPr>
              <w:t xml:space="preserve">n </w:t>
            </w:r>
            <w:r>
              <w:rPr>
                <w:rFonts w:cs="Arial"/>
                <w:spacing w:val="-1"/>
                <w:szCs w:val="20"/>
              </w:rPr>
              <w:t>a</w:t>
            </w:r>
            <w:r>
              <w:rPr>
                <w:rFonts w:cs="Arial"/>
                <w:szCs w:val="20"/>
              </w:rPr>
              <w:t>n</w:t>
            </w:r>
            <w:r>
              <w:rPr>
                <w:rFonts w:cs="Arial"/>
                <w:spacing w:val="2"/>
                <w:szCs w:val="20"/>
              </w:rPr>
              <w:t xml:space="preserve"> </w:t>
            </w:r>
            <w:r>
              <w:rPr>
                <w:rFonts w:cs="Arial"/>
                <w:spacing w:val="-1"/>
                <w:szCs w:val="20"/>
              </w:rPr>
              <w:t>e</w:t>
            </w:r>
            <w:r>
              <w:rPr>
                <w:rFonts w:cs="Arial"/>
                <w:szCs w:val="20"/>
              </w:rPr>
              <w:t>nti</w:t>
            </w:r>
            <w:r>
              <w:rPr>
                <w:rFonts w:cs="Arial"/>
                <w:spacing w:val="2"/>
                <w:szCs w:val="20"/>
              </w:rPr>
              <w:t>t</w:t>
            </w:r>
            <w:r>
              <w:rPr>
                <w:rFonts w:cs="Arial"/>
                <w:szCs w:val="20"/>
              </w:rPr>
              <w:t>y</w:t>
            </w:r>
            <w:r>
              <w:rPr>
                <w:rFonts w:cs="Arial"/>
                <w:spacing w:val="-3"/>
                <w:szCs w:val="20"/>
              </w:rPr>
              <w:t xml:space="preserve"> </w:t>
            </w:r>
            <w:r>
              <w:rPr>
                <w:rFonts w:cs="Arial"/>
                <w:spacing w:val="-1"/>
                <w:szCs w:val="20"/>
              </w:rPr>
              <w:t>a</w:t>
            </w:r>
            <w:r>
              <w:rPr>
                <w:rFonts w:cs="Arial"/>
                <w:szCs w:val="20"/>
              </w:rPr>
              <w:t xml:space="preserve">nd </w:t>
            </w:r>
            <w:r>
              <w:rPr>
                <w:rFonts w:cs="Arial"/>
                <w:spacing w:val="-1"/>
                <w:szCs w:val="20"/>
              </w:rPr>
              <w:t>a</w:t>
            </w:r>
            <w:r>
              <w:rPr>
                <w:rFonts w:cs="Arial"/>
                <w:szCs w:val="20"/>
              </w:rPr>
              <w:t>n o</w:t>
            </w:r>
            <w:r>
              <w:rPr>
                <w:rFonts w:cs="Arial"/>
                <w:spacing w:val="2"/>
                <w:szCs w:val="20"/>
              </w:rPr>
              <w:t>b</w:t>
            </w:r>
            <w:r>
              <w:rPr>
                <w:rFonts w:cs="Arial"/>
                <w:szCs w:val="20"/>
              </w:rPr>
              <w:t>je</w:t>
            </w:r>
            <w:r>
              <w:rPr>
                <w:rFonts w:cs="Arial"/>
                <w:spacing w:val="-2"/>
                <w:szCs w:val="20"/>
              </w:rPr>
              <w:t>c</w:t>
            </w:r>
            <w:r>
              <w:rPr>
                <w:rFonts w:cs="Arial"/>
                <w:szCs w:val="20"/>
              </w:rPr>
              <w:t>t th</w:t>
            </w:r>
            <w:r>
              <w:rPr>
                <w:rFonts w:cs="Arial"/>
                <w:spacing w:val="-1"/>
                <w:szCs w:val="20"/>
              </w:rPr>
              <w:t>a</w:t>
            </w:r>
            <w:r>
              <w:rPr>
                <w:rFonts w:cs="Arial"/>
                <w:szCs w:val="20"/>
              </w:rPr>
              <w:t>t r</w:t>
            </w:r>
            <w:r>
              <w:rPr>
                <w:rFonts w:cs="Arial"/>
                <w:spacing w:val="-2"/>
                <w:szCs w:val="20"/>
              </w:rPr>
              <w:t>e</w:t>
            </w:r>
            <w:r>
              <w:rPr>
                <w:rFonts w:cs="Arial"/>
                <w:szCs w:val="20"/>
              </w:rPr>
              <w:t>sults in the</w:t>
            </w:r>
            <w:r>
              <w:rPr>
                <w:rFonts w:cs="Arial"/>
                <w:spacing w:val="-1"/>
                <w:szCs w:val="20"/>
              </w:rPr>
              <w:t xml:space="preserve"> f</w:t>
            </w:r>
            <w:r>
              <w:rPr>
                <w:rFonts w:cs="Arial"/>
                <w:szCs w:val="20"/>
              </w:rPr>
              <w:t>low or</w:t>
            </w:r>
            <w:r>
              <w:rPr>
                <w:rFonts w:cs="Arial"/>
                <w:spacing w:val="-1"/>
                <w:szCs w:val="20"/>
              </w:rPr>
              <w:t xml:space="preserve"> </w:t>
            </w:r>
            <w:r>
              <w:rPr>
                <w:rFonts w:cs="Arial"/>
                <w:szCs w:val="20"/>
              </w:rPr>
              <w:t>modifi</w:t>
            </w:r>
            <w:r>
              <w:rPr>
                <w:rFonts w:cs="Arial"/>
                <w:spacing w:val="-2"/>
                <w:szCs w:val="20"/>
              </w:rPr>
              <w:t>c</w:t>
            </w:r>
            <w:r>
              <w:rPr>
                <w:rFonts w:cs="Arial"/>
                <w:spacing w:val="-1"/>
                <w:szCs w:val="20"/>
              </w:rPr>
              <w:t>a</w:t>
            </w:r>
            <w:r>
              <w:rPr>
                <w:rFonts w:cs="Arial"/>
                <w:szCs w:val="20"/>
              </w:rPr>
              <w:t>tion of d</w:t>
            </w:r>
            <w:r>
              <w:rPr>
                <w:rFonts w:cs="Arial"/>
                <w:spacing w:val="-1"/>
                <w:szCs w:val="20"/>
              </w:rPr>
              <w:t>a</w:t>
            </w:r>
            <w:r>
              <w:rPr>
                <w:rFonts w:cs="Arial"/>
                <w:szCs w:val="20"/>
              </w:rPr>
              <w:t>ta.</w:t>
            </w:r>
          </w:p>
        </w:tc>
      </w:tr>
      <w:tr w:rsidR="00743B95" w14:paraId="1ACCC105" w14:textId="77777777">
        <w:trPr>
          <w:cantSplit/>
        </w:trPr>
        <w:tc>
          <w:tcPr>
            <w:tcW w:w="3352" w:type="dxa"/>
          </w:tcPr>
          <w:p w14:paraId="65FA0B6A" w14:textId="77777777" w:rsidR="00743B95" w:rsidRDefault="00890E0E">
            <w:pPr>
              <w:pStyle w:val="TableEntry"/>
              <w:rPr>
                <w:rFonts w:cs="Arial"/>
                <w:szCs w:val="20"/>
              </w:rPr>
            </w:pPr>
            <w:r>
              <w:rPr>
                <w:rFonts w:cs="Arial"/>
                <w:szCs w:val="20"/>
              </w:rPr>
              <w:t>Access Control</w:t>
            </w:r>
          </w:p>
        </w:tc>
        <w:tc>
          <w:tcPr>
            <w:tcW w:w="5760" w:type="dxa"/>
          </w:tcPr>
          <w:p w14:paraId="4494C816" w14:textId="77777777" w:rsidR="00743B95" w:rsidRDefault="00890E0E">
            <w:pPr>
              <w:pStyle w:val="TableEntry"/>
              <w:rPr>
                <w:rFonts w:cs="Arial"/>
                <w:szCs w:val="20"/>
              </w:rPr>
            </w:pPr>
            <w:r>
              <w:rPr>
                <w:rFonts w:cs="Arial"/>
                <w:szCs w:val="20"/>
              </w:rPr>
              <w:t>Security service that controls the use of resources</w:t>
            </w:r>
            <w:r>
              <w:rPr>
                <w:rStyle w:val="FootnoteReference"/>
                <w:rFonts w:cs="Arial"/>
                <w:szCs w:val="20"/>
              </w:rPr>
              <w:footnoteReference w:id="2"/>
            </w:r>
            <w:r>
              <w:rPr>
                <w:rFonts w:cs="Arial"/>
                <w:szCs w:val="20"/>
              </w:rPr>
              <w:t xml:space="preserve"> and the disclosure and modification of data.</w:t>
            </w:r>
            <w:r>
              <w:rPr>
                <w:rFonts w:cs="Arial"/>
                <w:szCs w:val="20"/>
                <w:vertAlign w:val="superscript"/>
              </w:rPr>
              <w:footnoteReference w:id="3"/>
            </w:r>
          </w:p>
        </w:tc>
      </w:tr>
      <w:tr w:rsidR="00743B95" w14:paraId="4B911616" w14:textId="77777777">
        <w:trPr>
          <w:cantSplit/>
        </w:trPr>
        <w:tc>
          <w:tcPr>
            <w:tcW w:w="3352" w:type="dxa"/>
          </w:tcPr>
          <w:p w14:paraId="3C15AC2B" w14:textId="77777777" w:rsidR="00743B95" w:rsidRDefault="00890E0E">
            <w:pPr>
              <w:pStyle w:val="TableEntry"/>
              <w:rPr>
                <w:rFonts w:cs="Arial"/>
                <w:szCs w:val="20"/>
              </w:rPr>
            </w:pPr>
            <w:r>
              <w:rPr>
                <w:rFonts w:cs="Arial"/>
                <w:szCs w:val="20"/>
              </w:rPr>
              <w:t>Accountability</w:t>
            </w:r>
          </w:p>
        </w:tc>
        <w:tc>
          <w:tcPr>
            <w:tcW w:w="5760" w:type="dxa"/>
          </w:tcPr>
          <w:p w14:paraId="267AAED0" w14:textId="77777777" w:rsidR="00743B95" w:rsidRDefault="00890E0E">
            <w:pPr>
              <w:pStyle w:val="TableEntry"/>
              <w:rPr>
                <w:rFonts w:cs="Arial"/>
                <w:szCs w:val="20"/>
              </w:rPr>
            </w:pPr>
            <w:r>
              <w:rPr>
                <w:rFonts w:cs="Arial"/>
                <w:szCs w:val="20"/>
              </w:rPr>
              <w:t>Property that allows activities in an IT system to be traced to the entity responsible for the activity.</w:t>
            </w:r>
          </w:p>
        </w:tc>
      </w:tr>
      <w:tr w:rsidR="00743B95" w14:paraId="25DCD7A3" w14:textId="77777777">
        <w:trPr>
          <w:cantSplit/>
        </w:trPr>
        <w:tc>
          <w:tcPr>
            <w:tcW w:w="3352" w:type="dxa"/>
          </w:tcPr>
          <w:p w14:paraId="1809307F" w14:textId="77777777" w:rsidR="00743B95" w:rsidRDefault="00890E0E">
            <w:pPr>
              <w:pStyle w:val="TableEntry"/>
              <w:rPr>
                <w:rFonts w:cs="Arial"/>
                <w:szCs w:val="20"/>
              </w:rPr>
            </w:pPr>
            <w:r>
              <w:rPr>
                <w:rFonts w:cs="Arial"/>
                <w:szCs w:val="20"/>
              </w:rPr>
              <w:t>Administrator</w:t>
            </w:r>
          </w:p>
        </w:tc>
        <w:tc>
          <w:tcPr>
            <w:tcW w:w="5760" w:type="dxa"/>
          </w:tcPr>
          <w:p w14:paraId="33963E32" w14:textId="77777777" w:rsidR="00743B95" w:rsidRDefault="00890E0E">
            <w:pPr>
              <w:pStyle w:val="TableEntry"/>
              <w:rPr>
                <w:rFonts w:cs="Arial"/>
                <w:szCs w:val="20"/>
              </w:rPr>
            </w:pPr>
            <w:r>
              <w:rPr>
                <w:rFonts w:cs="Arial"/>
                <w:szCs w:val="20"/>
              </w:rPr>
              <w:t>A user who has been specifically granted the authority to manage some portion or the entire TOE and whose actions may affect the DAC. Administrators may possess special privileges that provide capabilities to override portions of the access control policy.</w:t>
            </w:r>
          </w:p>
        </w:tc>
      </w:tr>
      <w:tr w:rsidR="00743B95" w14:paraId="0F6AB863" w14:textId="77777777">
        <w:trPr>
          <w:cantSplit/>
        </w:trPr>
        <w:tc>
          <w:tcPr>
            <w:tcW w:w="3352" w:type="dxa"/>
            <w:tcBorders>
              <w:top w:val="single" w:sz="6" w:space="0" w:color="auto"/>
              <w:left w:val="single" w:sz="4" w:space="0" w:color="auto"/>
              <w:bottom w:val="single" w:sz="6" w:space="0" w:color="auto"/>
              <w:right w:val="single" w:sz="6" w:space="0" w:color="auto"/>
            </w:tcBorders>
          </w:tcPr>
          <w:p w14:paraId="24494908" w14:textId="77777777" w:rsidR="00743B95" w:rsidRDefault="00890E0E">
            <w:pPr>
              <w:pStyle w:val="TableEntry"/>
              <w:rPr>
                <w:rFonts w:cs="Arial"/>
                <w:szCs w:val="20"/>
              </w:rPr>
            </w:pPr>
            <w:r>
              <w:rPr>
                <w:rFonts w:cs="Arial"/>
                <w:szCs w:val="20"/>
              </w:rPr>
              <w:t>Application</w:t>
            </w:r>
          </w:p>
        </w:tc>
        <w:tc>
          <w:tcPr>
            <w:tcW w:w="5760" w:type="dxa"/>
            <w:tcBorders>
              <w:top w:val="single" w:sz="6" w:space="0" w:color="auto"/>
              <w:left w:val="single" w:sz="6" w:space="0" w:color="auto"/>
              <w:bottom w:val="single" w:sz="6" w:space="0" w:color="auto"/>
              <w:right w:val="single" w:sz="4" w:space="0" w:color="auto"/>
            </w:tcBorders>
          </w:tcPr>
          <w:p w14:paraId="2A836FF4" w14:textId="77777777" w:rsidR="00743B95" w:rsidRDefault="00890E0E">
            <w:pPr>
              <w:pStyle w:val="TableEntry"/>
              <w:rPr>
                <w:rFonts w:cs="Arial"/>
                <w:szCs w:val="20"/>
              </w:rPr>
            </w:pPr>
            <w:r>
              <w:rPr>
                <w:rFonts w:cs="Arial"/>
                <w:szCs w:val="20"/>
              </w:rPr>
              <w:t>An executable program.</w:t>
            </w:r>
          </w:p>
        </w:tc>
      </w:tr>
      <w:tr w:rsidR="00743B95" w14:paraId="1766B938" w14:textId="77777777">
        <w:trPr>
          <w:cantSplit/>
        </w:trPr>
        <w:tc>
          <w:tcPr>
            <w:tcW w:w="3352" w:type="dxa"/>
            <w:tcBorders>
              <w:top w:val="single" w:sz="6" w:space="0" w:color="auto"/>
              <w:left w:val="single" w:sz="4" w:space="0" w:color="auto"/>
              <w:bottom w:val="single" w:sz="6" w:space="0" w:color="auto"/>
              <w:right w:val="single" w:sz="6" w:space="0" w:color="auto"/>
            </w:tcBorders>
          </w:tcPr>
          <w:p w14:paraId="0C307227" w14:textId="77777777" w:rsidR="00743B95" w:rsidRDefault="00890E0E">
            <w:pPr>
              <w:pStyle w:val="TableEntry"/>
              <w:rPr>
                <w:rFonts w:cs="Arial"/>
                <w:szCs w:val="20"/>
              </w:rPr>
            </w:pPr>
            <w:r>
              <w:rPr>
                <w:rFonts w:cs="Arial"/>
                <w:szCs w:val="20"/>
              </w:rPr>
              <w:t>Assurance</w:t>
            </w:r>
          </w:p>
        </w:tc>
        <w:tc>
          <w:tcPr>
            <w:tcW w:w="5760" w:type="dxa"/>
            <w:tcBorders>
              <w:top w:val="single" w:sz="6" w:space="0" w:color="auto"/>
              <w:left w:val="single" w:sz="6" w:space="0" w:color="auto"/>
              <w:bottom w:val="single" w:sz="6" w:space="0" w:color="auto"/>
              <w:right w:val="single" w:sz="4" w:space="0" w:color="auto"/>
            </w:tcBorders>
          </w:tcPr>
          <w:p w14:paraId="399800E2" w14:textId="77777777" w:rsidR="00743B95" w:rsidRDefault="00890E0E">
            <w:pPr>
              <w:pStyle w:val="TableEntry"/>
              <w:rPr>
                <w:rFonts w:cs="Arial"/>
                <w:szCs w:val="20"/>
              </w:rPr>
            </w:pPr>
            <w:r>
              <w:rPr>
                <w:rFonts w:cs="Arial"/>
                <w:szCs w:val="20"/>
              </w:rPr>
              <w:t>A measure of confidence that the security features of an IT system are sufficient to enforce its security policy.</w:t>
            </w:r>
          </w:p>
        </w:tc>
      </w:tr>
      <w:tr w:rsidR="00743B95" w14:paraId="2A976EC1" w14:textId="77777777">
        <w:trPr>
          <w:cantSplit/>
        </w:trPr>
        <w:tc>
          <w:tcPr>
            <w:tcW w:w="3352" w:type="dxa"/>
            <w:tcBorders>
              <w:top w:val="single" w:sz="6" w:space="0" w:color="auto"/>
              <w:left w:val="single" w:sz="4" w:space="0" w:color="auto"/>
              <w:bottom w:val="single" w:sz="6" w:space="0" w:color="auto"/>
              <w:right w:val="single" w:sz="6" w:space="0" w:color="auto"/>
            </w:tcBorders>
          </w:tcPr>
          <w:p w14:paraId="5ADC4806" w14:textId="77777777" w:rsidR="00743B95" w:rsidRDefault="00890E0E">
            <w:pPr>
              <w:pStyle w:val="TableEntry"/>
              <w:rPr>
                <w:rFonts w:cs="Arial"/>
                <w:szCs w:val="20"/>
              </w:rPr>
            </w:pPr>
            <w:r>
              <w:rPr>
                <w:rFonts w:cs="Arial"/>
                <w:szCs w:val="20"/>
              </w:rPr>
              <w:t>Attack</w:t>
            </w:r>
          </w:p>
        </w:tc>
        <w:tc>
          <w:tcPr>
            <w:tcW w:w="5760" w:type="dxa"/>
            <w:tcBorders>
              <w:top w:val="single" w:sz="6" w:space="0" w:color="auto"/>
              <w:left w:val="single" w:sz="6" w:space="0" w:color="auto"/>
              <w:bottom w:val="single" w:sz="6" w:space="0" w:color="auto"/>
              <w:right w:val="single" w:sz="4" w:space="0" w:color="auto"/>
            </w:tcBorders>
          </w:tcPr>
          <w:p w14:paraId="4FC3EE3D" w14:textId="77777777" w:rsidR="00743B95" w:rsidRDefault="00890E0E">
            <w:pPr>
              <w:pStyle w:val="TableEntry"/>
              <w:rPr>
                <w:rFonts w:cs="Arial"/>
                <w:szCs w:val="20"/>
              </w:rPr>
            </w:pPr>
            <w:r>
              <w:rPr>
                <w:rFonts w:cs="Arial"/>
                <w:szCs w:val="20"/>
              </w:rPr>
              <w:t>An intentional act attempting to violate the security policy of an IT system.</w:t>
            </w:r>
          </w:p>
        </w:tc>
      </w:tr>
      <w:tr w:rsidR="00743B95" w14:paraId="32E49168" w14:textId="77777777">
        <w:trPr>
          <w:cantSplit/>
        </w:trPr>
        <w:tc>
          <w:tcPr>
            <w:tcW w:w="3352" w:type="dxa"/>
            <w:tcBorders>
              <w:top w:val="single" w:sz="6" w:space="0" w:color="auto"/>
              <w:left w:val="single" w:sz="4" w:space="0" w:color="auto"/>
              <w:bottom w:val="single" w:sz="6" w:space="0" w:color="auto"/>
              <w:right w:val="single" w:sz="6" w:space="0" w:color="auto"/>
            </w:tcBorders>
          </w:tcPr>
          <w:p w14:paraId="0E80BEBA" w14:textId="77777777" w:rsidR="00743B95" w:rsidRDefault="00890E0E">
            <w:pPr>
              <w:pStyle w:val="TableEntry"/>
              <w:rPr>
                <w:rFonts w:cs="Arial"/>
                <w:szCs w:val="20"/>
              </w:rPr>
            </w:pPr>
            <w:r>
              <w:rPr>
                <w:rFonts w:cs="Arial"/>
                <w:szCs w:val="20"/>
              </w:rPr>
              <w:t>Authentication</w:t>
            </w:r>
          </w:p>
        </w:tc>
        <w:tc>
          <w:tcPr>
            <w:tcW w:w="5760" w:type="dxa"/>
            <w:tcBorders>
              <w:top w:val="single" w:sz="6" w:space="0" w:color="auto"/>
              <w:left w:val="single" w:sz="6" w:space="0" w:color="auto"/>
              <w:bottom w:val="single" w:sz="6" w:space="0" w:color="auto"/>
              <w:right w:val="single" w:sz="4" w:space="0" w:color="auto"/>
            </w:tcBorders>
          </w:tcPr>
          <w:p w14:paraId="7C21AC86" w14:textId="77777777" w:rsidR="00743B95" w:rsidRDefault="00890E0E">
            <w:pPr>
              <w:pStyle w:val="TableEntry"/>
              <w:rPr>
                <w:rFonts w:cs="Arial"/>
                <w:szCs w:val="20"/>
              </w:rPr>
            </w:pPr>
            <w:r>
              <w:rPr>
                <w:rFonts w:cs="Arial"/>
                <w:szCs w:val="20"/>
              </w:rPr>
              <w:t>Security measure that verifies a claimed identity.</w:t>
            </w:r>
          </w:p>
        </w:tc>
      </w:tr>
      <w:tr w:rsidR="00743B95" w14:paraId="5BBDA537" w14:textId="77777777">
        <w:trPr>
          <w:cantSplit/>
        </w:trPr>
        <w:tc>
          <w:tcPr>
            <w:tcW w:w="3352" w:type="dxa"/>
            <w:tcBorders>
              <w:top w:val="single" w:sz="6" w:space="0" w:color="auto"/>
              <w:left w:val="single" w:sz="4" w:space="0" w:color="auto"/>
              <w:bottom w:val="single" w:sz="6" w:space="0" w:color="auto"/>
              <w:right w:val="single" w:sz="6" w:space="0" w:color="auto"/>
            </w:tcBorders>
          </w:tcPr>
          <w:p w14:paraId="05AB1F06" w14:textId="77777777" w:rsidR="00743B95" w:rsidRDefault="00890E0E">
            <w:pPr>
              <w:pStyle w:val="TableEntry"/>
              <w:rPr>
                <w:rFonts w:cs="Arial"/>
                <w:szCs w:val="20"/>
              </w:rPr>
            </w:pPr>
            <w:r>
              <w:rPr>
                <w:rFonts w:cs="Arial"/>
                <w:szCs w:val="20"/>
              </w:rPr>
              <w:t>Authorization</w:t>
            </w:r>
          </w:p>
        </w:tc>
        <w:tc>
          <w:tcPr>
            <w:tcW w:w="5760" w:type="dxa"/>
            <w:tcBorders>
              <w:top w:val="single" w:sz="6" w:space="0" w:color="auto"/>
              <w:left w:val="single" w:sz="6" w:space="0" w:color="auto"/>
              <w:bottom w:val="single" w:sz="6" w:space="0" w:color="auto"/>
              <w:right w:val="single" w:sz="4" w:space="0" w:color="auto"/>
            </w:tcBorders>
          </w:tcPr>
          <w:p w14:paraId="10D1CD4C" w14:textId="77777777" w:rsidR="00743B95" w:rsidRDefault="00890E0E">
            <w:pPr>
              <w:pStyle w:val="TableEntry"/>
              <w:rPr>
                <w:rFonts w:cs="Arial"/>
                <w:szCs w:val="20"/>
              </w:rPr>
            </w:pPr>
            <w:r>
              <w:rPr>
                <w:rFonts w:cs="Arial"/>
                <w:szCs w:val="20"/>
              </w:rPr>
              <w:t>Permission, granted by an entity authorized to do so, to perform functions and access data.</w:t>
            </w:r>
          </w:p>
        </w:tc>
      </w:tr>
      <w:tr w:rsidR="00743B95" w14:paraId="25A49536" w14:textId="77777777">
        <w:trPr>
          <w:cantSplit/>
        </w:trPr>
        <w:tc>
          <w:tcPr>
            <w:tcW w:w="3352" w:type="dxa"/>
            <w:tcBorders>
              <w:top w:val="single" w:sz="6" w:space="0" w:color="auto"/>
              <w:left w:val="single" w:sz="4" w:space="0" w:color="auto"/>
              <w:bottom w:val="single" w:sz="6" w:space="0" w:color="auto"/>
              <w:right w:val="single" w:sz="6" w:space="0" w:color="auto"/>
            </w:tcBorders>
          </w:tcPr>
          <w:p w14:paraId="15780932" w14:textId="77777777" w:rsidR="00743B95" w:rsidRDefault="00890E0E">
            <w:pPr>
              <w:pStyle w:val="TableEntry"/>
              <w:rPr>
                <w:rFonts w:cs="Arial"/>
                <w:szCs w:val="20"/>
              </w:rPr>
            </w:pPr>
            <w:r>
              <w:rPr>
                <w:rFonts w:cs="Arial"/>
                <w:szCs w:val="20"/>
              </w:rPr>
              <w:t>Authorized Administrator</w:t>
            </w:r>
          </w:p>
        </w:tc>
        <w:tc>
          <w:tcPr>
            <w:tcW w:w="5760" w:type="dxa"/>
            <w:tcBorders>
              <w:top w:val="single" w:sz="6" w:space="0" w:color="auto"/>
              <w:left w:val="single" w:sz="6" w:space="0" w:color="auto"/>
              <w:bottom w:val="single" w:sz="6" w:space="0" w:color="auto"/>
              <w:right w:val="single" w:sz="4" w:space="0" w:color="auto"/>
            </w:tcBorders>
          </w:tcPr>
          <w:p w14:paraId="39059151" w14:textId="77777777" w:rsidR="00743B95" w:rsidRDefault="00890E0E">
            <w:pPr>
              <w:pStyle w:val="TableEntry"/>
              <w:rPr>
                <w:rFonts w:cs="Arial"/>
                <w:szCs w:val="20"/>
              </w:rPr>
            </w:pPr>
            <w:r>
              <w:rPr>
                <w:rFonts w:cs="Arial"/>
                <w:szCs w:val="20"/>
              </w:rPr>
              <w:t>The authorized person in contact with the Target of Evaluation who is responsible for maintaining its operational capability.</w:t>
            </w:r>
          </w:p>
        </w:tc>
      </w:tr>
      <w:tr w:rsidR="00743B95" w14:paraId="1EB1A5F4" w14:textId="77777777">
        <w:trPr>
          <w:cantSplit/>
        </w:trPr>
        <w:tc>
          <w:tcPr>
            <w:tcW w:w="3352" w:type="dxa"/>
            <w:tcBorders>
              <w:top w:val="single" w:sz="6" w:space="0" w:color="auto"/>
              <w:left w:val="single" w:sz="4" w:space="0" w:color="auto"/>
              <w:bottom w:val="single" w:sz="6" w:space="0" w:color="auto"/>
              <w:right w:val="single" w:sz="6" w:space="0" w:color="auto"/>
            </w:tcBorders>
          </w:tcPr>
          <w:p w14:paraId="35FD08B7" w14:textId="77777777" w:rsidR="00743B95" w:rsidRDefault="00890E0E">
            <w:pPr>
              <w:pStyle w:val="TableEntry"/>
              <w:rPr>
                <w:rFonts w:cs="Arial"/>
                <w:szCs w:val="20"/>
              </w:rPr>
            </w:pPr>
            <w:r>
              <w:rPr>
                <w:rFonts w:cs="Arial"/>
                <w:szCs w:val="20"/>
              </w:rPr>
              <w:t>Authorized User</w:t>
            </w:r>
          </w:p>
        </w:tc>
        <w:tc>
          <w:tcPr>
            <w:tcW w:w="5760" w:type="dxa"/>
            <w:tcBorders>
              <w:top w:val="single" w:sz="6" w:space="0" w:color="auto"/>
              <w:left w:val="single" w:sz="6" w:space="0" w:color="auto"/>
              <w:bottom w:val="single" w:sz="6" w:space="0" w:color="auto"/>
              <w:right w:val="single" w:sz="4" w:space="0" w:color="auto"/>
            </w:tcBorders>
          </w:tcPr>
          <w:p w14:paraId="474434FD" w14:textId="77777777" w:rsidR="00743B95" w:rsidRDefault="00890E0E">
            <w:pPr>
              <w:pStyle w:val="TableEntry"/>
              <w:rPr>
                <w:rFonts w:cs="Arial"/>
                <w:szCs w:val="20"/>
              </w:rPr>
            </w:pPr>
            <w:r>
              <w:rPr>
                <w:rFonts w:cs="Arial"/>
                <w:szCs w:val="20"/>
              </w:rPr>
              <w:t>An authenticated user who may, in accordance with the access control policy, perform an operation.</w:t>
            </w:r>
          </w:p>
        </w:tc>
      </w:tr>
      <w:tr w:rsidR="00743B95" w14:paraId="2ECBFD7C" w14:textId="77777777">
        <w:trPr>
          <w:cantSplit/>
        </w:trPr>
        <w:tc>
          <w:tcPr>
            <w:tcW w:w="3352" w:type="dxa"/>
            <w:tcBorders>
              <w:top w:val="single" w:sz="6" w:space="0" w:color="auto"/>
              <w:left w:val="single" w:sz="4" w:space="0" w:color="auto"/>
              <w:bottom w:val="single" w:sz="6" w:space="0" w:color="auto"/>
              <w:right w:val="single" w:sz="6" w:space="0" w:color="auto"/>
            </w:tcBorders>
          </w:tcPr>
          <w:p w14:paraId="20384587" w14:textId="77777777" w:rsidR="00743B95" w:rsidRDefault="00890E0E">
            <w:pPr>
              <w:pStyle w:val="TableEntry"/>
              <w:rPr>
                <w:rFonts w:cs="Arial"/>
                <w:szCs w:val="20"/>
              </w:rPr>
            </w:pPr>
            <w:r>
              <w:rPr>
                <w:rFonts w:cs="Arial"/>
                <w:szCs w:val="20"/>
              </w:rPr>
              <w:t>Availability</w:t>
            </w:r>
          </w:p>
        </w:tc>
        <w:tc>
          <w:tcPr>
            <w:tcW w:w="5760" w:type="dxa"/>
            <w:tcBorders>
              <w:top w:val="single" w:sz="6" w:space="0" w:color="auto"/>
              <w:left w:val="single" w:sz="6" w:space="0" w:color="auto"/>
              <w:bottom w:val="single" w:sz="6" w:space="0" w:color="auto"/>
              <w:right w:val="single" w:sz="4" w:space="0" w:color="auto"/>
            </w:tcBorders>
          </w:tcPr>
          <w:p w14:paraId="29D01540" w14:textId="77777777" w:rsidR="00743B95" w:rsidRDefault="00890E0E">
            <w:pPr>
              <w:pStyle w:val="TableEntry"/>
              <w:rPr>
                <w:rFonts w:cs="Arial"/>
                <w:szCs w:val="20"/>
              </w:rPr>
            </w:pPr>
            <w:r>
              <w:rPr>
                <w:rFonts w:cs="Arial"/>
                <w:szCs w:val="20"/>
              </w:rPr>
              <w:t>Time</w:t>
            </w:r>
            <w:r>
              <w:rPr>
                <w:rFonts w:cs="Arial"/>
                <w:spacing w:val="2"/>
                <w:szCs w:val="20"/>
              </w:rPr>
              <w:t>l</w:t>
            </w:r>
            <w:r>
              <w:rPr>
                <w:rFonts w:cs="Arial"/>
                <w:spacing w:val="-5"/>
                <w:szCs w:val="20"/>
              </w:rPr>
              <w:t>y</w:t>
            </w:r>
            <w:r>
              <w:rPr>
                <w:rStyle w:val="FootnoteReference"/>
                <w:rFonts w:cs="Arial"/>
                <w:spacing w:val="-5"/>
                <w:szCs w:val="20"/>
              </w:rPr>
              <w:footnoteReference w:id="4"/>
            </w:r>
            <w:r>
              <w:rPr>
                <w:rFonts w:cs="Arial"/>
                <w:szCs w:val="20"/>
              </w:rPr>
              <w:t xml:space="preserve">, </w:t>
            </w:r>
            <w:r>
              <w:rPr>
                <w:rFonts w:cs="Arial"/>
                <w:spacing w:val="-1"/>
                <w:szCs w:val="20"/>
              </w:rPr>
              <w:t>re</w:t>
            </w:r>
            <w:r>
              <w:rPr>
                <w:rFonts w:cs="Arial"/>
                <w:spacing w:val="2"/>
                <w:szCs w:val="20"/>
              </w:rPr>
              <w:t>l</w:t>
            </w:r>
            <w:r>
              <w:rPr>
                <w:rFonts w:cs="Arial"/>
                <w:szCs w:val="20"/>
              </w:rPr>
              <w:t>iable</w:t>
            </w:r>
            <w:r>
              <w:rPr>
                <w:rFonts w:cs="Arial"/>
                <w:spacing w:val="-1"/>
                <w:szCs w:val="20"/>
              </w:rPr>
              <w:t xml:space="preserve"> a</w:t>
            </w:r>
            <w:r>
              <w:rPr>
                <w:rFonts w:cs="Arial"/>
                <w:spacing w:val="1"/>
                <w:szCs w:val="20"/>
              </w:rPr>
              <w:t>c</w:t>
            </w:r>
            <w:r>
              <w:rPr>
                <w:rFonts w:cs="Arial"/>
                <w:spacing w:val="-1"/>
                <w:szCs w:val="20"/>
              </w:rPr>
              <w:t>ce</w:t>
            </w:r>
            <w:r>
              <w:rPr>
                <w:rFonts w:cs="Arial"/>
                <w:szCs w:val="20"/>
              </w:rPr>
              <w:t>ss to</w:t>
            </w:r>
            <w:r>
              <w:rPr>
                <w:rFonts w:cs="Arial"/>
                <w:spacing w:val="2"/>
                <w:szCs w:val="20"/>
              </w:rPr>
              <w:t xml:space="preserve"> </w:t>
            </w:r>
            <w:r>
              <w:rPr>
                <w:rFonts w:cs="Arial"/>
                <w:szCs w:val="20"/>
              </w:rPr>
              <w:t xml:space="preserve">IT </w:t>
            </w:r>
            <w:r>
              <w:rPr>
                <w:rFonts w:cs="Arial"/>
                <w:spacing w:val="1"/>
                <w:szCs w:val="20"/>
              </w:rPr>
              <w:t>r</w:t>
            </w:r>
            <w:r>
              <w:rPr>
                <w:rFonts w:cs="Arial"/>
                <w:spacing w:val="-1"/>
                <w:szCs w:val="20"/>
              </w:rPr>
              <w:t>e</w:t>
            </w:r>
            <w:r>
              <w:rPr>
                <w:rFonts w:cs="Arial"/>
                <w:szCs w:val="20"/>
              </w:rPr>
              <w:t>sourc</w:t>
            </w:r>
            <w:r>
              <w:rPr>
                <w:rFonts w:cs="Arial"/>
                <w:spacing w:val="-1"/>
                <w:szCs w:val="20"/>
              </w:rPr>
              <w:t>e</w:t>
            </w:r>
            <w:r>
              <w:rPr>
                <w:rFonts w:cs="Arial"/>
                <w:szCs w:val="20"/>
              </w:rPr>
              <w:t>s.</w:t>
            </w:r>
          </w:p>
        </w:tc>
      </w:tr>
      <w:tr w:rsidR="00743B95" w14:paraId="2046664A" w14:textId="77777777">
        <w:trPr>
          <w:cantSplit/>
        </w:trPr>
        <w:tc>
          <w:tcPr>
            <w:tcW w:w="3352" w:type="dxa"/>
            <w:tcBorders>
              <w:top w:val="single" w:sz="6" w:space="0" w:color="auto"/>
              <w:left w:val="single" w:sz="4" w:space="0" w:color="auto"/>
              <w:bottom w:val="single" w:sz="6" w:space="0" w:color="auto"/>
              <w:right w:val="single" w:sz="6" w:space="0" w:color="auto"/>
            </w:tcBorders>
          </w:tcPr>
          <w:p w14:paraId="62C85197" w14:textId="77777777" w:rsidR="00743B95" w:rsidRDefault="00890E0E">
            <w:pPr>
              <w:pStyle w:val="TableEntry"/>
              <w:rPr>
                <w:rFonts w:cs="Arial"/>
                <w:szCs w:val="20"/>
              </w:rPr>
            </w:pPr>
            <w:r>
              <w:rPr>
                <w:rFonts w:cs="Arial"/>
                <w:szCs w:val="20"/>
              </w:rPr>
              <w:t>Compromise</w:t>
            </w:r>
          </w:p>
        </w:tc>
        <w:tc>
          <w:tcPr>
            <w:tcW w:w="5760" w:type="dxa"/>
            <w:tcBorders>
              <w:top w:val="single" w:sz="6" w:space="0" w:color="auto"/>
              <w:left w:val="single" w:sz="6" w:space="0" w:color="auto"/>
              <w:bottom w:val="single" w:sz="6" w:space="0" w:color="auto"/>
              <w:right w:val="single" w:sz="4" w:space="0" w:color="auto"/>
            </w:tcBorders>
          </w:tcPr>
          <w:p w14:paraId="39EEFC00" w14:textId="77777777" w:rsidR="00743B95" w:rsidRDefault="00890E0E">
            <w:pPr>
              <w:pStyle w:val="TableEntry"/>
              <w:rPr>
                <w:rFonts w:cs="Arial"/>
                <w:szCs w:val="20"/>
              </w:rPr>
            </w:pPr>
            <w:r>
              <w:rPr>
                <w:rFonts w:cs="Arial"/>
                <w:szCs w:val="20"/>
              </w:rPr>
              <w:t>Violation of a security policy.</w:t>
            </w:r>
          </w:p>
        </w:tc>
      </w:tr>
      <w:tr w:rsidR="00743B95" w14:paraId="0F1C1205" w14:textId="77777777">
        <w:trPr>
          <w:cantSplit/>
        </w:trPr>
        <w:tc>
          <w:tcPr>
            <w:tcW w:w="3352" w:type="dxa"/>
            <w:tcBorders>
              <w:top w:val="single" w:sz="6" w:space="0" w:color="auto"/>
              <w:left w:val="single" w:sz="4" w:space="0" w:color="auto"/>
              <w:bottom w:val="single" w:sz="6" w:space="0" w:color="auto"/>
              <w:right w:val="single" w:sz="6" w:space="0" w:color="auto"/>
            </w:tcBorders>
          </w:tcPr>
          <w:p w14:paraId="47CEFA00" w14:textId="77777777" w:rsidR="00743B95" w:rsidRDefault="00890E0E">
            <w:pPr>
              <w:pStyle w:val="TableEntry"/>
              <w:rPr>
                <w:rFonts w:cs="Arial"/>
                <w:szCs w:val="20"/>
              </w:rPr>
            </w:pPr>
            <w:r>
              <w:rPr>
                <w:rFonts w:cs="Arial"/>
                <w:szCs w:val="20"/>
              </w:rPr>
              <w:t>Confidentiality</w:t>
            </w:r>
          </w:p>
        </w:tc>
        <w:tc>
          <w:tcPr>
            <w:tcW w:w="5760" w:type="dxa"/>
            <w:tcBorders>
              <w:top w:val="single" w:sz="6" w:space="0" w:color="auto"/>
              <w:left w:val="single" w:sz="6" w:space="0" w:color="auto"/>
              <w:bottom w:val="single" w:sz="6" w:space="0" w:color="auto"/>
              <w:right w:val="single" w:sz="4" w:space="0" w:color="auto"/>
            </w:tcBorders>
          </w:tcPr>
          <w:p w14:paraId="6A59B906" w14:textId="77777777" w:rsidR="00743B95" w:rsidRDefault="00890E0E">
            <w:pPr>
              <w:pStyle w:val="TableEntry"/>
              <w:rPr>
                <w:rFonts w:cs="Arial"/>
                <w:szCs w:val="20"/>
              </w:rPr>
            </w:pPr>
            <w:r>
              <w:rPr>
                <w:rFonts w:cs="Arial"/>
                <w:szCs w:val="20"/>
              </w:rPr>
              <w:t>A s</w:t>
            </w:r>
            <w:r>
              <w:rPr>
                <w:rFonts w:cs="Arial"/>
                <w:spacing w:val="-2"/>
                <w:szCs w:val="20"/>
              </w:rPr>
              <w:t>e</w:t>
            </w:r>
            <w:r>
              <w:rPr>
                <w:rFonts w:cs="Arial"/>
                <w:spacing w:val="-1"/>
                <w:szCs w:val="20"/>
              </w:rPr>
              <w:t>c</w:t>
            </w:r>
            <w:r>
              <w:rPr>
                <w:rFonts w:cs="Arial"/>
                <w:spacing w:val="2"/>
                <w:szCs w:val="20"/>
              </w:rPr>
              <w:t>u</w:t>
            </w:r>
            <w:r>
              <w:rPr>
                <w:rFonts w:cs="Arial"/>
                <w:szCs w:val="20"/>
              </w:rPr>
              <w:t>ri</w:t>
            </w:r>
            <w:r>
              <w:rPr>
                <w:rFonts w:cs="Arial"/>
                <w:spacing w:val="2"/>
                <w:szCs w:val="20"/>
              </w:rPr>
              <w:t>t</w:t>
            </w:r>
            <w:r>
              <w:rPr>
                <w:rFonts w:cs="Arial"/>
                <w:szCs w:val="20"/>
              </w:rPr>
              <w:t>y</w:t>
            </w:r>
            <w:r>
              <w:rPr>
                <w:rFonts w:cs="Arial"/>
                <w:spacing w:val="-5"/>
                <w:szCs w:val="20"/>
              </w:rPr>
              <w:t xml:space="preserve"> </w:t>
            </w:r>
            <w:r>
              <w:rPr>
                <w:rFonts w:cs="Arial"/>
                <w:szCs w:val="20"/>
              </w:rPr>
              <w:t>poli</w:t>
            </w:r>
            <w:r>
              <w:rPr>
                <w:rFonts w:cs="Arial"/>
                <w:spacing w:val="3"/>
                <w:szCs w:val="20"/>
              </w:rPr>
              <w:t>c</w:t>
            </w:r>
            <w:r>
              <w:rPr>
                <w:rFonts w:cs="Arial"/>
                <w:szCs w:val="20"/>
              </w:rPr>
              <w:t>y</w:t>
            </w:r>
            <w:r>
              <w:rPr>
                <w:rFonts w:cs="Arial"/>
                <w:spacing w:val="-5"/>
                <w:szCs w:val="20"/>
              </w:rPr>
              <w:t xml:space="preserve"> </w:t>
            </w:r>
            <w:r>
              <w:rPr>
                <w:rFonts w:cs="Arial"/>
                <w:szCs w:val="20"/>
              </w:rPr>
              <w:t>p</w:t>
            </w:r>
            <w:r>
              <w:rPr>
                <w:rFonts w:cs="Arial"/>
                <w:spacing w:val="1"/>
                <w:szCs w:val="20"/>
              </w:rPr>
              <w:t>e</w:t>
            </w:r>
            <w:r>
              <w:rPr>
                <w:rFonts w:cs="Arial"/>
                <w:szCs w:val="20"/>
              </w:rPr>
              <w:t>rt</w:t>
            </w:r>
            <w:r>
              <w:rPr>
                <w:rFonts w:cs="Arial"/>
                <w:spacing w:val="-2"/>
                <w:szCs w:val="20"/>
              </w:rPr>
              <w:t>a</w:t>
            </w:r>
            <w:r>
              <w:rPr>
                <w:rFonts w:cs="Arial"/>
                <w:szCs w:val="20"/>
              </w:rPr>
              <w:t>ining</w:t>
            </w:r>
            <w:r>
              <w:rPr>
                <w:rFonts w:cs="Arial"/>
                <w:spacing w:val="-3"/>
                <w:szCs w:val="20"/>
              </w:rPr>
              <w:t xml:space="preserve"> </w:t>
            </w:r>
            <w:r>
              <w:rPr>
                <w:rFonts w:cs="Arial"/>
                <w:szCs w:val="20"/>
              </w:rPr>
              <w:t xml:space="preserve">to the </w:t>
            </w:r>
            <w:r>
              <w:rPr>
                <w:rFonts w:cs="Arial"/>
                <w:spacing w:val="2"/>
                <w:szCs w:val="20"/>
              </w:rPr>
              <w:t>d</w:t>
            </w:r>
            <w:r>
              <w:rPr>
                <w:rFonts w:cs="Arial"/>
                <w:szCs w:val="20"/>
              </w:rPr>
              <w:t>isclosure</w:t>
            </w:r>
            <w:r>
              <w:rPr>
                <w:rFonts w:cs="Arial"/>
                <w:spacing w:val="-2"/>
                <w:szCs w:val="20"/>
              </w:rPr>
              <w:t xml:space="preserve"> </w:t>
            </w:r>
            <w:r>
              <w:rPr>
                <w:rFonts w:cs="Arial"/>
                <w:szCs w:val="20"/>
              </w:rPr>
              <w:t>of d</w:t>
            </w:r>
            <w:r>
              <w:rPr>
                <w:rFonts w:cs="Arial"/>
                <w:spacing w:val="-2"/>
                <w:szCs w:val="20"/>
              </w:rPr>
              <w:t>a</w:t>
            </w:r>
            <w:r>
              <w:rPr>
                <w:rFonts w:cs="Arial"/>
                <w:szCs w:val="20"/>
              </w:rPr>
              <w:t>ta.</w:t>
            </w:r>
          </w:p>
        </w:tc>
      </w:tr>
      <w:tr w:rsidR="00743B95" w14:paraId="24A12B2C" w14:textId="77777777">
        <w:trPr>
          <w:cantSplit/>
        </w:trPr>
        <w:tc>
          <w:tcPr>
            <w:tcW w:w="3352" w:type="dxa"/>
            <w:tcBorders>
              <w:top w:val="single" w:sz="6" w:space="0" w:color="auto"/>
              <w:left w:val="single" w:sz="4" w:space="0" w:color="auto"/>
              <w:bottom w:val="single" w:sz="6" w:space="0" w:color="auto"/>
              <w:right w:val="single" w:sz="6" w:space="0" w:color="auto"/>
            </w:tcBorders>
          </w:tcPr>
          <w:p w14:paraId="42EC0070" w14:textId="77777777" w:rsidR="00743B95" w:rsidRDefault="00890E0E">
            <w:pPr>
              <w:pStyle w:val="TableEntry"/>
              <w:rPr>
                <w:rFonts w:cs="Arial"/>
                <w:szCs w:val="20"/>
              </w:rPr>
            </w:pPr>
            <w:r>
              <w:rPr>
                <w:rFonts w:cs="Arial"/>
                <w:szCs w:val="20"/>
              </w:rPr>
              <w:t>Database Management System (DBMS)</w:t>
            </w:r>
          </w:p>
        </w:tc>
        <w:tc>
          <w:tcPr>
            <w:tcW w:w="5760" w:type="dxa"/>
            <w:tcBorders>
              <w:top w:val="single" w:sz="6" w:space="0" w:color="auto"/>
              <w:left w:val="single" w:sz="6" w:space="0" w:color="auto"/>
              <w:bottom w:val="single" w:sz="6" w:space="0" w:color="auto"/>
              <w:right w:val="single" w:sz="4" w:space="0" w:color="auto"/>
            </w:tcBorders>
          </w:tcPr>
          <w:p w14:paraId="72D9B27C" w14:textId="77777777" w:rsidR="00743B95" w:rsidRDefault="00890E0E">
            <w:pPr>
              <w:pStyle w:val="TableEntry"/>
              <w:rPr>
                <w:rFonts w:cs="Arial"/>
                <w:szCs w:val="20"/>
              </w:rPr>
            </w:pPr>
            <w:r>
              <w:rPr>
                <w:rFonts w:cs="Arial"/>
                <w:szCs w:val="20"/>
              </w:rPr>
              <w:t>A sui</w:t>
            </w:r>
            <w:r>
              <w:rPr>
                <w:rFonts w:cs="Arial"/>
                <w:spacing w:val="-2"/>
                <w:szCs w:val="20"/>
              </w:rPr>
              <w:t>t</w:t>
            </w:r>
            <w:r>
              <w:rPr>
                <w:rFonts w:cs="Arial"/>
                <w:szCs w:val="20"/>
              </w:rPr>
              <w:t>e</w:t>
            </w:r>
            <w:r>
              <w:rPr>
                <w:rFonts w:cs="Arial"/>
                <w:spacing w:val="-1"/>
                <w:szCs w:val="20"/>
              </w:rPr>
              <w:t xml:space="preserve"> </w:t>
            </w:r>
            <w:r>
              <w:rPr>
                <w:rFonts w:cs="Arial"/>
                <w:szCs w:val="20"/>
              </w:rPr>
              <w:t>of p</w:t>
            </w:r>
            <w:r>
              <w:rPr>
                <w:rFonts w:cs="Arial"/>
                <w:spacing w:val="-2"/>
                <w:szCs w:val="20"/>
              </w:rPr>
              <w:t>r</w:t>
            </w:r>
            <w:r>
              <w:rPr>
                <w:rFonts w:cs="Arial"/>
                <w:spacing w:val="2"/>
                <w:szCs w:val="20"/>
              </w:rPr>
              <w:t>o</w:t>
            </w:r>
            <w:r>
              <w:rPr>
                <w:rFonts w:cs="Arial"/>
                <w:spacing w:val="-3"/>
                <w:szCs w:val="20"/>
              </w:rPr>
              <w:t>g</w:t>
            </w:r>
            <w:r>
              <w:rPr>
                <w:rFonts w:cs="Arial"/>
                <w:spacing w:val="1"/>
                <w:szCs w:val="20"/>
              </w:rPr>
              <w:t>r</w:t>
            </w:r>
            <w:r>
              <w:rPr>
                <w:rFonts w:cs="Arial"/>
                <w:spacing w:val="-1"/>
                <w:szCs w:val="20"/>
              </w:rPr>
              <w:t>a</w:t>
            </w:r>
            <w:r>
              <w:rPr>
                <w:rFonts w:cs="Arial"/>
                <w:szCs w:val="20"/>
              </w:rPr>
              <w:t>ms th</w:t>
            </w:r>
            <w:r>
              <w:rPr>
                <w:rFonts w:cs="Arial"/>
                <w:spacing w:val="-1"/>
                <w:szCs w:val="20"/>
              </w:rPr>
              <w:t>a</w:t>
            </w:r>
            <w:r>
              <w:rPr>
                <w:rFonts w:cs="Arial"/>
                <w:szCs w:val="20"/>
              </w:rPr>
              <w:t xml:space="preserve">t </w:t>
            </w:r>
            <w:r>
              <w:rPr>
                <w:rFonts w:cs="Arial"/>
                <w:spacing w:val="3"/>
                <w:szCs w:val="20"/>
              </w:rPr>
              <w:t>t</w:t>
            </w:r>
            <w:r>
              <w:rPr>
                <w:rFonts w:cs="Arial"/>
                <w:spacing w:val="-5"/>
                <w:szCs w:val="20"/>
              </w:rPr>
              <w:t>y</w:t>
            </w:r>
            <w:r>
              <w:rPr>
                <w:rFonts w:cs="Arial"/>
                <w:szCs w:val="20"/>
              </w:rPr>
              <w:t>pi</w:t>
            </w:r>
            <w:r>
              <w:rPr>
                <w:rFonts w:cs="Arial"/>
                <w:spacing w:val="1"/>
                <w:szCs w:val="20"/>
              </w:rPr>
              <w:t>ca</w:t>
            </w:r>
            <w:r>
              <w:rPr>
                <w:rFonts w:cs="Arial"/>
                <w:szCs w:val="20"/>
              </w:rPr>
              <w:t>l</w:t>
            </w:r>
            <w:r>
              <w:rPr>
                <w:rFonts w:cs="Arial"/>
                <w:spacing w:val="3"/>
                <w:szCs w:val="20"/>
              </w:rPr>
              <w:t>l</w:t>
            </w:r>
            <w:r>
              <w:rPr>
                <w:rFonts w:cs="Arial"/>
                <w:szCs w:val="20"/>
              </w:rPr>
              <w:t>y</w:t>
            </w:r>
            <w:r>
              <w:rPr>
                <w:rFonts w:cs="Arial"/>
                <w:spacing w:val="-5"/>
                <w:szCs w:val="20"/>
              </w:rPr>
              <w:t xml:space="preserve"> </w:t>
            </w:r>
            <w:r>
              <w:rPr>
                <w:rFonts w:cs="Arial"/>
                <w:szCs w:val="20"/>
              </w:rPr>
              <w:t xml:space="preserve">manage </w:t>
            </w:r>
            <w:proofErr w:type="gramStart"/>
            <w:r>
              <w:rPr>
                <w:rFonts w:cs="Arial"/>
                <w:szCs w:val="20"/>
              </w:rPr>
              <w:t>l</w:t>
            </w:r>
            <w:r>
              <w:rPr>
                <w:rFonts w:cs="Arial"/>
                <w:spacing w:val="-2"/>
                <w:szCs w:val="20"/>
              </w:rPr>
              <w:t>a</w:t>
            </w:r>
            <w:r>
              <w:rPr>
                <w:rFonts w:cs="Arial"/>
                <w:szCs w:val="20"/>
              </w:rPr>
              <w:t>rge</w:t>
            </w:r>
            <w:r>
              <w:rPr>
                <w:rFonts w:cs="Arial"/>
                <w:spacing w:val="-1"/>
                <w:szCs w:val="20"/>
              </w:rPr>
              <w:t xml:space="preserve"> </w:t>
            </w:r>
            <w:r>
              <w:rPr>
                <w:rFonts w:cs="Arial"/>
                <w:szCs w:val="20"/>
              </w:rPr>
              <w:t>stru</w:t>
            </w:r>
            <w:r>
              <w:rPr>
                <w:rFonts w:cs="Arial"/>
                <w:spacing w:val="-1"/>
                <w:szCs w:val="20"/>
              </w:rPr>
              <w:t>c</w:t>
            </w:r>
            <w:r>
              <w:rPr>
                <w:rFonts w:cs="Arial"/>
                <w:szCs w:val="20"/>
              </w:rPr>
              <w:t>tu</w:t>
            </w:r>
            <w:r>
              <w:rPr>
                <w:rFonts w:cs="Arial"/>
                <w:spacing w:val="1"/>
                <w:szCs w:val="20"/>
              </w:rPr>
              <w:t>r</w:t>
            </w:r>
            <w:r>
              <w:rPr>
                <w:rFonts w:cs="Arial"/>
                <w:spacing w:val="-1"/>
                <w:szCs w:val="20"/>
              </w:rPr>
              <w:t>e</w:t>
            </w:r>
            <w:r>
              <w:rPr>
                <w:rFonts w:cs="Arial"/>
                <w:szCs w:val="20"/>
              </w:rPr>
              <w:t>d</w:t>
            </w:r>
            <w:proofErr w:type="gramEnd"/>
            <w:r>
              <w:rPr>
                <w:rFonts w:cs="Arial"/>
                <w:szCs w:val="20"/>
              </w:rPr>
              <w:t xml:space="preserve"> sets of</w:t>
            </w:r>
            <w:r>
              <w:rPr>
                <w:rFonts w:cs="Arial"/>
                <w:spacing w:val="-1"/>
                <w:szCs w:val="20"/>
              </w:rPr>
              <w:t xml:space="preserve"> </w:t>
            </w:r>
            <w:r>
              <w:rPr>
                <w:rFonts w:cs="Arial"/>
                <w:spacing w:val="2"/>
                <w:szCs w:val="20"/>
              </w:rPr>
              <w:t>p</w:t>
            </w:r>
            <w:r>
              <w:rPr>
                <w:rFonts w:cs="Arial"/>
                <w:spacing w:val="-1"/>
                <w:szCs w:val="20"/>
              </w:rPr>
              <w:t>e</w:t>
            </w:r>
            <w:r>
              <w:rPr>
                <w:rFonts w:cs="Arial"/>
                <w:szCs w:val="20"/>
              </w:rPr>
              <w:t>rsist</w:t>
            </w:r>
            <w:r>
              <w:rPr>
                <w:rFonts w:cs="Arial"/>
                <w:spacing w:val="-1"/>
                <w:szCs w:val="20"/>
              </w:rPr>
              <w:t>e</w:t>
            </w:r>
            <w:r>
              <w:rPr>
                <w:rFonts w:cs="Arial"/>
                <w:szCs w:val="20"/>
              </w:rPr>
              <w:t>nt dat</w:t>
            </w:r>
            <w:r>
              <w:rPr>
                <w:rFonts w:cs="Arial"/>
                <w:spacing w:val="-1"/>
                <w:szCs w:val="20"/>
              </w:rPr>
              <w:t>a</w:t>
            </w:r>
            <w:r>
              <w:rPr>
                <w:rFonts w:cs="Arial"/>
                <w:szCs w:val="20"/>
              </w:rPr>
              <w:t>, off</w:t>
            </w:r>
            <w:r>
              <w:rPr>
                <w:rFonts w:cs="Arial"/>
                <w:spacing w:val="-1"/>
                <w:szCs w:val="20"/>
              </w:rPr>
              <w:t>e</w:t>
            </w:r>
            <w:r>
              <w:rPr>
                <w:rFonts w:cs="Arial"/>
                <w:szCs w:val="20"/>
              </w:rPr>
              <w:t>ri</w:t>
            </w:r>
            <w:r>
              <w:rPr>
                <w:rFonts w:cs="Arial"/>
                <w:spacing w:val="1"/>
                <w:szCs w:val="20"/>
              </w:rPr>
              <w:t>n</w:t>
            </w:r>
            <w:r>
              <w:rPr>
                <w:rFonts w:cs="Arial"/>
                <w:szCs w:val="20"/>
              </w:rPr>
              <w:t>g</w:t>
            </w:r>
            <w:r>
              <w:rPr>
                <w:rFonts w:cs="Arial"/>
                <w:spacing w:val="-3"/>
                <w:szCs w:val="20"/>
              </w:rPr>
              <w:t xml:space="preserve"> </w:t>
            </w:r>
            <w:r>
              <w:rPr>
                <w:rFonts w:cs="Arial"/>
                <w:spacing w:val="-1"/>
                <w:szCs w:val="20"/>
              </w:rPr>
              <w:t>a</w:t>
            </w:r>
            <w:r>
              <w:rPr>
                <w:rFonts w:cs="Arial"/>
                <w:szCs w:val="20"/>
              </w:rPr>
              <w:t>d</w:t>
            </w:r>
            <w:r>
              <w:rPr>
                <w:rFonts w:cs="Arial"/>
                <w:spacing w:val="2"/>
                <w:szCs w:val="20"/>
              </w:rPr>
              <w:t xml:space="preserve"> </w:t>
            </w:r>
            <w:r>
              <w:rPr>
                <w:rFonts w:cs="Arial"/>
                <w:szCs w:val="20"/>
              </w:rPr>
              <w:t>hoc</w:t>
            </w:r>
            <w:r>
              <w:rPr>
                <w:rFonts w:cs="Arial"/>
                <w:spacing w:val="-1"/>
                <w:szCs w:val="20"/>
              </w:rPr>
              <w:t xml:space="preserve"> </w:t>
            </w:r>
            <w:r>
              <w:rPr>
                <w:rFonts w:cs="Arial"/>
                <w:szCs w:val="20"/>
              </w:rPr>
              <w:t>qu</w:t>
            </w:r>
            <w:r>
              <w:rPr>
                <w:rFonts w:cs="Arial"/>
                <w:spacing w:val="-1"/>
                <w:szCs w:val="20"/>
              </w:rPr>
              <w:t>e</w:t>
            </w:r>
            <w:r>
              <w:rPr>
                <w:rFonts w:cs="Arial"/>
                <w:spacing w:val="3"/>
                <w:szCs w:val="20"/>
              </w:rPr>
              <w:t>r</w:t>
            </w:r>
            <w:r>
              <w:rPr>
                <w:rFonts w:cs="Arial"/>
                <w:szCs w:val="20"/>
              </w:rPr>
              <w:t>y</w:t>
            </w:r>
            <w:r>
              <w:rPr>
                <w:rFonts w:cs="Arial"/>
                <w:spacing w:val="-5"/>
                <w:szCs w:val="20"/>
              </w:rPr>
              <w:t xml:space="preserve"> </w:t>
            </w:r>
            <w:r>
              <w:rPr>
                <w:rFonts w:cs="Arial"/>
                <w:spacing w:val="1"/>
                <w:szCs w:val="20"/>
              </w:rPr>
              <w:t>f</w:t>
            </w:r>
            <w:r>
              <w:rPr>
                <w:rFonts w:cs="Arial"/>
                <w:spacing w:val="-1"/>
                <w:szCs w:val="20"/>
              </w:rPr>
              <w:t>ac</w:t>
            </w:r>
            <w:r>
              <w:rPr>
                <w:rFonts w:cs="Arial"/>
                <w:szCs w:val="20"/>
              </w:rPr>
              <w:t>ilities to m</w:t>
            </w:r>
            <w:r>
              <w:rPr>
                <w:rFonts w:cs="Arial"/>
                <w:spacing w:val="-1"/>
                <w:szCs w:val="20"/>
              </w:rPr>
              <w:t>a</w:t>
            </w:r>
            <w:r>
              <w:rPr>
                <w:rFonts w:cs="Arial"/>
                <w:spacing w:val="2"/>
                <w:szCs w:val="20"/>
              </w:rPr>
              <w:t>n</w:t>
            </w:r>
            <w:r>
              <w:rPr>
                <w:rFonts w:cs="Arial"/>
                <w:szCs w:val="20"/>
              </w:rPr>
              <w:t>y</w:t>
            </w:r>
            <w:r>
              <w:rPr>
                <w:rFonts w:cs="Arial"/>
                <w:spacing w:val="-5"/>
                <w:szCs w:val="20"/>
              </w:rPr>
              <w:t xml:space="preserve"> </w:t>
            </w:r>
            <w:r>
              <w:rPr>
                <w:rFonts w:cs="Arial"/>
                <w:szCs w:val="20"/>
              </w:rPr>
              <w:t>u</w:t>
            </w:r>
            <w:r>
              <w:rPr>
                <w:rFonts w:cs="Arial"/>
                <w:spacing w:val="2"/>
                <w:szCs w:val="20"/>
              </w:rPr>
              <w:t>s</w:t>
            </w:r>
            <w:r>
              <w:rPr>
                <w:rFonts w:cs="Arial"/>
                <w:spacing w:val="-1"/>
                <w:szCs w:val="20"/>
              </w:rPr>
              <w:t>e</w:t>
            </w:r>
            <w:r>
              <w:rPr>
                <w:rFonts w:cs="Arial"/>
                <w:szCs w:val="20"/>
              </w:rPr>
              <w:t>rs. They</w:t>
            </w:r>
            <w:r>
              <w:rPr>
                <w:rFonts w:cs="Arial"/>
                <w:spacing w:val="-3"/>
                <w:szCs w:val="20"/>
              </w:rPr>
              <w:t xml:space="preserve"> </w:t>
            </w:r>
            <w:r>
              <w:rPr>
                <w:rFonts w:cs="Arial"/>
                <w:spacing w:val="-1"/>
                <w:szCs w:val="20"/>
              </w:rPr>
              <w:t>a</w:t>
            </w:r>
            <w:r>
              <w:rPr>
                <w:rFonts w:cs="Arial"/>
                <w:spacing w:val="1"/>
                <w:szCs w:val="20"/>
              </w:rPr>
              <w:t>r</w:t>
            </w:r>
            <w:r>
              <w:rPr>
                <w:rFonts w:cs="Arial"/>
                <w:szCs w:val="20"/>
              </w:rPr>
              <w:t>e</w:t>
            </w:r>
            <w:r>
              <w:rPr>
                <w:rFonts w:cs="Arial"/>
                <w:spacing w:val="-1"/>
                <w:szCs w:val="20"/>
              </w:rPr>
              <w:t xml:space="preserve"> </w:t>
            </w:r>
            <w:r>
              <w:rPr>
                <w:rFonts w:cs="Arial"/>
                <w:szCs w:val="20"/>
              </w:rPr>
              <w:t>wid</w:t>
            </w:r>
            <w:r>
              <w:rPr>
                <w:rFonts w:cs="Arial"/>
                <w:spacing w:val="-1"/>
                <w:szCs w:val="20"/>
              </w:rPr>
              <w:t>e</w:t>
            </w:r>
            <w:r>
              <w:rPr>
                <w:rFonts w:cs="Arial"/>
                <w:spacing w:val="5"/>
                <w:szCs w:val="20"/>
              </w:rPr>
              <w:t>l</w:t>
            </w:r>
            <w:r>
              <w:rPr>
                <w:rFonts w:cs="Arial"/>
                <w:szCs w:val="20"/>
              </w:rPr>
              <w:t>y</w:t>
            </w:r>
            <w:r>
              <w:rPr>
                <w:rFonts w:cs="Arial"/>
                <w:spacing w:val="-5"/>
                <w:szCs w:val="20"/>
              </w:rPr>
              <w:t xml:space="preserve"> </w:t>
            </w:r>
            <w:r>
              <w:rPr>
                <w:rFonts w:cs="Arial"/>
                <w:szCs w:val="20"/>
              </w:rPr>
              <w:t>used</w:t>
            </w:r>
            <w:r>
              <w:rPr>
                <w:rFonts w:cs="Arial"/>
                <w:spacing w:val="-1"/>
                <w:szCs w:val="20"/>
              </w:rPr>
              <w:t xml:space="preserve"> </w:t>
            </w:r>
            <w:r>
              <w:rPr>
                <w:rFonts w:cs="Arial"/>
                <w:szCs w:val="20"/>
              </w:rPr>
              <w:t>in</w:t>
            </w:r>
            <w:r>
              <w:rPr>
                <w:rFonts w:cs="Arial"/>
                <w:spacing w:val="2"/>
                <w:szCs w:val="20"/>
              </w:rPr>
              <w:t xml:space="preserve"> </w:t>
            </w:r>
            <w:r>
              <w:rPr>
                <w:rFonts w:cs="Arial"/>
                <w:szCs w:val="20"/>
              </w:rPr>
              <w:t>busin</w:t>
            </w:r>
            <w:r>
              <w:rPr>
                <w:rFonts w:cs="Arial"/>
                <w:spacing w:val="-1"/>
                <w:szCs w:val="20"/>
              </w:rPr>
              <w:t>e</w:t>
            </w:r>
            <w:r>
              <w:rPr>
                <w:rFonts w:cs="Arial"/>
                <w:szCs w:val="20"/>
              </w:rPr>
              <w:t>ss applic</w:t>
            </w:r>
            <w:r>
              <w:rPr>
                <w:rFonts w:cs="Arial"/>
                <w:spacing w:val="-2"/>
                <w:szCs w:val="20"/>
              </w:rPr>
              <w:t>a</w:t>
            </w:r>
            <w:r>
              <w:rPr>
                <w:rFonts w:cs="Arial"/>
                <w:szCs w:val="20"/>
              </w:rPr>
              <w:t>tions.</w:t>
            </w:r>
          </w:p>
        </w:tc>
      </w:tr>
      <w:tr w:rsidR="00743B95" w14:paraId="22DFEB67" w14:textId="77777777">
        <w:trPr>
          <w:cantSplit/>
        </w:trPr>
        <w:tc>
          <w:tcPr>
            <w:tcW w:w="3352" w:type="dxa"/>
            <w:tcBorders>
              <w:top w:val="single" w:sz="6" w:space="0" w:color="auto"/>
              <w:left w:val="single" w:sz="4" w:space="0" w:color="auto"/>
              <w:bottom w:val="single" w:sz="6" w:space="0" w:color="auto"/>
              <w:right w:val="single" w:sz="6" w:space="0" w:color="auto"/>
            </w:tcBorders>
          </w:tcPr>
          <w:p w14:paraId="5601EEA8" w14:textId="77777777" w:rsidR="00743B95" w:rsidRDefault="00890E0E">
            <w:pPr>
              <w:pStyle w:val="TableEntry"/>
              <w:rPr>
                <w:rFonts w:cs="Arial"/>
                <w:szCs w:val="20"/>
              </w:rPr>
            </w:pPr>
            <w:r>
              <w:rPr>
                <w:rFonts w:cs="Arial"/>
                <w:szCs w:val="20"/>
              </w:rPr>
              <w:lastRenderedPageBreak/>
              <w:t>Discr</w:t>
            </w:r>
            <w:r>
              <w:rPr>
                <w:rFonts w:cs="Arial"/>
                <w:spacing w:val="-2"/>
                <w:szCs w:val="20"/>
              </w:rPr>
              <w:t>e</w:t>
            </w:r>
            <w:r>
              <w:rPr>
                <w:rFonts w:cs="Arial"/>
                <w:szCs w:val="20"/>
              </w:rPr>
              <w:t>tionary A</w:t>
            </w:r>
            <w:r>
              <w:rPr>
                <w:rFonts w:cs="Arial"/>
                <w:spacing w:val="-1"/>
                <w:szCs w:val="20"/>
              </w:rPr>
              <w:t>cce</w:t>
            </w:r>
            <w:r>
              <w:rPr>
                <w:rFonts w:cs="Arial"/>
                <w:szCs w:val="20"/>
              </w:rPr>
              <w:t>ss C</w:t>
            </w:r>
            <w:r>
              <w:rPr>
                <w:rFonts w:cs="Arial"/>
                <w:spacing w:val="2"/>
                <w:szCs w:val="20"/>
              </w:rPr>
              <w:t>o</w:t>
            </w:r>
            <w:r>
              <w:rPr>
                <w:rFonts w:cs="Arial"/>
                <w:szCs w:val="20"/>
              </w:rPr>
              <w:t xml:space="preserve">ntrol </w:t>
            </w:r>
            <w:r>
              <w:rPr>
                <w:rFonts w:cs="Arial"/>
                <w:spacing w:val="-1"/>
                <w:szCs w:val="20"/>
              </w:rPr>
              <w:t>(</w:t>
            </w:r>
            <w:r>
              <w:rPr>
                <w:rFonts w:cs="Arial"/>
                <w:szCs w:val="20"/>
              </w:rPr>
              <w:t>DAC)</w:t>
            </w:r>
          </w:p>
        </w:tc>
        <w:tc>
          <w:tcPr>
            <w:tcW w:w="5760" w:type="dxa"/>
            <w:tcBorders>
              <w:top w:val="single" w:sz="6" w:space="0" w:color="auto"/>
              <w:left w:val="single" w:sz="6" w:space="0" w:color="auto"/>
              <w:bottom w:val="single" w:sz="6" w:space="0" w:color="auto"/>
              <w:right w:val="single" w:sz="4" w:space="0" w:color="auto"/>
            </w:tcBorders>
          </w:tcPr>
          <w:p w14:paraId="232D7B4D" w14:textId="77777777" w:rsidR="00743B95" w:rsidRDefault="00890E0E">
            <w:pPr>
              <w:pStyle w:val="TableEntry"/>
              <w:rPr>
                <w:rFonts w:cs="Arial"/>
                <w:szCs w:val="20"/>
              </w:rPr>
            </w:pPr>
            <w:r>
              <w:rPr>
                <w:rFonts w:cs="Arial"/>
                <w:szCs w:val="20"/>
              </w:rPr>
              <w:t>A m</w:t>
            </w:r>
            <w:r>
              <w:rPr>
                <w:rFonts w:cs="Arial"/>
                <w:spacing w:val="-1"/>
                <w:szCs w:val="20"/>
              </w:rPr>
              <w:t>ea</w:t>
            </w:r>
            <w:r>
              <w:rPr>
                <w:rFonts w:cs="Arial"/>
                <w:szCs w:val="20"/>
              </w:rPr>
              <w:t xml:space="preserve">ns of </w:t>
            </w:r>
            <w:r>
              <w:rPr>
                <w:rFonts w:cs="Arial"/>
                <w:spacing w:val="-2"/>
                <w:szCs w:val="20"/>
              </w:rPr>
              <w:t>r</w:t>
            </w:r>
            <w:r>
              <w:rPr>
                <w:rFonts w:cs="Arial"/>
                <w:spacing w:val="-1"/>
                <w:szCs w:val="20"/>
              </w:rPr>
              <w:t>e</w:t>
            </w:r>
            <w:r>
              <w:rPr>
                <w:rFonts w:cs="Arial"/>
                <w:szCs w:val="20"/>
              </w:rPr>
              <w:t>stricti</w:t>
            </w:r>
            <w:r>
              <w:rPr>
                <w:rFonts w:cs="Arial"/>
                <w:spacing w:val="2"/>
                <w:szCs w:val="20"/>
              </w:rPr>
              <w:t>n</w:t>
            </w:r>
            <w:r>
              <w:rPr>
                <w:rFonts w:cs="Arial"/>
                <w:szCs w:val="20"/>
              </w:rPr>
              <w:t>g</w:t>
            </w:r>
            <w:r>
              <w:rPr>
                <w:rFonts w:cs="Arial"/>
                <w:spacing w:val="-3"/>
                <w:szCs w:val="20"/>
              </w:rPr>
              <w:t xml:space="preserve"> </w:t>
            </w:r>
            <w:r>
              <w:rPr>
                <w:rFonts w:cs="Arial"/>
                <w:spacing w:val="1"/>
                <w:szCs w:val="20"/>
              </w:rPr>
              <w:t>a</w:t>
            </w:r>
            <w:r>
              <w:rPr>
                <w:rFonts w:cs="Arial"/>
                <w:spacing w:val="-1"/>
                <w:szCs w:val="20"/>
              </w:rPr>
              <w:t>cce</w:t>
            </w:r>
            <w:r>
              <w:rPr>
                <w:rFonts w:cs="Arial"/>
                <w:szCs w:val="20"/>
              </w:rPr>
              <w:t>ss to o</w:t>
            </w:r>
            <w:r>
              <w:rPr>
                <w:rFonts w:cs="Arial"/>
                <w:spacing w:val="2"/>
                <w:szCs w:val="20"/>
              </w:rPr>
              <w:t>b</w:t>
            </w:r>
            <w:r>
              <w:rPr>
                <w:rFonts w:cs="Arial"/>
                <w:szCs w:val="20"/>
              </w:rPr>
              <w:t>je</w:t>
            </w:r>
            <w:r>
              <w:rPr>
                <w:rFonts w:cs="Arial"/>
                <w:spacing w:val="-2"/>
                <w:szCs w:val="20"/>
              </w:rPr>
              <w:t>c</w:t>
            </w:r>
            <w:r>
              <w:rPr>
                <w:rFonts w:cs="Arial"/>
                <w:szCs w:val="20"/>
              </w:rPr>
              <w:t>ts bas</w:t>
            </w:r>
            <w:r>
              <w:rPr>
                <w:rFonts w:cs="Arial"/>
                <w:spacing w:val="-1"/>
                <w:szCs w:val="20"/>
              </w:rPr>
              <w:t>e</w:t>
            </w:r>
            <w:r>
              <w:rPr>
                <w:rFonts w:cs="Arial"/>
                <w:szCs w:val="20"/>
              </w:rPr>
              <w:t>d on the identi</w:t>
            </w:r>
            <w:r>
              <w:rPr>
                <w:rFonts w:cs="Arial"/>
                <w:spacing w:val="3"/>
                <w:szCs w:val="20"/>
              </w:rPr>
              <w:t>t</w:t>
            </w:r>
            <w:r>
              <w:rPr>
                <w:rFonts w:cs="Arial"/>
                <w:szCs w:val="20"/>
              </w:rPr>
              <w:t>y</w:t>
            </w:r>
            <w:r>
              <w:rPr>
                <w:rFonts w:cs="Arial"/>
                <w:spacing w:val="-5"/>
                <w:szCs w:val="20"/>
              </w:rPr>
              <w:t xml:space="preserve"> </w:t>
            </w:r>
            <w:r>
              <w:rPr>
                <w:rFonts w:cs="Arial"/>
                <w:szCs w:val="20"/>
              </w:rPr>
              <w:t>of subj</w:t>
            </w:r>
            <w:r>
              <w:rPr>
                <w:rFonts w:cs="Arial"/>
                <w:spacing w:val="-1"/>
                <w:szCs w:val="20"/>
              </w:rPr>
              <w:t>ec</w:t>
            </w:r>
            <w:r>
              <w:rPr>
                <w:rFonts w:cs="Arial"/>
                <w:szCs w:val="20"/>
              </w:rPr>
              <w:t>ts and/</w:t>
            </w:r>
            <w:r>
              <w:rPr>
                <w:rFonts w:cs="Arial"/>
                <w:spacing w:val="2"/>
                <w:szCs w:val="20"/>
              </w:rPr>
              <w:t>o</w:t>
            </w:r>
            <w:r>
              <w:rPr>
                <w:rFonts w:cs="Arial"/>
                <w:szCs w:val="20"/>
              </w:rPr>
              <w:t>r g</w:t>
            </w:r>
            <w:r>
              <w:rPr>
                <w:rFonts w:cs="Arial"/>
                <w:spacing w:val="-2"/>
                <w:szCs w:val="20"/>
              </w:rPr>
              <w:t>r</w:t>
            </w:r>
            <w:r>
              <w:rPr>
                <w:rFonts w:cs="Arial"/>
                <w:szCs w:val="20"/>
              </w:rPr>
              <w:t>oups to whi</w:t>
            </w:r>
            <w:r>
              <w:rPr>
                <w:rFonts w:cs="Arial"/>
                <w:spacing w:val="-1"/>
                <w:szCs w:val="20"/>
              </w:rPr>
              <w:t>c</w:t>
            </w:r>
            <w:r>
              <w:rPr>
                <w:rFonts w:cs="Arial"/>
                <w:szCs w:val="20"/>
              </w:rPr>
              <w:t>h th</w:t>
            </w:r>
            <w:r>
              <w:rPr>
                <w:rFonts w:cs="Arial"/>
                <w:spacing w:val="4"/>
                <w:szCs w:val="20"/>
              </w:rPr>
              <w:t>e</w:t>
            </w:r>
            <w:r>
              <w:rPr>
                <w:rFonts w:cs="Arial"/>
                <w:szCs w:val="20"/>
              </w:rPr>
              <w:t>y</w:t>
            </w:r>
            <w:r>
              <w:rPr>
                <w:rFonts w:cs="Arial"/>
                <w:spacing w:val="-5"/>
                <w:szCs w:val="20"/>
              </w:rPr>
              <w:t xml:space="preserve"> </w:t>
            </w:r>
            <w:r>
              <w:rPr>
                <w:rFonts w:cs="Arial"/>
                <w:szCs w:val="20"/>
              </w:rPr>
              <w:t>b</w:t>
            </w:r>
            <w:r>
              <w:rPr>
                <w:rFonts w:cs="Arial"/>
                <w:spacing w:val="1"/>
                <w:szCs w:val="20"/>
              </w:rPr>
              <w:t>e</w:t>
            </w:r>
            <w:r>
              <w:rPr>
                <w:rFonts w:cs="Arial"/>
                <w:szCs w:val="20"/>
              </w:rPr>
              <w:t>lo</w:t>
            </w:r>
            <w:r>
              <w:rPr>
                <w:rFonts w:cs="Arial"/>
                <w:spacing w:val="2"/>
                <w:szCs w:val="20"/>
              </w:rPr>
              <w:t>n</w:t>
            </w:r>
            <w:r>
              <w:rPr>
                <w:rFonts w:cs="Arial"/>
                <w:spacing w:val="-3"/>
                <w:szCs w:val="20"/>
              </w:rPr>
              <w:t>g</w:t>
            </w:r>
            <w:r>
              <w:rPr>
                <w:rFonts w:cs="Arial"/>
                <w:szCs w:val="20"/>
              </w:rPr>
              <w:t>.</w:t>
            </w:r>
            <w:r>
              <w:rPr>
                <w:rFonts w:cs="Arial"/>
                <w:spacing w:val="60"/>
                <w:szCs w:val="20"/>
              </w:rPr>
              <w:t xml:space="preserve"> </w:t>
            </w:r>
            <w:r>
              <w:rPr>
                <w:rFonts w:cs="Arial"/>
                <w:szCs w:val="20"/>
              </w:rPr>
              <w:t>Those</w:t>
            </w:r>
            <w:r>
              <w:rPr>
                <w:rFonts w:cs="Arial"/>
                <w:spacing w:val="1"/>
                <w:szCs w:val="20"/>
              </w:rPr>
              <w:t xml:space="preserve"> </w:t>
            </w:r>
            <w:r>
              <w:rPr>
                <w:rFonts w:cs="Arial"/>
                <w:spacing w:val="-1"/>
                <w:szCs w:val="20"/>
              </w:rPr>
              <w:t>c</w:t>
            </w:r>
            <w:r>
              <w:rPr>
                <w:rFonts w:cs="Arial"/>
                <w:szCs w:val="20"/>
              </w:rPr>
              <w:t>ontrols a</w:t>
            </w:r>
            <w:r>
              <w:rPr>
                <w:rFonts w:cs="Arial"/>
                <w:spacing w:val="-2"/>
                <w:szCs w:val="20"/>
              </w:rPr>
              <w:t>r</w:t>
            </w:r>
            <w:r>
              <w:rPr>
                <w:rFonts w:cs="Arial"/>
                <w:szCs w:val="20"/>
              </w:rPr>
              <w:t>e</w:t>
            </w:r>
            <w:r>
              <w:rPr>
                <w:rFonts w:cs="Arial"/>
                <w:spacing w:val="1"/>
                <w:szCs w:val="20"/>
              </w:rPr>
              <w:t xml:space="preserve"> </w:t>
            </w:r>
            <w:r>
              <w:rPr>
                <w:rFonts w:cs="Arial"/>
                <w:szCs w:val="20"/>
              </w:rPr>
              <w:t>disc</w:t>
            </w:r>
            <w:r>
              <w:rPr>
                <w:rFonts w:cs="Arial"/>
                <w:spacing w:val="-1"/>
                <w:szCs w:val="20"/>
              </w:rPr>
              <w:t>re</w:t>
            </w:r>
            <w:r>
              <w:rPr>
                <w:rFonts w:cs="Arial"/>
                <w:szCs w:val="20"/>
              </w:rPr>
              <w:t>tion</w:t>
            </w:r>
            <w:r>
              <w:rPr>
                <w:rFonts w:cs="Arial"/>
                <w:spacing w:val="-1"/>
                <w:szCs w:val="20"/>
              </w:rPr>
              <w:t>a</w:t>
            </w:r>
            <w:r>
              <w:rPr>
                <w:rFonts w:cs="Arial"/>
                <w:spacing w:val="3"/>
                <w:szCs w:val="20"/>
              </w:rPr>
              <w:t>r</w:t>
            </w:r>
            <w:r>
              <w:rPr>
                <w:rFonts w:cs="Arial"/>
                <w:szCs w:val="20"/>
              </w:rPr>
              <w:t>y in the</w:t>
            </w:r>
            <w:r>
              <w:rPr>
                <w:rFonts w:cs="Arial"/>
                <w:spacing w:val="-1"/>
                <w:szCs w:val="20"/>
              </w:rPr>
              <w:t xml:space="preserve"> </w:t>
            </w:r>
            <w:r>
              <w:rPr>
                <w:rFonts w:cs="Arial"/>
                <w:szCs w:val="20"/>
              </w:rPr>
              <w:t>sense</w:t>
            </w:r>
            <w:r>
              <w:rPr>
                <w:rFonts w:cs="Arial"/>
                <w:spacing w:val="-2"/>
                <w:szCs w:val="20"/>
              </w:rPr>
              <w:t xml:space="preserve"> </w:t>
            </w:r>
            <w:r>
              <w:rPr>
                <w:rFonts w:cs="Arial"/>
                <w:szCs w:val="20"/>
              </w:rPr>
              <w:t>that a</w:t>
            </w:r>
            <w:r>
              <w:rPr>
                <w:rFonts w:cs="Arial"/>
                <w:spacing w:val="-1"/>
                <w:szCs w:val="20"/>
              </w:rPr>
              <w:t xml:space="preserve"> </w:t>
            </w:r>
            <w:r>
              <w:rPr>
                <w:rFonts w:cs="Arial"/>
                <w:szCs w:val="20"/>
              </w:rPr>
              <w:t>subj</w:t>
            </w:r>
            <w:r>
              <w:rPr>
                <w:rFonts w:cs="Arial"/>
                <w:spacing w:val="-1"/>
                <w:szCs w:val="20"/>
              </w:rPr>
              <w:t>ec</w:t>
            </w:r>
            <w:r>
              <w:rPr>
                <w:rFonts w:cs="Arial"/>
                <w:szCs w:val="20"/>
              </w:rPr>
              <w:t>t</w:t>
            </w:r>
            <w:r>
              <w:rPr>
                <w:rFonts w:cs="Arial"/>
                <w:spacing w:val="2"/>
                <w:szCs w:val="20"/>
              </w:rPr>
              <w:t xml:space="preserve"> </w:t>
            </w:r>
            <w:r>
              <w:rPr>
                <w:rFonts w:cs="Arial"/>
                <w:szCs w:val="20"/>
              </w:rPr>
              <w:t xml:space="preserve">with </w:t>
            </w:r>
            <w:r>
              <w:rPr>
                <w:rFonts w:cs="Arial"/>
                <w:spacing w:val="-2"/>
                <w:szCs w:val="20"/>
              </w:rPr>
              <w:t>c</w:t>
            </w:r>
            <w:r>
              <w:rPr>
                <w:rFonts w:cs="Arial"/>
                <w:spacing w:val="-1"/>
                <w:szCs w:val="20"/>
              </w:rPr>
              <w:t>e</w:t>
            </w:r>
            <w:r>
              <w:rPr>
                <w:rFonts w:cs="Arial"/>
                <w:szCs w:val="20"/>
              </w:rPr>
              <w:t>rt</w:t>
            </w:r>
            <w:r>
              <w:rPr>
                <w:rFonts w:cs="Arial"/>
                <w:spacing w:val="-2"/>
                <w:szCs w:val="20"/>
              </w:rPr>
              <w:t>a</w:t>
            </w:r>
            <w:r>
              <w:rPr>
                <w:rFonts w:cs="Arial"/>
                <w:szCs w:val="20"/>
              </w:rPr>
              <w:t>in</w:t>
            </w:r>
            <w:r>
              <w:rPr>
                <w:rFonts w:cs="Arial"/>
                <w:spacing w:val="2"/>
                <w:szCs w:val="20"/>
              </w:rPr>
              <w:t xml:space="preserve"> </w:t>
            </w:r>
            <w:r>
              <w:rPr>
                <w:rFonts w:cs="Arial"/>
                <w:spacing w:val="-1"/>
                <w:szCs w:val="20"/>
              </w:rPr>
              <w:t>ac</w:t>
            </w:r>
            <w:r>
              <w:rPr>
                <w:rFonts w:cs="Arial"/>
                <w:spacing w:val="1"/>
                <w:szCs w:val="20"/>
              </w:rPr>
              <w:t>c</w:t>
            </w:r>
            <w:r>
              <w:rPr>
                <w:rFonts w:cs="Arial"/>
                <w:spacing w:val="-1"/>
                <w:szCs w:val="20"/>
              </w:rPr>
              <w:t>e</w:t>
            </w:r>
            <w:r>
              <w:rPr>
                <w:rFonts w:cs="Arial"/>
                <w:szCs w:val="20"/>
              </w:rPr>
              <w:t xml:space="preserve">ss permission is </w:t>
            </w:r>
            <w:r>
              <w:rPr>
                <w:rFonts w:cs="Arial"/>
                <w:spacing w:val="-1"/>
                <w:szCs w:val="20"/>
              </w:rPr>
              <w:t>ca</w:t>
            </w:r>
            <w:r>
              <w:rPr>
                <w:rFonts w:cs="Arial"/>
                <w:szCs w:val="20"/>
              </w:rPr>
              <w:t>p</w:t>
            </w:r>
            <w:r>
              <w:rPr>
                <w:rFonts w:cs="Arial"/>
                <w:spacing w:val="-1"/>
                <w:szCs w:val="20"/>
              </w:rPr>
              <w:t>a</w:t>
            </w:r>
            <w:r>
              <w:rPr>
                <w:rFonts w:cs="Arial"/>
                <w:szCs w:val="20"/>
              </w:rPr>
              <w:t>ble of</w:t>
            </w:r>
            <w:r>
              <w:rPr>
                <w:rFonts w:cs="Arial"/>
                <w:spacing w:val="-2"/>
                <w:szCs w:val="20"/>
              </w:rPr>
              <w:t xml:space="preserve"> </w:t>
            </w:r>
            <w:r>
              <w:rPr>
                <w:rFonts w:cs="Arial"/>
                <w:szCs w:val="20"/>
              </w:rPr>
              <w:t>p</w:t>
            </w:r>
            <w:r>
              <w:rPr>
                <w:rFonts w:cs="Arial"/>
                <w:spacing w:val="-1"/>
                <w:szCs w:val="20"/>
              </w:rPr>
              <w:t>a</w:t>
            </w:r>
            <w:r>
              <w:rPr>
                <w:rFonts w:cs="Arial"/>
                <w:spacing w:val="2"/>
                <w:szCs w:val="20"/>
              </w:rPr>
              <w:t>s</w:t>
            </w:r>
            <w:r>
              <w:rPr>
                <w:rFonts w:cs="Arial"/>
                <w:szCs w:val="20"/>
              </w:rPr>
              <w:t>sing</w:t>
            </w:r>
            <w:r>
              <w:rPr>
                <w:rFonts w:cs="Arial"/>
                <w:spacing w:val="-2"/>
                <w:szCs w:val="20"/>
              </w:rPr>
              <w:t xml:space="preserve"> </w:t>
            </w:r>
            <w:r>
              <w:rPr>
                <w:rFonts w:cs="Arial"/>
                <w:szCs w:val="20"/>
              </w:rPr>
              <w:t>that p</w:t>
            </w:r>
            <w:r>
              <w:rPr>
                <w:rFonts w:cs="Arial"/>
                <w:spacing w:val="-1"/>
                <w:szCs w:val="20"/>
              </w:rPr>
              <w:t>e</w:t>
            </w:r>
            <w:r>
              <w:rPr>
                <w:rFonts w:cs="Arial"/>
                <w:szCs w:val="20"/>
              </w:rPr>
              <w:t>rmission (p</w:t>
            </w:r>
            <w:r>
              <w:rPr>
                <w:rFonts w:cs="Arial"/>
                <w:spacing w:val="-2"/>
                <w:szCs w:val="20"/>
              </w:rPr>
              <w:t>e</w:t>
            </w:r>
            <w:r>
              <w:rPr>
                <w:rFonts w:cs="Arial"/>
                <w:szCs w:val="20"/>
              </w:rPr>
              <w:t>rh</w:t>
            </w:r>
            <w:r>
              <w:rPr>
                <w:rFonts w:cs="Arial"/>
                <w:spacing w:val="-2"/>
                <w:szCs w:val="20"/>
              </w:rPr>
              <w:t>a</w:t>
            </w:r>
            <w:r>
              <w:rPr>
                <w:rFonts w:cs="Arial"/>
                <w:szCs w:val="20"/>
              </w:rPr>
              <w:t>ps indi</w:t>
            </w:r>
            <w:r>
              <w:rPr>
                <w:rFonts w:cs="Arial"/>
                <w:spacing w:val="1"/>
                <w:szCs w:val="20"/>
              </w:rPr>
              <w:t>r</w:t>
            </w:r>
            <w:r>
              <w:rPr>
                <w:rFonts w:cs="Arial"/>
                <w:spacing w:val="-1"/>
                <w:szCs w:val="20"/>
              </w:rPr>
              <w:t>ec</w:t>
            </w:r>
            <w:r>
              <w:rPr>
                <w:rFonts w:cs="Arial"/>
                <w:szCs w:val="20"/>
              </w:rPr>
              <w:t>t</w:t>
            </w:r>
            <w:r>
              <w:rPr>
                <w:rFonts w:cs="Arial"/>
                <w:spacing w:val="3"/>
                <w:szCs w:val="20"/>
              </w:rPr>
              <w:t>l</w:t>
            </w:r>
            <w:r>
              <w:rPr>
                <w:rFonts w:cs="Arial"/>
                <w:spacing w:val="-5"/>
                <w:szCs w:val="20"/>
              </w:rPr>
              <w:t>y</w:t>
            </w:r>
            <w:r>
              <w:rPr>
                <w:rFonts w:cs="Arial"/>
                <w:szCs w:val="20"/>
              </w:rPr>
              <w:t>)</w:t>
            </w:r>
            <w:r>
              <w:rPr>
                <w:rFonts w:cs="Arial"/>
                <w:spacing w:val="1"/>
                <w:szCs w:val="20"/>
              </w:rPr>
              <w:t xml:space="preserve"> </w:t>
            </w:r>
            <w:r>
              <w:rPr>
                <w:rFonts w:cs="Arial"/>
                <w:szCs w:val="20"/>
              </w:rPr>
              <w:t>on to a</w:t>
            </w:r>
            <w:r>
              <w:rPr>
                <w:rFonts w:cs="Arial"/>
                <w:spacing w:val="4"/>
                <w:szCs w:val="20"/>
              </w:rPr>
              <w:t>n</w:t>
            </w:r>
            <w:r>
              <w:rPr>
                <w:rFonts w:cs="Arial"/>
                <w:szCs w:val="20"/>
              </w:rPr>
              <w:t>y</w:t>
            </w:r>
            <w:r>
              <w:rPr>
                <w:rFonts w:cs="Arial"/>
                <w:spacing w:val="-5"/>
                <w:szCs w:val="20"/>
              </w:rPr>
              <w:t xml:space="preserve"> </w:t>
            </w:r>
            <w:r>
              <w:rPr>
                <w:rFonts w:cs="Arial"/>
                <w:szCs w:val="20"/>
              </w:rPr>
              <w:t>other</w:t>
            </w:r>
            <w:r>
              <w:rPr>
                <w:rFonts w:cs="Arial"/>
                <w:spacing w:val="-2"/>
                <w:szCs w:val="20"/>
              </w:rPr>
              <w:t xml:space="preserve"> </w:t>
            </w:r>
            <w:r>
              <w:rPr>
                <w:rFonts w:cs="Arial"/>
                <w:szCs w:val="20"/>
              </w:rPr>
              <w:t>su</w:t>
            </w:r>
            <w:r>
              <w:rPr>
                <w:rFonts w:cs="Arial"/>
                <w:spacing w:val="2"/>
                <w:szCs w:val="20"/>
              </w:rPr>
              <w:t>b</w:t>
            </w:r>
            <w:r>
              <w:rPr>
                <w:rFonts w:cs="Arial"/>
                <w:szCs w:val="20"/>
              </w:rPr>
              <w:t>je</w:t>
            </w:r>
            <w:r>
              <w:rPr>
                <w:rFonts w:cs="Arial"/>
                <w:spacing w:val="-2"/>
                <w:szCs w:val="20"/>
              </w:rPr>
              <w:t>c</w:t>
            </w:r>
            <w:r>
              <w:rPr>
                <w:rFonts w:cs="Arial"/>
                <w:szCs w:val="20"/>
              </w:rPr>
              <w:t>t.</w:t>
            </w:r>
          </w:p>
        </w:tc>
      </w:tr>
      <w:tr w:rsidR="00743B95" w14:paraId="0DE34F03" w14:textId="77777777">
        <w:trPr>
          <w:cantSplit/>
        </w:trPr>
        <w:tc>
          <w:tcPr>
            <w:tcW w:w="3352" w:type="dxa"/>
            <w:tcBorders>
              <w:top w:val="single" w:sz="6" w:space="0" w:color="auto"/>
              <w:left w:val="single" w:sz="4" w:space="0" w:color="auto"/>
              <w:bottom w:val="single" w:sz="6" w:space="0" w:color="auto"/>
              <w:right w:val="single" w:sz="6" w:space="0" w:color="auto"/>
            </w:tcBorders>
          </w:tcPr>
          <w:p w14:paraId="03568B44" w14:textId="77777777" w:rsidR="00743B95" w:rsidRDefault="00890E0E">
            <w:pPr>
              <w:pStyle w:val="TableEntry"/>
              <w:rPr>
                <w:rFonts w:cs="Arial"/>
                <w:szCs w:val="20"/>
              </w:rPr>
            </w:pPr>
            <w:r>
              <w:rPr>
                <w:rFonts w:cs="Arial"/>
                <w:szCs w:val="20"/>
              </w:rPr>
              <w:t>Entity</w:t>
            </w:r>
          </w:p>
        </w:tc>
        <w:tc>
          <w:tcPr>
            <w:tcW w:w="5760" w:type="dxa"/>
            <w:tcBorders>
              <w:top w:val="single" w:sz="6" w:space="0" w:color="auto"/>
              <w:left w:val="single" w:sz="6" w:space="0" w:color="auto"/>
              <w:bottom w:val="single" w:sz="6" w:space="0" w:color="auto"/>
              <w:right w:val="single" w:sz="4" w:space="0" w:color="auto"/>
            </w:tcBorders>
          </w:tcPr>
          <w:p w14:paraId="2A294FB3" w14:textId="77777777" w:rsidR="00743B95" w:rsidRDefault="00890E0E">
            <w:pPr>
              <w:pStyle w:val="TableEntry"/>
              <w:rPr>
                <w:rFonts w:cs="Arial"/>
                <w:szCs w:val="20"/>
              </w:rPr>
            </w:pPr>
            <w:r>
              <w:rPr>
                <w:rFonts w:cs="Arial"/>
                <w:szCs w:val="20"/>
              </w:rPr>
              <w:t>A subje</w:t>
            </w:r>
            <w:r>
              <w:rPr>
                <w:rFonts w:cs="Arial"/>
                <w:spacing w:val="-2"/>
                <w:szCs w:val="20"/>
              </w:rPr>
              <w:t>c</w:t>
            </w:r>
            <w:r>
              <w:rPr>
                <w:rFonts w:cs="Arial"/>
                <w:szCs w:val="20"/>
              </w:rPr>
              <w:t>t, obj</w:t>
            </w:r>
            <w:r>
              <w:rPr>
                <w:rFonts w:cs="Arial"/>
                <w:spacing w:val="-1"/>
                <w:szCs w:val="20"/>
              </w:rPr>
              <w:t>ec</w:t>
            </w:r>
            <w:r>
              <w:rPr>
                <w:rFonts w:cs="Arial"/>
                <w:szCs w:val="20"/>
              </w:rPr>
              <w:t>t, user</w:t>
            </w:r>
            <w:r>
              <w:rPr>
                <w:rFonts w:cs="Arial"/>
                <w:spacing w:val="-1"/>
                <w:szCs w:val="20"/>
              </w:rPr>
              <w:t xml:space="preserve"> </w:t>
            </w:r>
            <w:r>
              <w:rPr>
                <w:rFonts w:cs="Arial"/>
                <w:szCs w:val="20"/>
              </w:rPr>
              <w:t xml:space="preserve">or </w:t>
            </w:r>
            <w:r>
              <w:rPr>
                <w:rFonts w:cs="Arial"/>
                <w:spacing w:val="-2"/>
                <w:szCs w:val="20"/>
              </w:rPr>
              <w:t>a</w:t>
            </w:r>
            <w:r>
              <w:rPr>
                <w:rFonts w:cs="Arial"/>
                <w:szCs w:val="20"/>
              </w:rPr>
              <w:t>noth</w:t>
            </w:r>
            <w:r>
              <w:rPr>
                <w:rFonts w:cs="Arial"/>
                <w:spacing w:val="1"/>
                <w:szCs w:val="20"/>
              </w:rPr>
              <w:t>e</w:t>
            </w:r>
            <w:r>
              <w:rPr>
                <w:rFonts w:cs="Arial"/>
                <w:szCs w:val="20"/>
              </w:rPr>
              <w:t>r</w:t>
            </w:r>
            <w:r>
              <w:rPr>
                <w:rFonts w:cs="Arial"/>
                <w:spacing w:val="1"/>
                <w:szCs w:val="20"/>
              </w:rPr>
              <w:t xml:space="preserve"> </w:t>
            </w:r>
            <w:r>
              <w:rPr>
                <w:rFonts w:cs="Arial"/>
                <w:szCs w:val="20"/>
              </w:rPr>
              <w:t>IT d</w:t>
            </w:r>
            <w:r>
              <w:rPr>
                <w:rFonts w:cs="Arial"/>
                <w:spacing w:val="-2"/>
                <w:szCs w:val="20"/>
              </w:rPr>
              <w:t>e</w:t>
            </w:r>
            <w:r>
              <w:rPr>
                <w:rFonts w:cs="Arial"/>
                <w:szCs w:val="20"/>
              </w:rPr>
              <w:t>v</w:t>
            </w:r>
            <w:r>
              <w:rPr>
                <w:rFonts w:cs="Arial"/>
                <w:spacing w:val="2"/>
                <w:szCs w:val="20"/>
              </w:rPr>
              <w:t>i</w:t>
            </w:r>
            <w:r>
              <w:rPr>
                <w:rFonts w:cs="Arial"/>
                <w:spacing w:val="-1"/>
                <w:szCs w:val="20"/>
              </w:rPr>
              <w:t>ce</w:t>
            </w:r>
            <w:r>
              <w:rPr>
                <w:rFonts w:cs="Arial"/>
                <w:szCs w:val="20"/>
              </w:rPr>
              <w:t>, whi</w:t>
            </w:r>
            <w:r>
              <w:rPr>
                <w:rFonts w:cs="Arial"/>
                <w:spacing w:val="-1"/>
                <w:szCs w:val="20"/>
              </w:rPr>
              <w:t>c</w:t>
            </w:r>
            <w:r>
              <w:rPr>
                <w:rFonts w:cs="Arial"/>
                <w:szCs w:val="20"/>
              </w:rPr>
              <w:t>h int</w:t>
            </w:r>
            <w:r>
              <w:rPr>
                <w:rFonts w:cs="Arial"/>
                <w:spacing w:val="-1"/>
                <w:szCs w:val="20"/>
              </w:rPr>
              <w:t>e</w:t>
            </w:r>
            <w:r>
              <w:rPr>
                <w:rFonts w:cs="Arial"/>
                <w:spacing w:val="1"/>
                <w:szCs w:val="20"/>
              </w:rPr>
              <w:t>r</w:t>
            </w:r>
            <w:r>
              <w:rPr>
                <w:rFonts w:cs="Arial"/>
                <w:spacing w:val="-1"/>
                <w:szCs w:val="20"/>
              </w:rPr>
              <w:t>ac</w:t>
            </w:r>
            <w:r>
              <w:rPr>
                <w:rFonts w:cs="Arial"/>
                <w:szCs w:val="20"/>
              </w:rPr>
              <w:t>ts with</w:t>
            </w:r>
            <w:r>
              <w:rPr>
                <w:rFonts w:cs="Arial"/>
                <w:spacing w:val="2"/>
                <w:szCs w:val="20"/>
              </w:rPr>
              <w:t xml:space="preserve"> </w:t>
            </w:r>
            <w:r>
              <w:rPr>
                <w:rFonts w:cs="Arial"/>
                <w:szCs w:val="20"/>
              </w:rPr>
              <w:t>TOE</w:t>
            </w:r>
            <w:r>
              <w:rPr>
                <w:rFonts w:cs="Arial"/>
                <w:spacing w:val="-1"/>
                <w:szCs w:val="20"/>
              </w:rPr>
              <w:t xml:space="preserve"> </w:t>
            </w:r>
            <w:r>
              <w:rPr>
                <w:rFonts w:cs="Arial"/>
                <w:szCs w:val="20"/>
              </w:rPr>
              <w:t>obje</w:t>
            </w:r>
            <w:r>
              <w:rPr>
                <w:rFonts w:cs="Arial"/>
                <w:spacing w:val="-2"/>
                <w:szCs w:val="20"/>
              </w:rPr>
              <w:t>c</w:t>
            </w:r>
            <w:r>
              <w:rPr>
                <w:rFonts w:cs="Arial"/>
                <w:szCs w:val="20"/>
              </w:rPr>
              <w:t>ts, dat</w:t>
            </w:r>
            <w:r>
              <w:rPr>
                <w:rFonts w:cs="Arial"/>
                <w:spacing w:val="-1"/>
                <w:szCs w:val="20"/>
              </w:rPr>
              <w:t>a</w:t>
            </w:r>
            <w:r>
              <w:rPr>
                <w:rFonts w:cs="Arial"/>
                <w:szCs w:val="20"/>
              </w:rPr>
              <w:t xml:space="preserve">, </w:t>
            </w:r>
            <w:r>
              <w:rPr>
                <w:rFonts w:cs="Arial"/>
                <w:spacing w:val="2"/>
                <w:szCs w:val="20"/>
              </w:rPr>
              <w:t>o</w:t>
            </w:r>
            <w:r>
              <w:rPr>
                <w:rFonts w:cs="Arial"/>
                <w:szCs w:val="20"/>
              </w:rPr>
              <w:t>r r</w:t>
            </w:r>
            <w:r>
              <w:rPr>
                <w:rFonts w:cs="Arial"/>
                <w:spacing w:val="-2"/>
                <w:szCs w:val="20"/>
              </w:rPr>
              <w:t>e</w:t>
            </w:r>
            <w:r>
              <w:rPr>
                <w:rFonts w:cs="Arial"/>
                <w:szCs w:val="20"/>
              </w:rPr>
              <w:t>sourc</w:t>
            </w:r>
            <w:r>
              <w:rPr>
                <w:rFonts w:cs="Arial"/>
                <w:spacing w:val="-1"/>
                <w:szCs w:val="20"/>
              </w:rPr>
              <w:t>e</w:t>
            </w:r>
            <w:r>
              <w:rPr>
                <w:rFonts w:cs="Arial"/>
                <w:szCs w:val="20"/>
              </w:rPr>
              <w:t>s.</w:t>
            </w:r>
          </w:p>
        </w:tc>
      </w:tr>
      <w:tr w:rsidR="00743B95" w14:paraId="446B0D50" w14:textId="77777777">
        <w:trPr>
          <w:cantSplit/>
        </w:trPr>
        <w:tc>
          <w:tcPr>
            <w:tcW w:w="3352" w:type="dxa"/>
            <w:tcBorders>
              <w:top w:val="single" w:sz="6" w:space="0" w:color="auto"/>
              <w:left w:val="single" w:sz="4" w:space="0" w:color="auto"/>
              <w:bottom w:val="single" w:sz="6" w:space="0" w:color="auto"/>
              <w:right w:val="single" w:sz="6" w:space="0" w:color="auto"/>
            </w:tcBorders>
          </w:tcPr>
          <w:p w14:paraId="645AD66B" w14:textId="77777777" w:rsidR="00743B95" w:rsidRDefault="00890E0E">
            <w:pPr>
              <w:pStyle w:val="TableEntry"/>
              <w:rPr>
                <w:rFonts w:cs="Arial"/>
                <w:szCs w:val="20"/>
              </w:rPr>
            </w:pPr>
            <w:r>
              <w:rPr>
                <w:rFonts w:cs="Arial"/>
                <w:szCs w:val="20"/>
              </w:rPr>
              <w:t>External IT entity</w:t>
            </w:r>
          </w:p>
        </w:tc>
        <w:tc>
          <w:tcPr>
            <w:tcW w:w="5760" w:type="dxa"/>
            <w:tcBorders>
              <w:top w:val="single" w:sz="6" w:space="0" w:color="auto"/>
              <w:left w:val="single" w:sz="6" w:space="0" w:color="auto"/>
              <w:bottom w:val="single" w:sz="6" w:space="0" w:color="auto"/>
              <w:right w:val="single" w:sz="4" w:space="0" w:color="auto"/>
            </w:tcBorders>
          </w:tcPr>
          <w:p w14:paraId="0BE0A6C8" w14:textId="77777777" w:rsidR="00743B95" w:rsidRDefault="00890E0E">
            <w:pPr>
              <w:pStyle w:val="TableEntry"/>
              <w:rPr>
                <w:rFonts w:cs="Arial"/>
                <w:szCs w:val="20"/>
              </w:rPr>
            </w:pPr>
            <w:r>
              <w:rPr>
                <w:rFonts w:cs="Arial"/>
                <w:szCs w:val="20"/>
              </w:rPr>
              <w:t>A</w:t>
            </w:r>
            <w:r>
              <w:rPr>
                <w:rFonts w:cs="Arial"/>
                <w:spacing w:val="1"/>
                <w:szCs w:val="20"/>
              </w:rPr>
              <w:t>n</w:t>
            </w:r>
            <w:r>
              <w:rPr>
                <w:rFonts w:cs="Arial"/>
                <w:szCs w:val="20"/>
              </w:rPr>
              <w:t>y</w:t>
            </w:r>
            <w:r>
              <w:rPr>
                <w:rFonts w:cs="Arial"/>
                <w:spacing w:val="-5"/>
                <w:szCs w:val="20"/>
              </w:rPr>
              <w:t xml:space="preserve"> </w:t>
            </w:r>
            <w:r>
              <w:rPr>
                <w:rFonts w:cs="Arial"/>
                <w:szCs w:val="20"/>
              </w:rPr>
              <w:t>trus</w:t>
            </w:r>
            <w:r>
              <w:rPr>
                <w:rFonts w:cs="Arial"/>
                <w:spacing w:val="1"/>
                <w:szCs w:val="20"/>
              </w:rPr>
              <w:t>t</w:t>
            </w:r>
            <w:r>
              <w:rPr>
                <w:rFonts w:cs="Arial"/>
                <w:spacing w:val="-1"/>
                <w:szCs w:val="20"/>
              </w:rPr>
              <w:t>e</w:t>
            </w:r>
            <w:r>
              <w:rPr>
                <w:rFonts w:cs="Arial"/>
                <w:szCs w:val="20"/>
              </w:rPr>
              <w:t>d</w:t>
            </w:r>
            <w:r>
              <w:rPr>
                <w:rFonts w:cs="Arial"/>
                <w:spacing w:val="2"/>
                <w:szCs w:val="20"/>
              </w:rPr>
              <w:t xml:space="preserve"> </w:t>
            </w:r>
            <w:r>
              <w:rPr>
                <w:rFonts w:cs="Arial"/>
                <w:szCs w:val="20"/>
              </w:rPr>
              <w:t>In</w:t>
            </w:r>
            <w:r>
              <w:rPr>
                <w:rFonts w:cs="Arial"/>
                <w:spacing w:val="-1"/>
                <w:szCs w:val="20"/>
              </w:rPr>
              <w:t>f</w:t>
            </w:r>
            <w:r>
              <w:rPr>
                <w:rFonts w:cs="Arial"/>
                <w:szCs w:val="20"/>
              </w:rPr>
              <w:t>o</w:t>
            </w:r>
            <w:r>
              <w:rPr>
                <w:rFonts w:cs="Arial"/>
                <w:spacing w:val="-1"/>
                <w:szCs w:val="20"/>
              </w:rPr>
              <w:t>r</w:t>
            </w:r>
            <w:r>
              <w:rPr>
                <w:rFonts w:cs="Arial"/>
                <w:szCs w:val="20"/>
              </w:rPr>
              <w:t>mation T</w:t>
            </w:r>
            <w:r>
              <w:rPr>
                <w:rFonts w:cs="Arial"/>
                <w:spacing w:val="1"/>
                <w:szCs w:val="20"/>
              </w:rPr>
              <w:t>ec</w:t>
            </w:r>
            <w:r>
              <w:rPr>
                <w:rFonts w:cs="Arial"/>
                <w:szCs w:val="20"/>
              </w:rPr>
              <w:t>hnolo</w:t>
            </w:r>
            <w:r>
              <w:rPr>
                <w:rFonts w:cs="Arial"/>
                <w:spacing w:val="2"/>
                <w:szCs w:val="20"/>
              </w:rPr>
              <w:t>g</w:t>
            </w:r>
            <w:r>
              <w:rPr>
                <w:rFonts w:cs="Arial"/>
                <w:szCs w:val="20"/>
              </w:rPr>
              <w:t>y</w:t>
            </w:r>
            <w:r>
              <w:rPr>
                <w:rFonts w:cs="Arial"/>
                <w:spacing w:val="-5"/>
                <w:szCs w:val="20"/>
              </w:rPr>
              <w:t xml:space="preserve"> </w:t>
            </w:r>
            <w:r>
              <w:rPr>
                <w:rFonts w:cs="Arial"/>
                <w:spacing w:val="1"/>
                <w:szCs w:val="20"/>
              </w:rPr>
              <w:t>(</w:t>
            </w:r>
            <w:r>
              <w:rPr>
                <w:rFonts w:cs="Arial"/>
                <w:szCs w:val="20"/>
              </w:rPr>
              <w:t>I</w:t>
            </w:r>
            <w:r>
              <w:rPr>
                <w:rFonts w:cs="Arial"/>
                <w:spacing w:val="1"/>
                <w:szCs w:val="20"/>
              </w:rPr>
              <w:t>T</w:t>
            </w:r>
            <w:r>
              <w:rPr>
                <w:rFonts w:cs="Arial"/>
                <w:szCs w:val="20"/>
              </w:rPr>
              <w:t>) p</w:t>
            </w:r>
            <w:r>
              <w:rPr>
                <w:rFonts w:cs="Arial"/>
                <w:spacing w:val="-2"/>
                <w:szCs w:val="20"/>
              </w:rPr>
              <w:t>r</w:t>
            </w:r>
            <w:r>
              <w:rPr>
                <w:rFonts w:cs="Arial"/>
                <w:szCs w:val="20"/>
              </w:rPr>
              <w:t>od</w:t>
            </w:r>
            <w:r>
              <w:rPr>
                <w:rFonts w:cs="Arial"/>
                <w:spacing w:val="2"/>
                <w:szCs w:val="20"/>
              </w:rPr>
              <w:t>u</w:t>
            </w:r>
            <w:r>
              <w:rPr>
                <w:rFonts w:cs="Arial"/>
                <w:spacing w:val="-1"/>
                <w:szCs w:val="20"/>
              </w:rPr>
              <w:t>c</w:t>
            </w:r>
            <w:r>
              <w:rPr>
                <w:rFonts w:cs="Arial"/>
                <w:szCs w:val="20"/>
              </w:rPr>
              <w:t xml:space="preserve">t or </w:t>
            </w:r>
            <w:r>
              <w:rPr>
                <w:rFonts w:cs="Arial"/>
                <w:spacing w:val="2"/>
                <w:szCs w:val="20"/>
              </w:rPr>
              <w:t>s</w:t>
            </w:r>
            <w:r>
              <w:rPr>
                <w:rFonts w:cs="Arial"/>
                <w:spacing w:val="-5"/>
                <w:szCs w:val="20"/>
              </w:rPr>
              <w:t>y</w:t>
            </w:r>
            <w:r>
              <w:rPr>
                <w:rFonts w:cs="Arial"/>
                <w:spacing w:val="2"/>
                <w:szCs w:val="20"/>
              </w:rPr>
              <w:t>s</w:t>
            </w:r>
            <w:r>
              <w:rPr>
                <w:rFonts w:cs="Arial"/>
                <w:szCs w:val="20"/>
              </w:rPr>
              <w:t>tem, outside of</w:t>
            </w:r>
            <w:r>
              <w:rPr>
                <w:rFonts w:cs="Arial"/>
                <w:spacing w:val="-2"/>
                <w:szCs w:val="20"/>
              </w:rPr>
              <w:t xml:space="preserve"> </w:t>
            </w:r>
            <w:r>
              <w:rPr>
                <w:rFonts w:cs="Arial"/>
                <w:szCs w:val="20"/>
              </w:rPr>
              <w:t>the TO</w:t>
            </w:r>
            <w:r>
              <w:rPr>
                <w:rFonts w:cs="Arial"/>
                <w:spacing w:val="-1"/>
                <w:szCs w:val="20"/>
              </w:rPr>
              <w:t>E</w:t>
            </w:r>
            <w:r>
              <w:rPr>
                <w:rFonts w:cs="Arial"/>
                <w:szCs w:val="20"/>
              </w:rPr>
              <w:t>, whi</w:t>
            </w:r>
            <w:r>
              <w:rPr>
                <w:rFonts w:cs="Arial"/>
                <w:spacing w:val="-1"/>
                <w:szCs w:val="20"/>
              </w:rPr>
              <w:t>c</w:t>
            </w:r>
            <w:r>
              <w:rPr>
                <w:rFonts w:cs="Arial"/>
                <w:szCs w:val="20"/>
              </w:rPr>
              <w:t>h m</w:t>
            </w:r>
            <w:r>
              <w:rPr>
                <w:rFonts w:cs="Arial"/>
                <w:spacing w:val="4"/>
                <w:szCs w:val="20"/>
              </w:rPr>
              <w:t>a</w:t>
            </w:r>
            <w:r>
              <w:rPr>
                <w:rFonts w:cs="Arial"/>
                <w:spacing w:val="-5"/>
                <w:szCs w:val="20"/>
              </w:rPr>
              <w:t>y</w:t>
            </w:r>
            <w:r>
              <w:rPr>
                <w:rFonts w:cs="Arial"/>
                <w:szCs w:val="20"/>
              </w:rPr>
              <w:t xml:space="preserve">, in </w:t>
            </w:r>
            <w:r>
              <w:rPr>
                <w:rFonts w:cs="Arial"/>
                <w:spacing w:val="1"/>
                <w:szCs w:val="20"/>
              </w:rPr>
              <w:t>a</w:t>
            </w:r>
            <w:r>
              <w:rPr>
                <w:rFonts w:cs="Arial"/>
                <w:spacing w:val="-1"/>
                <w:szCs w:val="20"/>
              </w:rPr>
              <w:t>cc</w:t>
            </w:r>
            <w:r>
              <w:rPr>
                <w:rFonts w:cs="Arial"/>
                <w:spacing w:val="2"/>
                <w:szCs w:val="20"/>
              </w:rPr>
              <w:t>o</w:t>
            </w:r>
            <w:r>
              <w:rPr>
                <w:rFonts w:cs="Arial"/>
                <w:szCs w:val="20"/>
              </w:rPr>
              <w:t>rd</w:t>
            </w:r>
            <w:r>
              <w:rPr>
                <w:rFonts w:cs="Arial"/>
                <w:spacing w:val="-2"/>
                <w:szCs w:val="20"/>
              </w:rPr>
              <w:t>a</w:t>
            </w:r>
            <w:r>
              <w:rPr>
                <w:rFonts w:cs="Arial"/>
                <w:szCs w:val="20"/>
              </w:rPr>
              <w:t>n</w:t>
            </w:r>
            <w:r>
              <w:rPr>
                <w:rFonts w:cs="Arial"/>
                <w:spacing w:val="-1"/>
                <w:szCs w:val="20"/>
              </w:rPr>
              <w:t>c</w:t>
            </w:r>
            <w:r>
              <w:rPr>
                <w:rFonts w:cs="Arial"/>
                <w:szCs w:val="20"/>
              </w:rPr>
              <w:t>e</w:t>
            </w:r>
            <w:r>
              <w:rPr>
                <w:rFonts w:cs="Arial"/>
                <w:spacing w:val="1"/>
                <w:szCs w:val="20"/>
              </w:rPr>
              <w:t xml:space="preserve"> </w:t>
            </w:r>
            <w:r>
              <w:rPr>
                <w:rFonts w:cs="Arial"/>
                <w:szCs w:val="20"/>
              </w:rPr>
              <w:t>with the</w:t>
            </w:r>
            <w:r>
              <w:rPr>
                <w:rFonts w:cs="Arial"/>
                <w:spacing w:val="-1"/>
                <w:szCs w:val="20"/>
              </w:rPr>
              <w:t xml:space="preserve"> </w:t>
            </w:r>
            <w:r>
              <w:rPr>
                <w:rFonts w:cs="Arial"/>
                <w:spacing w:val="1"/>
                <w:szCs w:val="20"/>
              </w:rPr>
              <w:t>access control policy</w:t>
            </w:r>
            <w:r>
              <w:rPr>
                <w:rFonts w:cs="Arial"/>
                <w:szCs w:val="20"/>
              </w:rPr>
              <w:t>, p</w:t>
            </w:r>
            <w:r>
              <w:rPr>
                <w:rFonts w:cs="Arial"/>
                <w:spacing w:val="-1"/>
                <w:szCs w:val="20"/>
              </w:rPr>
              <w:t>e</w:t>
            </w:r>
            <w:r>
              <w:rPr>
                <w:rFonts w:cs="Arial"/>
                <w:szCs w:val="20"/>
              </w:rPr>
              <w:t>r</w:t>
            </w:r>
            <w:r>
              <w:rPr>
                <w:rFonts w:cs="Arial"/>
                <w:spacing w:val="-2"/>
                <w:szCs w:val="20"/>
              </w:rPr>
              <w:t>f</w:t>
            </w:r>
            <w:r>
              <w:rPr>
                <w:rFonts w:cs="Arial"/>
                <w:szCs w:val="20"/>
              </w:rPr>
              <w:t>o</w:t>
            </w:r>
            <w:r>
              <w:rPr>
                <w:rFonts w:cs="Arial"/>
                <w:spacing w:val="-1"/>
                <w:szCs w:val="20"/>
              </w:rPr>
              <w:t>r</w:t>
            </w:r>
            <w:r>
              <w:rPr>
                <w:rFonts w:cs="Arial"/>
                <w:szCs w:val="20"/>
              </w:rPr>
              <w:t>m an op</w:t>
            </w:r>
            <w:r>
              <w:rPr>
                <w:rFonts w:cs="Arial"/>
                <w:spacing w:val="-2"/>
                <w:szCs w:val="20"/>
              </w:rPr>
              <w:t>e</w:t>
            </w:r>
            <w:r>
              <w:rPr>
                <w:rFonts w:cs="Arial"/>
                <w:spacing w:val="1"/>
                <w:szCs w:val="20"/>
              </w:rPr>
              <w:t>r</w:t>
            </w:r>
            <w:r>
              <w:rPr>
                <w:rFonts w:cs="Arial"/>
                <w:spacing w:val="-1"/>
                <w:szCs w:val="20"/>
              </w:rPr>
              <w:t>a</w:t>
            </w:r>
            <w:r>
              <w:rPr>
                <w:rFonts w:cs="Arial"/>
                <w:szCs w:val="20"/>
              </w:rPr>
              <w:t>tion.</w:t>
            </w:r>
          </w:p>
        </w:tc>
      </w:tr>
      <w:tr w:rsidR="00743B95" w14:paraId="4E04E22C" w14:textId="77777777">
        <w:trPr>
          <w:cantSplit/>
        </w:trPr>
        <w:tc>
          <w:tcPr>
            <w:tcW w:w="3352" w:type="dxa"/>
            <w:tcBorders>
              <w:top w:val="single" w:sz="6" w:space="0" w:color="auto"/>
              <w:left w:val="single" w:sz="4" w:space="0" w:color="auto"/>
              <w:bottom w:val="single" w:sz="6" w:space="0" w:color="auto"/>
              <w:right w:val="single" w:sz="6" w:space="0" w:color="auto"/>
            </w:tcBorders>
          </w:tcPr>
          <w:p w14:paraId="59EA9AEA" w14:textId="77777777" w:rsidR="00743B95" w:rsidRDefault="00890E0E">
            <w:pPr>
              <w:pStyle w:val="TableEntry"/>
              <w:rPr>
                <w:rFonts w:cs="Arial"/>
                <w:szCs w:val="20"/>
              </w:rPr>
            </w:pPr>
            <w:r>
              <w:rPr>
                <w:rFonts w:cs="Arial"/>
                <w:szCs w:val="20"/>
              </w:rPr>
              <w:t>Group</w:t>
            </w:r>
          </w:p>
        </w:tc>
        <w:tc>
          <w:tcPr>
            <w:tcW w:w="5760" w:type="dxa"/>
            <w:tcBorders>
              <w:top w:val="single" w:sz="6" w:space="0" w:color="auto"/>
              <w:left w:val="single" w:sz="6" w:space="0" w:color="auto"/>
              <w:bottom w:val="single" w:sz="6" w:space="0" w:color="auto"/>
              <w:right w:val="single" w:sz="4" w:space="0" w:color="auto"/>
            </w:tcBorders>
          </w:tcPr>
          <w:p w14:paraId="1845EF95" w14:textId="77777777" w:rsidR="00743B95" w:rsidRDefault="00890E0E">
            <w:pPr>
              <w:pStyle w:val="TableEntry"/>
              <w:rPr>
                <w:rFonts w:cs="Arial"/>
                <w:szCs w:val="20"/>
              </w:rPr>
            </w:pPr>
            <w:r>
              <w:rPr>
                <w:rFonts w:cs="Arial"/>
                <w:szCs w:val="20"/>
              </w:rPr>
              <w:t>A group is a defined set. It is often used to describe a defined set of users.</w:t>
            </w:r>
          </w:p>
        </w:tc>
      </w:tr>
      <w:tr w:rsidR="00743B95" w14:paraId="65EB3D1B" w14:textId="77777777">
        <w:trPr>
          <w:cantSplit/>
        </w:trPr>
        <w:tc>
          <w:tcPr>
            <w:tcW w:w="3352" w:type="dxa"/>
            <w:tcBorders>
              <w:top w:val="single" w:sz="6" w:space="0" w:color="auto"/>
              <w:left w:val="single" w:sz="4" w:space="0" w:color="auto"/>
              <w:bottom w:val="single" w:sz="6" w:space="0" w:color="auto"/>
              <w:right w:val="single" w:sz="6" w:space="0" w:color="auto"/>
            </w:tcBorders>
          </w:tcPr>
          <w:p w14:paraId="2C6590EC" w14:textId="77777777" w:rsidR="00743B95" w:rsidRDefault="00890E0E">
            <w:pPr>
              <w:pStyle w:val="TableEntry"/>
              <w:rPr>
                <w:rFonts w:cs="Arial"/>
                <w:szCs w:val="20"/>
              </w:rPr>
            </w:pPr>
            <w:r>
              <w:rPr>
                <w:rFonts w:cs="Arial"/>
                <w:szCs w:val="20"/>
              </w:rPr>
              <w:t>Identity</w:t>
            </w:r>
          </w:p>
        </w:tc>
        <w:tc>
          <w:tcPr>
            <w:tcW w:w="5760" w:type="dxa"/>
            <w:tcBorders>
              <w:top w:val="single" w:sz="6" w:space="0" w:color="auto"/>
              <w:left w:val="single" w:sz="6" w:space="0" w:color="auto"/>
              <w:bottom w:val="single" w:sz="6" w:space="0" w:color="auto"/>
              <w:right w:val="single" w:sz="4" w:space="0" w:color="auto"/>
            </w:tcBorders>
          </w:tcPr>
          <w:p w14:paraId="4F756688" w14:textId="77777777" w:rsidR="00743B95" w:rsidRDefault="00890E0E">
            <w:pPr>
              <w:pStyle w:val="TableEntry"/>
              <w:rPr>
                <w:rFonts w:cs="Arial"/>
                <w:szCs w:val="20"/>
              </w:rPr>
            </w:pPr>
            <w:r>
              <w:rPr>
                <w:rFonts w:cs="Arial"/>
                <w:szCs w:val="20"/>
              </w:rPr>
              <w:t>A representation (e.g., a string) uniquely identifying an authorized user, which can either be the full or abbreviated name of that user or a pseudonym.</w:t>
            </w:r>
          </w:p>
        </w:tc>
      </w:tr>
      <w:tr w:rsidR="00743B95" w14:paraId="61A120FB" w14:textId="77777777">
        <w:trPr>
          <w:cantSplit/>
        </w:trPr>
        <w:tc>
          <w:tcPr>
            <w:tcW w:w="3352" w:type="dxa"/>
            <w:tcBorders>
              <w:top w:val="single" w:sz="6" w:space="0" w:color="auto"/>
              <w:left w:val="single" w:sz="4" w:space="0" w:color="auto"/>
              <w:bottom w:val="single" w:sz="6" w:space="0" w:color="auto"/>
              <w:right w:val="single" w:sz="6" w:space="0" w:color="auto"/>
            </w:tcBorders>
          </w:tcPr>
          <w:p w14:paraId="0C941C83" w14:textId="77777777" w:rsidR="00743B95" w:rsidRDefault="00890E0E">
            <w:pPr>
              <w:pStyle w:val="TableEntry"/>
              <w:rPr>
                <w:rFonts w:cs="Arial"/>
                <w:szCs w:val="20"/>
              </w:rPr>
            </w:pPr>
            <w:r>
              <w:rPr>
                <w:rFonts w:cs="Arial"/>
                <w:szCs w:val="20"/>
              </w:rPr>
              <w:t>Integrity</w:t>
            </w:r>
          </w:p>
        </w:tc>
        <w:tc>
          <w:tcPr>
            <w:tcW w:w="5760" w:type="dxa"/>
            <w:tcBorders>
              <w:top w:val="single" w:sz="6" w:space="0" w:color="auto"/>
              <w:left w:val="single" w:sz="6" w:space="0" w:color="auto"/>
              <w:bottom w:val="single" w:sz="6" w:space="0" w:color="auto"/>
              <w:right w:val="single" w:sz="4" w:space="0" w:color="auto"/>
            </w:tcBorders>
          </w:tcPr>
          <w:p w14:paraId="2916900E" w14:textId="77777777" w:rsidR="00743B95" w:rsidRDefault="00890E0E">
            <w:pPr>
              <w:pStyle w:val="TableEntry"/>
              <w:rPr>
                <w:rFonts w:cs="Arial"/>
                <w:szCs w:val="20"/>
              </w:rPr>
            </w:pPr>
            <w:r>
              <w:rPr>
                <w:rFonts w:cs="Arial"/>
                <w:szCs w:val="20"/>
              </w:rPr>
              <w:t>A s</w:t>
            </w:r>
            <w:r>
              <w:rPr>
                <w:rFonts w:cs="Arial"/>
                <w:spacing w:val="-2"/>
                <w:szCs w:val="20"/>
              </w:rPr>
              <w:t>e</w:t>
            </w:r>
            <w:r>
              <w:rPr>
                <w:rFonts w:cs="Arial"/>
                <w:spacing w:val="-1"/>
                <w:szCs w:val="20"/>
              </w:rPr>
              <w:t>c</w:t>
            </w:r>
            <w:r>
              <w:rPr>
                <w:rFonts w:cs="Arial"/>
                <w:szCs w:val="20"/>
              </w:rPr>
              <w:t>u</w:t>
            </w:r>
            <w:r>
              <w:rPr>
                <w:rFonts w:cs="Arial"/>
                <w:spacing w:val="-1"/>
                <w:szCs w:val="20"/>
              </w:rPr>
              <w:t>r</w:t>
            </w:r>
            <w:r>
              <w:rPr>
                <w:rFonts w:cs="Arial"/>
                <w:szCs w:val="20"/>
              </w:rPr>
              <w:t>i</w:t>
            </w:r>
            <w:r>
              <w:rPr>
                <w:rFonts w:cs="Arial"/>
                <w:spacing w:val="3"/>
                <w:szCs w:val="20"/>
              </w:rPr>
              <w:t>t</w:t>
            </w:r>
            <w:r>
              <w:rPr>
                <w:rFonts w:cs="Arial"/>
                <w:szCs w:val="20"/>
              </w:rPr>
              <w:t>y</w:t>
            </w:r>
            <w:r>
              <w:rPr>
                <w:rFonts w:cs="Arial"/>
                <w:spacing w:val="-5"/>
                <w:szCs w:val="20"/>
              </w:rPr>
              <w:t xml:space="preserve"> </w:t>
            </w:r>
            <w:r>
              <w:rPr>
                <w:rFonts w:cs="Arial"/>
                <w:szCs w:val="20"/>
              </w:rPr>
              <w:t>po</w:t>
            </w:r>
            <w:r>
              <w:rPr>
                <w:rFonts w:cs="Arial"/>
                <w:spacing w:val="2"/>
                <w:szCs w:val="20"/>
              </w:rPr>
              <w:t>l</w:t>
            </w:r>
            <w:r>
              <w:rPr>
                <w:rFonts w:cs="Arial"/>
                <w:szCs w:val="20"/>
              </w:rPr>
              <w:t>i</w:t>
            </w:r>
            <w:r>
              <w:rPr>
                <w:rFonts w:cs="Arial"/>
                <w:spacing w:val="1"/>
                <w:szCs w:val="20"/>
              </w:rPr>
              <w:t>c</w:t>
            </w:r>
            <w:r>
              <w:rPr>
                <w:rFonts w:cs="Arial"/>
                <w:szCs w:val="20"/>
              </w:rPr>
              <w:t>y</w:t>
            </w:r>
            <w:r>
              <w:rPr>
                <w:rFonts w:cs="Arial"/>
                <w:spacing w:val="-5"/>
                <w:szCs w:val="20"/>
              </w:rPr>
              <w:t xml:space="preserve"> </w:t>
            </w:r>
            <w:r>
              <w:rPr>
                <w:rFonts w:cs="Arial"/>
                <w:spacing w:val="2"/>
                <w:szCs w:val="20"/>
              </w:rPr>
              <w:t>p</w:t>
            </w:r>
            <w:r>
              <w:rPr>
                <w:rFonts w:cs="Arial"/>
                <w:spacing w:val="-1"/>
                <w:szCs w:val="20"/>
              </w:rPr>
              <w:t>e</w:t>
            </w:r>
            <w:r>
              <w:rPr>
                <w:rFonts w:cs="Arial"/>
                <w:szCs w:val="20"/>
              </w:rPr>
              <w:t>rt</w:t>
            </w:r>
            <w:r>
              <w:rPr>
                <w:rFonts w:cs="Arial"/>
                <w:spacing w:val="-2"/>
                <w:szCs w:val="20"/>
              </w:rPr>
              <w:t>a</w:t>
            </w:r>
            <w:r>
              <w:rPr>
                <w:rFonts w:cs="Arial"/>
                <w:szCs w:val="20"/>
              </w:rPr>
              <w:t>ini</w:t>
            </w:r>
            <w:r>
              <w:rPr>
                <w:rFonts w:cs="Arial"/>
                <w:spacing w:val="2"/>
                <w:szCs w:val="20"/>
              </w:rPr>
              <w:t>n</w:t>
            </w:r>
            <w:r>
              <w:rPr>
                <w:rFonts w:cs="Arial"/>
                <w:szCs w:val="20"/>
              </w:rPr>
              <w:t>g</w:t>
            </w:r>
            <w:r>
              <w:rPr>
                <w:rFonts w:cs="Arial"/>
                <w:spacing w:val="-3"/>
                <w:szCs w:val="20"/>
              </w:rPr>
              <w:t xml:space="preserve"> </w:t>
            </w:r>
            <w:r>
              <w:rPr>
                <w:rFonts w:cs="Arial"/>
                <w:szCs w:val="20"/>
              </w:rPr>
              <w:t>to the</w:t>
            </w:r>
            <w:r>
              <w:rPr>
                <w:rFonts w:cs="Arial"/>
                <w:spacing w:val="-1"/>
                <w:szCs w:val="20"/>
              </w:rPr>
              <w:t xml:space="preserve"> c</w:t>
            </w:r>
            <w:r>
              <w:rPr>
                <w:rFonts w:cs="Arial"/>
                <w:szCs w:val="20"/>
              </w:rPr>
              <w:t>o</w:t>
            </w:r>
            <w:r>
              <w:rPr>
                <w:rFonts w:cs="Arial"/>
                <w:spacing w:val="1"/>
                <w:szCs w:val="20"/>
              </w:rPr>
              <w:t>rr</w:t>
            </w:r>
            <w:r>
              <w:rPr>
                <w:rFonts w:cs="Arial"/>
                <w:szCs w:val="20"/>
              </w:rPr>
              <w:t>uption of</w:t>
            </w:r>
            <w:r>
              <w:rPr>
                <w:rFonts w:cs="Arial"/>
                <w:spacing w:val="-1"/>
                <w:szCs w:val="20"/>
              </w:rPr>
              <w:t xml:space="preserve"> </w:t>
            </w:r>
            <w:r>
              <w:rPr>
                <w:rFonts w:cs="Arial"/>
                <w:szCs w:val="20"/>
              </w:rPr>
              <w:t>d</w:t>
            </w:r>
            <w:r>
              <w:rPr>
                <w:rFonts w:cs="Arial"/>
                <w:spacing w:val="-1"/>
                <w:szCs w:val="20"/>
              </w:rPr>
              <w:t>a</w:t>
            </w:r>
            <w:r>
              <w:rPr>
                <w:rFonts w:cs="Arial"/>
                <w:szCs w:val="20"/>
              </w:rPr>
              <w:t xml:space="preserve">ta </w:t>
            </w:r>
            <w:r>
              <w:rPr>
                <w:rFonts w:cs="Arial"/>
                <w:spacing w:val="-2"/>
                <w:szCs w:val="20"/>
              </w:rPr>
              <w:t>a</w:t>
            </w:r>
            <w:r>
              <w:rPr>
                <w:rFonts w:cs="Arial"/>
                <w:szCs w:val="20"/>
              </w:rPr>
              <w:t>nd TSF me</w:t>
            </w:r>
            <w:r>
              <w:rPr>
                <w:rFonts w:cs="Arial"/>
                <w:spacing w:val="-2"/>
                <w:szCs w:val="20"/>
              </w:rPr>
              <w:t>c</w:t>
            </w:r>
            <w:r>
              <w:rPr>
                <w:rFonts w:cs="Arial"/>
                <w:szCs w:val="20"/>
              </w:rPr>
              <w:t>h</w:t>
            </w:r>
            <w:r>
              <w:rPr>
                <w:rFonts w:cs="Arial"/>
                <w:spacing w:val="-1"/>
                <w:szCs w:val="20"/>
              </w:rPr>
              <w:t>a</w:t>
            </w:r>
            <w:r>
              <w:rPr>
                <w:rFonts w:cs="Arial"/>
                <w:szCs w:val="20"/>
              </w:rPr>
              <w:t>nisms.</w:t>
            </w:r>
          </w:p>
        </w:tc>
      </w:tr>
      <w:tr w:rsidR="00743B95" w14:paraId="7EA2854F" w14:textId="77777777">
        <w:trPr>
          <w:cantSplit/>
        </w:trPr>
        <w:tc>
          <w:tcPr>
            <w:tcW w:w="3352" w:type="dxa"/>
            <w:tcBorders>
              <w:top w:val="single" w:sz="6" w:space="0" w:color="auto"/>
              <w:left w:val="single" w:sz="4" w:space="0" w:color="auto"/>
              <w:bottom w:val="single" w:sz="6" w:space="0" w:color="auto"/>
              <w:right w:val="single" w:sz="6" w:space="0" w:color="auto"/>
            </w:tcBorders>
          </w:tcPr>
          <w:p w14:paraId="7D7B2A5A" w14:textId="77777777" w:rsidR="00743B95" w:rsidRDefault="00890E0E">
            <w:pPr>
              <w:pStyle w:val="TableEntry"/>
              <w:rPr>
                <w:rFonts w:cs="Arial"/>
                <w:szCs w:val="20"/>
              </w:rPr>
            </w:pPr>
            <w:r>
              <w:rPr>
                <w:rFonts w:cs="Arial"/>
                <w:szCs w:val="20"/>
              </w:rPr>
              <w:t>Named Object</w:t>
            </w:r>
          </w:p>
        </w:tc>
        <w:tc>
          <w:tcPr>
            <w:tcW w:w="5760" w:type="dxa"/>
            <w:tcBorders>
              <w:top w:val="single" w:sz="6" w:space="0" w:color="auto"/>
              <w:left w:val="single" w:sz="6" w:space="0" w:color="auto"/>
              <w:bottom w:val="single" w:sz="6" w:space="0" w:color="auto"/>
              <w:right w:val="single" w:sz="4" w:space="0" w:color="auto"/>
            </w:tcBorders>
          </w:tcPr>
          <w:p w14:paraId="7914B17B" w14:textId="77777777" w:rsidR="00743B95" w:rsidRDefault="00890E0E">
            <w:pPr>
              <w:pStyle w:val="TableEntry"/>
              <w:rPr>
                <w:rFonts w:cs="Arial"/>
                <w:szCs w:val="20"/>
              </w:rPr>
            </w:pPr>
            <w:r>
              <w:rPr>
                <w:rFonts w:cs="Arial"/>
                <w:szCs w:val="20"/>
              </w:rPr>
              <w:t>An object that exhibits all of the following characteristics:</w:t>
            </w:r>
          </w:p>
          <w:p w14:paraId="29E9C661" w14:textId="77777777" w:rsidR="00743B95" w:rsidRDefault="00890E0E">
            <w:pPr>
              <w:pStyle w:val="TableEntry"/>
              <w:numPr>
                <w:ilvl w:val="0"/>
                <w:numId w:val="47"/>
              </w:numPr>
              <w:ind w:left="436" w:hanging="270"/>
              <w:rPr>
                <w:rFonts w:cs="Arial"/>
                <w:szCs w:val="20"/>
              </w:rPr>
            </w:pPr>
            <w:r>
              <w:rPr>
                <w:rFonts w:cs="Arial"/>
                <w:szCs w:val="20"/>
              </w:rPr>
              <w:t>The object may be used to transfer information between subjects of differing user and/or group identities within the TSF.</w:t>
            </w:r>
          </w:p>
          <w:p w14:paraId="086C331C" w14:textId="77777777" w:rsidR="00743B95" w:rsidRDefault="00890E0E">
            <w:pPr>
              <w:pStyle w:val="TableEntry"/>
              <w:numPr>
                <w:ilvl w:val="0"/>
                <w:numId w:val="47"/>
              </w:numPr>
              <w:ind w:left="436" w:hanging="270"/>
              <w:rPr>
                <w:rFonts w:cs="Arial"/>
                <w:szCs w:val="20"/>
              </w:rPr>
            </w:pPr>
            <w:r>
              <w:rPr>
                <w:rFonts w:cs="Arial"/>
                <w:szCs w:val="20"/>
              </w:rPr>
              <w:t>Subjects in the TOE must be able to require a specific instance of the object.</w:t>
            </w:r>
          </w:p>
          <w:p w14:paraId="39F171AB" w14:textId="77777777" w:rsidR="00743B95" w:rsidRDefault="00890E0E">
            <w:pPr>
              <w:pStyle w:val="TableEntry"/>
              <w:numPr>
                <w:ilvl w:val="0"/>
                <w:numId w:val="47"/>
              </w:numPr>
              <w:ind w:left="436" w:hanging="270"/>
              <w:rPr>
                <w:rFonts w:cs="Arial"/>
                <w:szCs w:val="20"/>
              </w:rPr>
            </w:pPr>
            <w:r>
              <w:rPr>
                <w:rFonts w:cs="Arial"/>
                <w:szCs w:val="20"/>
              </w:rPr>
              <w:t>The name used to refer to a specific instance of the object must exist in a context that potentially allows subjects with different user and/or group identities to require the same instance of the object.</w:t>
            </w:r>
          </w:p>
        </w:tc>
      </w:tr>
      <w:tr w:rsidR="00743B95" w14:paraId="44FD29F2" w14:textId="77777777">
        <w:trPr>
          <w:cantSplit/>
        </w:trPr>
        <w:tc>
          <w:tcPr>
            <w:tcW w:w="3352" w:type="dxa"/>
            <w:tcBorders>
              <w:top w:val="single" w:sz="6" w:space="0" w:color="auto"/>
              <w:left w:val="single" w:sz="4" w:space="0" w:color="auto"/>
              <w:bottom w:val="single" w:sz="6" w:space="0" w:color="auto"/>
              <w:right w:val="single" w:sz="6" w:space="0" w:color="auto"/>
            </w:tcBorders>
          </w:tcPr>
          <w:p w14:paraId="3BE11FE3" w14:textId="77777777" w:rsidR="00743B95" w:rsidRDefault="00890E0E">
            <w:pPr>
              <w:pStyle w:val="TableEntry"/>
              <w:rPr>
                <w:rFonts w:cs="Arial"/>
                <w:szCs w:val="20"/>
              </w:rPr>
            </w:pPr>
            <w:r>
              <w:rPr>
                <w:rFonts w:cs="Arial"/>
                <w:szCs w:val="20"/>
              </w:rPr>
              <w:t>Object</w:t>
            </w:r>
          </w:p>
        </w:tc>
        <w:tc>
          <w:tcPr>
            <w:tcW w:w="5760" w:type="dxa"/>
            <w:tcBorders>
              <w:top w:val="single" w:sz="6" w:space="0" w:color="auto"/>
              <w:left w:val="single" w:sz="6" w:space="0" w:color="auto"/>
              <w:bottom w:val="single" w:sz="6" w:space="0" w:color="auto"/>
              <w:right w:val="single" w:sz="4" w:space="0" w:color="auto"/>
            </w:tcBorders>
          </w:tcPr>
          <w:p w14:paraId="4691086D" w14:textId="77777777" w:rsidR="00743B95" w:rsidRDefault="00890E0E">
            <w:pPr>
              <w:pStyle w:val="TableEntry"/>
              <w:rPr>
                <w:rFonts w:cs="Arial"/>
                <w:szCs w:val="20"/>
              </w:rPr>
            </w:pPr>
            <w:r>
              <w:rPr>
                <w:rFonts w:cs="Arial"/>
                <w:szCs w:val="20"/>
              </w:rPr>
              <w:t xml:space="preserve">An </w:t>
            </w:r>
            <w:r>
              <w:rPr>
                <w:rFonts w:cs="Arial"/>
                <w:spacing w:val="-2"/>
                <w:szCs w:val="20"/>
              </w:rPr>
              <w:t>e</w:t>
            </w:r>
            <w:r>
              <w:rPr>
                <w:rFonts w:cs="Arial"/>
                <w:szCs w:val="20"/>
              </w:rPr>
              <w:t>nti</w:t>
            </w:r>
            <w:r>
              <w:rPr>
                <w:rFonts w:cs="Arial"/>
                <w:spacing w:val="5"/>
                <w:szCs w:val="20"/>
              </w:rPr>
              <w:t>t</w:t>
            </w:r>
            <w:r>
              <w:rPr>
                <w:rFonts w:cs="Arial"/>
                <w:szCs w:val="20"/>
              </w:rPr>
              <w:t>y</w:t>
            </w:r>
            <w:r>
              <w:rPr>
                <w:rFonts w:cs="Arial"/>
                <w:spacing w:val="-5"/>
                <w:szCs w:val="20"/>
              </w:rPr>
              <w:t xml:space="preserve"> </w:t>
            </w:r>
            <w:r>
              <w:rPr>
                <w:rFonts w:cs="Arial"/>
                <w:szCs w:val="20"/>
              </w:rPr>
              <w:t xml:space="preserve">that </w:t>
            </w:r>
            <w:r>
              <w:rPr>
                <w:rFonts w:cs="Arial"/>
                <w:spacing w:val="-1"/>
                <w:szCs w:val="20"/>
              </w:rPr>
              <w:t>c</w:t>
            </w:r>
            <w:r>
              <w:rPr>
                <w:rFonts w:cs="Arial"/>
                <w:szCs w:val="20"/>
              </w:rPr>
              <w:t xml:space="preserve">ontains or </w:t>
            </w:r>
            <w:r>
              <w:rPr>
                <w:rFonts w:cs="Arial"/>
                <w:spacing w:val="-2"/>
                <w:szCs w:val="20"/>
              </w:rPr>
              <w:t>r</w:t>
            </w:r>
            <w:r>
              <w:rPr>
                <w:rFonts w:cs="Arial"/>
                <w:spacing w:val="-1"/>
                <w:szCs w:val="20"/>
              </w:rPr>
              <w:t>ece</w:t>
            </w:r>
            <w:r>
              <w:rPr>
                <w:rFonts w:cs="Arial"/>
                <w:szCs w:val="20"/>
              </w:rPr>
              <w:t>i</w:t>
            </w:r>
            <w:r>
              <w:rPr>
                <w:rFonts w:cs="Arial"/>
                <w:spacing w:val="2"/>
                <w:szCs w:val="20"/>
              </w:rPr>
              <w:t>v</w:t>
            </w:r>
            <w:r>
              <w:rPr>
                <w:rFonts w:cs="Arial"/>
                <w:spacing w:val="-1"/>
                <w:szCs w:val="20"/>
              </w:rPr>
              <w:t>e</w:t>
            </w:r>
            <w:r>
              <w:rPr>
                <w:rFonts w:cs="Arial"/>
                <w:szCs w:val="20"/>
              </w:rPr>
              <w:t>s info</w:t>
            </w:r>
            <w:r>
              <w:rPr>
                <w:rFonts w:cs="Arial"/>
                <w:spacing w:val="-1"/>
                <w:szCs w:val="20"/>
              </w:rPr>
              <w:t>r</w:t>
            </w:r>
            <w:r>
              <w:rPr>
                <w:rFonts w:cs="Arial"/>
                <w:szCs w:val="20"/>
              </w:rPr>
              <w:t>mation and</w:t>
            </w:r>
            <w:r>
              <w:rPr>
                <w:rFonts w:cs="Arial"/>
                <w:spacing w:val="1"/>
                <w:szCs w:val="20"/>
              </w:rPr>
              <w:t xml:space="preserve"> </w:t>
            </w:r>
            <w:r>
              <w:rPr>
                <w:rFonts w:cs="Arial"/>
                <w:szCs w:val="20"/>
              </w:rPr>
              <w:t>upon whi</w:t>
            </w:r>
            <w:r>
              <w:rPr>
                <w:rFonts w:cs="Arial"/>
                <w:spacing w:val="-1"/>
                <w:szCs w:val="20"/>
              </w:rPr>
              <w:t>c</w:t>
            </w:r>
            <w:r>
              <w:rPr>
                <w:rFonts w:cs="Arial"/>
                <w:szCs w:val="20"/>
              </w:rPr>
              <w:t>h subj</w:t>
            </w:r>
            <w:r>
              <w:rPr>
                <w:rFonts w:cs="Arial"/>
                <w:spacing w:val="-1"/>
                <w:szCs w:val="20"/>
              </w:rPr>
              <w:t>ec</w:t>
            </w:r>
            <w:r>
              <w:rPr>
                <w:rFonts w:cs="Arial"/>
                <w:szCs w:val="20"/>
              </w:rPr>
              <w:t>ts p</w:t>
            </w:r>
            <w:r>
              <w:rPr>
                <w:rFonts w:cs="Arial"/>
                <w:spacing w:val="-1"/>
                <w:szCs w:val="20"/>
              </w:rPr>
              <w:t>e</w:t>
            </w:r>
            <w:r>
              <w:rPr>
                <w:rFonts w:cs="Arial"/>
                <w:szCs w:val="20"/>
              </w:rPr>
              <w:t>r</w:t>
            </w:r>
            <w:r>
              <w:rPr>
                <w:rFonts w:cs="Arial"/>
                <w:spacing w:val="-2"/>
                <w:szCs w:val="20"/>
              </w:rPr>
              <w:t>f</w:t>
            </w:r>
            <w:r>
              <w:rPr>
                <w:rFonts w:cs="Arial"/>
                <w:szCs w:val="20"/>
              </w:rPr>
              <w:t>o</w:t>
            </w:r>
            <w:r>
              <w:rPr>
                <w:rFonts w:cs="Arial"/>
                <w:spacing w:val="-1"/>
                <w:szCs w:val="20"/>
              </w:rPr>
              <w:t>r</w:t>
            </w:r>
            <w:r>
              <w:rPr>
                <w:rFonts w:cs="Arial"/>
                <w:szCs w:val="20"/>
              </w:rPr>
              <w:t>m op</w:t>
            </w:r>
            <w:r>
              <w:rPr>
                <w:rFonts w:cs="Arial"/>
                <w:spacing w:val="1"/>
                <w:szCs w:val="20"/>
              </w:rPr>
              <w:t>e</w:t>
            </w:r>
            <w:r>
              <w:rPr>
                <w:rFonts w:cs="Arial"/>
                <w:szCs w:val="20"/>
              </w:rPr>
              <w:t>r</w:t>
            </w:r>
            <w:r>
              <w:rPr>
                <w:rFonts w:cs="Arial"/>
                <w:spacing w:val="-2"/>
                <w:szCs w:val="20"/>
              </w:rPr>
              <w:t>a</w:t>
            </w:r>
            <w:r>
              <w:rPr>
                <w:rFonts w:cs="Arial"/>
                <w:szCs w:val="20"/>
              </w:rPr>
              <w:t>tions.</w:t>
            </w:r>
          </w:p>
        </w:tc>
      </w:tr>
      <w:tr w:rsidR="00743B95" w14:paraId="295F92DF" w14:textId="77777777">
        <w:trPr>
          <w:cantSplit/>
        </w:trPr>
        <w:tc>
          <w:tcPr>
            <w:tcW w:w="3352" w:type="dxa"/>
            <w:tcBorders>
              <w:top w:val="single" w:sz="6" w:space="0" w:color="auto"/>
              <w:left w:val="single" w:sz="4" w:space="0" w:color="auto"/>
              <w:bottom w:val="single" w:sz="6" w:space="0" w:color="auto"/>
              <w:right w:val="single" w:sz="6" w:space="0" w:color="auto"/>
            </w:tcBorders>
          </w:tcPr>
          <w:p w14:paraId="3F3EF56B" w14:textId="77777777" w:rsidR="00743B95" w:rsidRDefault="00890E0E">
            <w:pPr>
              <w:pStyle w:val="TableEntry"/>
              <w:rPr>
                <w:rFonts w:cs="Arial"/>
                <w:szCs w:val="20"/>
              </w:rPr>
            </w:pPr>
            <w:r>
              <w:rPr>
                <w:rFonts w:cs="Arial"/>
                <w:szCs w:val="20"/>
              </w:rPr>
              <w:t>Platform</w:t>
            </w:r>
          </w:p>
        </w:tc>
        <w:tc>
          <w:tcPr>
            <w:tcW w:w="5760" w:type="dxa"/>
            <w:tcBorders>
              <w:top w:val="single" w:sz="6" w:space="0" w:color="auto"/>
              <w:left w:val="single" w:sz="6" w:space="0" w:color="auto"/>
              <w:bottom w:val="single" w:sz="6" w:space="0" w:color="auto"/>
              <w:right w:val="single" w:sz="4" w:space="0" w:color="auto"/>
            </w:tcBorders>
          </w:tcPr>
          <w:p w14:paraId="6D59CECD" w14:textId="77777777" w:rsidR="00743B95" w:rsidRDefault="00890E0E">
            <w:pPr>
              <w:pStyle w:val="TableEntry"/>
              <w:rPr>
                <w:rFonts w:cs="Arial"/>
                <w:szCs w:val="20"/>
              </w:rPr>
            </w:pPr>
            <w:r>
              <w:rPr>
                <w:rFonts w:cs="Arial"/>
                <w:szCs w:val="20"/>
              </w:rPr>
              <w:t>The environment in which application software runs. The platform can be an operating system, an execution environment which runs atop an operating system, or some combination of these.</w:t>
            </w:r>
          </w:p>
        </w:tc>
      </w:tr>
      <w:tr w:rsidR="00743B95" w14:paraId="2811223A" w14:textId="77777777">
        <w:trPr>
          <w:cantSplit/>
        </w:trPr>
        <w:tc>
          <w:tcPr>
            <w:tcW w:w="3352" w:type="dxa"/>
            <w:tcBorders>
              <w:top w:val="single" w:sz="6" w:space="0" w:color="auto"/>
              <w:left w:val="single" w:sz="4" w:space="0" w:color="auto"/>
              <w:bottom w:val="single" w:sz="6" w:space="0" w:color="auto"/>
              <w:right w:val="single" w:sz="6" w:space="0" w:color="auto"/>
            </w:tcBorders>
          </w:tcPr>
          <w:p w14:paraId="52924D5A" w14:textId="77777777" w:rsidR="00743B95" w:rsidRDefault="00890E0E">
            <w:pPr>
              <w:pStyle w:val="TableEntry"/>
              <w:rPr>
                <w:rFonts w:cs="Arial"/>
                <w:szCs w:val="20"/>
              </w:rPr>
            </w:pPr>
            <w:r>
              <w:rPr>
                <w:rFonts w:cs="Arial"/>
                <w:szCs w:val="20"/>
              </w:rPr>
              <w:t>Public Object</w:t>
            </w:r>
          </w:p>
        </w:tc>
        <w:tc>
          <w:tcPr>
            <w:tcW w:w="5760" w:type="dxa"/>
            <w:tcBorders>
              <w:top w:val="single" w:sz="6" w:space="0" w:color="auto"/>
              <w:left w:val="single" w:sz="6" w:space="0" w:color="auto"/>
              <w:bottom w:val="single" w:sz="6" w:space="0" w:color="auto"/>
              <w:right w:val="single" w:sz="4" w:space="0" w:color="auto"/>
            </w:tcBorders>
          </w:tcPr>
          <w:p w14:paraId="51AE5574" w14:textId="77777777" w:rsidR="00743B95" w:rsidRDefault="00890E0E">
            <w:pPr>
              <w:pStyle w:val="TableEntry"/>
              <w:rPr>
                <w:rFonts w:cs="Arial"/>
                <w:szCs w:val="20"/>
              </w:rPr>
            </w:pPr>
            <w:r>
              <w:rPr>
                <w:rFonts w:cs="Arial"/>
                <w:szCs w:val="20"/>
              </w:rPr>
              <w:t>An obj</w:t>
            </w:r>
            <w:r>
              <w:rPr>
                <w:rFonts w:cs="Arial"/>
                <w:spacing w:val="-1"/>
                <w:szCs w:val="20"/>
              </w:rPr>
              <w:t>e</w:t>
            </w:r>
            <w:r>
              <w:rPr>
                <w:rFonts w:cs="Arial"/>
                <w:spacing w:val="1"/>
                <w:szCs w:val="20"/>
              </w:rPr>
              <w:t>c</w:t>
            </w:r>
            <w:r>
              <w:rPr>
                <w:rFonts w:cs="Arial"/>
                <w:szCs w:val="20"/>
              </w:rPr>
              <w:t>t for</w:t>
            </w:r>
            <w:r>
              <w:rPr>
                <w:rFonts w:cs="Arial"/>
                <w:spacing w:val="-1"/>
                <w:szCs w:val="20"/>
              </w:rPr>
              <w:t xml:space="preserve"> </w:t>
            </w:r>
            <w:r>
              <w:rPr>
                <w:rFonts w:cs="Arial"/>
                <w:szCs w:val="20"/>
              </w:rPr>
              <w:t>whi</w:t>
            </w:r>
            <w:r>
              <w:rPr>
                <w:rFonts w:cs="Arial"/>
                <w:spacing w:val="-1"/>
                <w:szCs w:val="20"/>
              </w:rPr>
              <w:t>c</w:t>
            </w:r>
            <w:r>
              <w:rPr>
                <w:rFonts w:cs="Arial"/>
                <w:szCs w:val="20"/>
              </w:rPr>
              <w:t xml:space="preserve">h the </w:t>
            </w:r>
            <w:r>
              <w:rPr>
                <w:rFonts w:cs="Arial"/>
                <w:spacing w:val="-1"/>
                <w:szCs w:val="20"/>
              </w:rPr>
              <w:t>T</w:t>
            </w:r>
            <w:r>
              <w:rPr>
                <w:rFonts w:cs="Arial"/>
                <w:szCs w:val="20"/>
              </w:rPr>
              <w:t>SF</w:t>
            </w:r>
            <w:r>
              <w:rPr>
                <w:rFonts w:cs="Arial"/>
                <w:spacing w:val="-2"/>
                <w:szCs w:val="20"/>
              </w:rPr>
              <w:t xml:space="preserve"> </w:t>
            </w:r>
            <w:r>
              <w:rPr>
                <w:rFonts w:cs="Arial"/>
                <w:szCs w:val="20"/>
              </w:rPr>
              <w:t>u</w:t>
            </w:r>
            <w:r>
              <w:rPr>
                <w:rFonts w:cs="Arial"/>
                <w:spacing w:val="2"/>
                <w:szCs w:val="20"/>
              </w:rPr>
              <w:t>n</w:t>
            </w:r>
            <w:r>
              <w:rPr>
                <w:rFonts w:cs="Arial"/>
                <w:spacing w:val="-1"/>
                <w:szCs w:val="20"/>
              </w:rPr>
              <w:t>c</w:t>
            </w:r>
            <w:r>
              <w:rPr>
                <w:rFonts w:cs="Arial"/>
                <w:spacing w:val="2"/>
                <w:szCs w:val="20"/>
              </w:rPr>
              <w:t>o</w:t>
            </w:r>
            <w:r>
              <w:rPr>
                <w:rFonts w:cs="Arial"/>
                <w:szCs w:val="20"/>
              </w:rPr>
              <w:t>nditional</w:t>
            </w:r>
            <w:r>
              <w:rPr>
                <w:rFonts w:cs="Arial"/>
                <w:spacing w:val="2"/>
                <w:szCs w:val="20"/>
              </w:rPr>
              <w:t>l</w:t>
            </w:r>
            <w:r>
              <w:rPr>
                <w:rFonts w:cs="Arial"/>
                <w:szCs w:val="20"/>
              </w:rPr>
              <w:t>y</w:t>
            </w:r>
            <w:r>
              <w:rPr>
                <w:rFonts w:cs="Arial"/>
                <w:spacing w:val="-8"/>
                <w:szCs w:val="20"/>
              </w:rPr>
              <w:t xml:space="preserve"> </w:t>
            </w:r>
            <w:r>
              <w:rPr>
                <w:rFonts w:cs="Arial"/>
                <w:spacing w:val="2"/>
                <w:szCs w:val="20"/>
              </w:rPr>
              <w:t>p</w:t>
            </w:r>
            <w:r>
              <w:rPr>
                <w:rFonts w:cs="Arial"/>
                <w:spacing w:val="-1"/>
                <w:szCs w:val="20"/>
              </w:rPr>
              <w:t>e</w:t>
            </w:r>
            <w:r>
              <w:rPr>
                <w:rFonts w:cs="Arial"/>
                <w:szCs w:val="20"/>
              </w:rPr>
              <w:t xml:space="preserve">rmits </w:t>
            </w:r>
            <w:r>
              <w:rPr>
                <w:rFonts w:cs="Arial"/>
                <w:spacing w:val="-1"/>
                <w:szCs w:val="20"/>
              </w:rPr>
              <w:t>a</w:t>
            </w:r>
            <w:r>
              <w:rPr>
                <w:rFonts w:cs="Arial"/>
                <w:szCs w:val="20"/>
              </w:rPr>
              <w:t xml:space="preserve">ll </w:t>
            </w:r>
            <w:r>
              <w:rPr>
                <w:rFonts w:cs="Arial"/>
                <w:spacing w:val="-1"/>
                <w:szCs w:val="20"/>
              </w:rPr>
              <w:t>e</w:t>
            </w:r>
            <w:r>
              <w:rPr>
                <w:rFonts w:cs="Arial"/>
                <w:spacing w:val="2"/>
                <w:szCs w:val="20"/>
              </w:rPr>
              <w:t>n</w:t>
            </w:r>
            <w:r>
              <w:rPr>
                <w:rFonts w:cs="Arial"/>
                <w:szCs w:val="20"/>
              </w:rPr>
              <w:t>titi</w:t>
            </w:r>
            <w:r>
              <w:rPr>
                <w:rFonts w:cs="Arial"/>
                <w:spacing w:val="-1"/>
                <w:szCs w:val="20"/>
              </w:rPr>
              <w:t>e</w:t>
            </w:r>
            <w:r>
              <w:rPr>
                <w:rFonts w:cs="Arial"/>
                <w:szCs w:val="20"/>
              </w:rPr>
              <w:t>s “</w:t>
            </w:r>
            <w:r>
              <w:rPr>
                <w:rFonts w:cs="Arial"/>
                <w:spacing w:val="-2"/>
                <w:szCs w:val="20"/>
              </w:rPr>
              <w:t>r</w:t>
            </w:r>
            <w:r>
              <w:rPr>
                <w:rFonts w:cs="Arial"/>
                <w:spacing w:val="-1"/>
                <w:szCs w:val="20"/>
              </w:rPr>
              <w:t>ea</w:t>
            </w:r>
            <w:r>
              <w:rPr>
                <w:rFonts w:cs="Arial"/>
                <w:szCs w:val="20"/>
              </w:rPr>
              <w:t>d”</w:t>
            </w:r>
            <w:r>
              <w:rPr>
                <w:rFonts w:cs="Arial"/>
                <w:spacing w:val="1"/>
                <w:szCs w:val="20"/>
              </w:rPr>
              <w:t xml:space="preserve"> </w:t>
            </w:r>
            <w:r>
              <w:rPr>
                <w:rFonts w:cs="Arial"/>
                <w:spacing w:val="-1"/>
                <w:szCs w:val="20"/>
              </w:rPr>
              <w:t>ac</w:t>
            </w:r>
            <w:r>
              <w:rPr>
                <w:rFonts w:cs="Arial"/>
                <w:spacing w:val="1"/>
                <w:szCs w:val="20"/>
              </w:rPr>
              <w:t>c</w:t>
            </w:r>
            <w:r>
              <w:rPr>
                <w:rFonts w:cs="Arial"/>
                <w:spacing w:val="-1"/>
                <w:szCs w:val="20"/>
              </w:rPr>
              <w:t>e</w:t>
            </w:r>
            <w:r>
              <w:rPr>
                <w:rFonts w:cs="Arial"/>
                <w:szCs w:val="20"/>
              </w:rPr>
              <w:t>ss. On</w:t>
            </w:r>
            <w:r>
              <w:rPr>
                <w:rFonts w:cs="Arial"/>
                <w:spacing w:val="2"/>
                <w:szCs w:val="20"/>
              </w:rPr>
              <w:t>l</w:t>
            </w:r>
            <w:r>
              <w:rPr>
                <w:rFonts w:cs="Arial"/>
                <w:szCs w:val="20"/>
              </w:rPr>
              <w:t>y</w:t>
            </w:r>
            <w:r>
              <w:rPr>
                <w:rFonts w:cs="Arial"/>
                <w:spacing w:val="-5"/>
                <w:szCs w:val="20"/>
              </w:rPr>
              <w:t xml:space="preserve"> </w:t>
            </w:r>
            <w:r>
              <w:rPr>
                <w:rFonts w:cs="Arial"/>
                <w:szCs w:val="20"/>
              </w:rPr>
              <w:t xml:space="preserve">the </w:t>
            </w:r>
            <w:r>
              <w:rPr>
                <w:rFonts w:cs="Arial"/>
                <w:spacing w:val="-1"/>
                <w:szCs w:val="20"/>
              </w:rPr>
              <w:t>T</w:t>
            </w:r>
            <w:r>
              <w:rPr>
                <w:rFonts w:cs="Arial"/>
                <w:spacing w:val="3"/>
                <w:szCs w:val="20"/>
              </w:rPr>
              <w:t>S</w:t>
            </w:r>
            <w:r>
              <w:rPr>
                <w:rFonts w:cs="Arial"/>
                <w:szCs w:val="20"/>
              </w:rPr>
              <w:t>F</w:t>
            </w:r>
            <w:r>
              <w:rPr>
                <w:rFonts w:cs="Arial"/>
                <w:spacing w:val="-2"/>
                <w:szCs w:val="20"/>
              </w:rPr>
              <w:t xml:space="preserve"> </w:t>
            </w:r>
            <w:r>
              <w:rPr>
                <w:rFonts w:cs="Arial"/>
                <w:szCs w:val="20"/>
              </w:rPr>
              <w:t xml:space="preserve">or </w:t>
            </w:r>
            <w:r>
              <w:rPr>
                <w:rFonts w:cs="Arial"/>
                <w:spacing w:val="-2"/>
                <w:szCs w:val="20"/>
              </w:rPr>
              <w:t>a</w:t>
            </w:r>
            <w:r>
              <w:rPr>
                <w:rFonts w:cs="Arial"/>
                <w:szCs w:val="20"/>
              </w:rPr>
              <w:t>uthori</w:t>
            </w:r>
            <w:r>
              <w:rPr>
                <w:rFonts w:cs="Arial"/>
                <w:spacing w:val="1"/>
                <w:szCs w:val="20"/>
              </w:rPr>
              <w:t>z</w:t>
            </w:r>
            <w:r>
              <w:rPr>
                <w:rFonts w:cs="Arial"/>
                <w:spacing w:val="-1"/>
                <w:szCs w:val="20"/>
              </w:rPr>
              <w:t>e</w:t>
            </w:r>
            <w:r>
              <w:rPr>
                <w:rFonts w:cs="Arial"/>
                <w:szCs w:val="20"/>
              </w:rPr>
              <w:t>d</w:t>
            </w:r>
            <w:r>
              <w:rPr>
                <w:rFonts w:cs="Arial"/>
                <w:spacing w:val="1"/>
                <w:szCs w:val="20"/>
              </w:rPr>
              <w:t xml:space="preserve"> </w:t>
            </w:r>
            <w:r>
              <w:rPr>
                <w:rFonts w:cs="Arial"/>
                <w:spacing w:val="-1"/>
                <w:szCs w:val="20"/>
              </w:rPr>
              <w:t>a</w:t>
            </w:r>
            <w:r>
              <w:rPr>
                <w:rFonts w:cs="Arial"/>
                <w:szCs w:val="20"/>
              </w:rPr>
              <w:t>dministr</w:t>
            </w:r>
            <w:r>
              <w:rPr>
                <w:rFonts w:cs="Arial"/>
                <w:spacing w:val="-2"/>
                <w:szCs w:val="20"/>
              </w:rPr>
              <w:t>a</w:t>
            </w:r>
            <w:r>
              <w:rPr>
                <w:rFonts w:cs="Arial"/>
                <w:szCs w:val="20"/>
              </w:rPr>
              <w:t>tors m</w:t>
            </w:r>
            <w:r>
              <w:rPr>
                <w:rFonts w:cs="Arial"/>
                <w:spacing w:val="4"/>
                <w:szCs w:val="20"/>
              </w:rPr>
              <w:t>a</w:t>
            </w:r>
            <w:r>
              <w:rPr>
                <w:rFonts w:cs="Arial"/>
                <w:szCs w:val="20"/>
              </w:rPr>
              <w:t>y</w:t>
            </w:r>
            <w:r>
              <w:rPr>
                <w:rFonts w:cs="Arial"/>
                <w:spacing w:val="-5"/>
                <w:szCs w:val="20"/>
              </w:rPr>
              <w:t xml:space="preserve"> </w:t>
            </w:r>
            <w:r>
              <w:rPr>
                <w:rFonts w:cs="Arial"/>
                <w:spacing w:val="-1"/>
                <w:szCs w:val="20"/>
              </w:rPr>
              <w:t>c</w:t>
            </w:r>
            <w:r>
              <w:rPr>
                <w:rFonts w:cs="Arial"/>
                <w:spacing w:val="1"/>
                <w:szCs w:val="20"/>
              </w:rPr>
              <w:t>r</w:t>
            </w:r>
            <w:r>
              <w:rPr>
                <w:rFonts w:cs="Arial"/>
                <w:spacing w:val="-1"/>
                <w:szCs w:val="20"/>
              </w:rPr>
              <w:t>ea</w:t>
            </w:r>
            <w:r>
              <w:rPr>
                <w:rFonts w:cs="Arial"/>
                <w:szCs w:val="20"/>
              </w:rPr>
              <w:t>te, d</w:t>
            </w:r>
            <w:r>
              <w:rPr>
                <w:rFonts w:cs="Arial"/>
                <w:spacing w:val="-2"/>
                <w:szCs w:val="20"/>
              </w:rPr>
              <w:t>e</w:t>
            </w:r>
            <w:r>
              <w:rPr>
                <w:rFonts w:cs="Arial"/>
                <w:spacing w:val="2"/>
                <w:szCs w:val="20"/>
              </w:rPr>
              <w:t>l</w:t>
            </w:r>
            <w:r>
              <w:rPr>
                <w:rFonts w:cs="Arial"/>
                <w:spacing w:val="-1"/>
                <w:szCs w:val="20"/>
              </w:rPr>
              <w:t>e</w:t>
            </w:r>
            <w:r>
              <w:rPr>
                <w:rFonts w:cs="Arial"/>
                <w:szCs w:val="20"/>
              </w:rPr>
              <w:t>te, or</w:t>
            </w:r>
            <w:r>
              <w:rPr>
                <w:rFonts w:cs="Arial"/>
                <w:spacing w:val="-2"/>
                <w:szCs w:val="20"/>
              </w:rPr>
              <w:t xml:space="preserve"> </w:t>
            </w:r>
            <w:r>
              <w:rPr>
                <w:rFonts w:cs="Arial"/>
                <w:szCs w:val="20"/>
              </w:rPr>
              <w:t>modi</w:t>
            </w:r>
            <w:r>
              <w:rPr>
                <w:rFonts w:cs="Arial"/>
                <w:spacing w:val="3"/>
                <w:szCs w:val="20"/>
              </w:rPr>
              <w:t>f</w:t>
            </w:r>
            <w:r>
              <w:rPr>
                <w:rFonts w:cs="Arial"/>
                <w:szCs w:val="20"/>
              </w:rPr>
              <w:t>y</w:t>
            </w:r>
            <w:r>
              <w:rPr>
                <w:rFonts w:cs="Arial"/>
                <w:spacing w:val="-5"/>
                <w:szCs w:val="20"/>
              </w:rPr>
              <w:t xml:space="preserve"> </w:t>
            </w:r>
            <w:r>
              <w:rPr>
                <w:rFonts w:cs="Arial"/>
                <w:szCs w:val="20"/>
              </w:rPr>
              <w:t>t</w:t>
            </w:r>
            <w:r>
              <w:rPr>
                <w:rFonts w:cs="Arial"/>
                <w:spacing w:val="2"/>
                <w:szCs w:val="20"/>
              </w:rPr>
              <w:t>h</w:t>
            </w:r>
            <w:r>
              <w:rPr>
                <w:rFonts w:cs="Arial"/>
                <w:szCs w:val="20"/>
              </w:rPr>
              <w:t>e</w:t>
            </w:r>
            <w:r>
              <w:rPr>
                <w:rFonts w:cs="Arial"/>
                <w:spacing w:val="-1"/>
                <w:szCs w:val="20"/>
              </w:rPr>
              <w:t xml:space="preserve"> </w:t>
            </w:r>
            <w:r>
              <w:rPr>
                <w:rFonts w:cs="Arial"/>
                <w:szCs w:val="20"/>
              </w:rPr>
              <w:t>public obje</w:t>
            </w:r>
            <w:r>
              <w:rPr>
                <w:rFonts w:cs="Arial"/>
                <w:spacing w:val="-2"/>
                <w:szCs w:val="20"/>
              </w:rPr>
              <w:t>c</w:t>
            </w:r>
            <w:r>
              <w:rPr>
                <w:rFonts w:cs="Arial"/>
                <w:szCs w:val="20"/>
              </w:rPr>
              <w:t>ts.</w:t>
            </w:r>
          </w:p>
        </w:tc>
      </w:tr>
      <w:tr w:rsidR="00743B95" w14:paraId="0AE5D2B3" w14:textId="77777777">
        <w:trPr>
          <w:cantSplit/>
        </w:trPr>
        <w:tc>
          <w:tcPr>
            <w:tcW w:w="3352" w:type="dxa"/>
            <w:tcBorders>
              <w:top w:val="single" w:sz="6" w:space="0" w:color="auto"/>
              <w:left w:val="single" w:sz="4" w:space="0" w:color="auto"/>
              <w:bottom w:val="single" w:sz="6" w:space="0" w:color="auto"/>
              <w:right w:val="single" w:sz="6" w:space="0" w:color="auto"/>
            </w:tcBorders>
          </w:tcPr>
          <w:p w14:paraId="345AD1CE" w14:textId="77777777" w:rsidR="00743B95" w:rsidRDefault="00890E0E">
            <w:pPr>
              <w:pStyle w:val="TableEntry"/>
              <w:rPr>
                <w:rFonts w:cs="Arial"/>
                <w:szCs w:val="20"/>
              </w:rPr>
            </w:pPr>
            <w:r>
              <w:rPr>
                <w:rFonts w:cs="Arial"/>
                <w:szCs w:val="20"/>
              </w:rPr>
              <w:t>Security attributes</w:t>
            </w:r>
          </w:p>
        </w:tc>
        <w:tc>
          <w:tcPr>
            <w:tcW w:w="5760" w:type="dxa"/>
            <w:tcBorders>
              <w:top w:val="single" w:sz="6" w:space="0" w:color="auto"/>
              <w:left w:val="single" w:sz="6" w:space="0" w:color="auto"/>
              <w:bottom w:val="single" w:sz="6" w:space="0" w:color="auto"/>
              <w:right w:val="single" w:sz="4" w:space="0" w:color="auto"/>
            </w:tcBorders>
          </w:tcPr>
          <w:p w14:paraId="1B2F914C" w14:textId="77777777" w:rsidR="00743B95" w:rsidRDefault="00890E0E">
            <w:pPr>
              <w:pStyle w:val="TableEntry"/>
              <w:rPr>
                <w:rFonts w:cs="Arial"/>
                <w:szCs w:val="20"/>
              </w:rPr>
            </w:pPr>
            <w:r>
              <w:rPr>
                <w:rFonts w:cs="Arial"/>
                <w:szCs w:val="20"/>
              </w:rPr>
              <w:t>T</w:t>
            </w:r>
            <w:r>
              <w:rPr>
                <w:rFonts w:cs="Arial"/>
                <w:spacing w:val="-2"/>
                <w:szCs w:val="20"/>
              </w:rPr>
              <w:t>S</w:t>
            </w:r>
            <w:r>
              <w:rPr>
                <w:rFonts w:cs="Arial"/>
                <w:szCs w:val="20"/>
              </w:rPr>
              <w:t>F</w:t>
            </w:r>
            <w:r>
              <w:rPr>
                <w:rFonts w:cs="Arial"/>
                <w:spacing w:val="-2"/>
                <w:szCs w:val="20"/>
              </w:rPr>
              <w:t xml:space="preserve"> </w:t>
            </w:r>
            <w:r>
              <w:rPr>
                <w:rFonts w:cs="Arial"/>
                <w:szCs w:val="20"/>
              </w:rPr>
              <w:t>d</w:t>
            </w:r>
            <w:r>
              <w:rPr>
                <w:rFonts w:cs="Arial"/>
                <w:spacing w:val="-1"/>
                <w:szCs w:val="20"/>
              </w:rPr>
              <w:t>a</w:t>
            </w:r>
            <w:r>
              <w:rPr>
                <w:rFonts w:cs="Arial"/>
                <w:szCs w:val="20"/>
              </w:rPr>
              <w:t>ta</w:t>
            </w:r>
            <w:r>
              <w:rPr>
                <w:rFonts w:cs="Arial"/>
                <w:spacing w:val="1"/>
                <w:szCs w:val="20"/>
              </w:rPr>
              <w:t xml:space="preserve"> </w:t>
            </w:r>
            <w:r>
              <w:rPr>
                <w:rFonts w:cs="Arial"/>
                <w:spacing w:val="-1"/>
                <w:szCs w:val="20"/>
              </w:rPr>
              <w:t>a</w:t>
            </w:r>
            <w:r>
              <w:rPr>
                <w:rFonts w:cs="Arial"/>
                <w:szCs w:val="20"/>
              </w:rPr>
              <w:t>ssoci</w:t>
            </w:r>
            <w:r>
              <w:rPr>
                <w:rFonts w:cs="Arial"/>
                <w:spacing w:val="-1"/>
                <w:szCs w:val="20"/>
              </w:rPr>
              <w:t>a</w:t>
            </w:r>
            <w:r>
              <w:rPr>
                <w:rFonts w:cs="Arial"/>
                <w:szCs w:val="20"/>
              </w:rPr>
              <w:t xml:space="preserve">ted </w:t>
            </w:r>
            <w:r>
              <w:rPr>
                <w:rFonts w:cs="Arial"/>
                <w:spacing w:val="-1"/>
                <w:szCs w:val="20"/>
              </w:rPr>
              <w:t>w</w:t>
            </w:r>
            <w:r>
              <w:rPr>
                <w:rFonts w:cs="Arial"/>
                <w:szCs w:val="20"/>
              </w:rPr>
              <w:t>ith s</w:t>
            </w:r>
            <w:r>
              <w:rPr>
                <w:rFonts w:cs="Arial"/>
                <w:spacing w:val="2"/>
                <w:szCs w:val="20"/>
              </w:rPr>
              <w:t>u</w:t>
            </w:r>
            <w:r>
              <w:rPr>
                <w:rFonts w:cs="Arial"/>
                <w:szCs w:val="20"/>
              </w:rPr>
              <w:t>bje</w:t>
            </w:r>
            <w:r>
              <w:rPr>
                <w:rFonts w:cs="Arial"/>
                <w:spacing w:val="-2"/>
                <w:szCs w:val="20"/>
              </w:rPr>
              <w:t>c</w:t>
            </w:r>
            <w:r>
              <w:rPr>
                <w:rFonts w:cs="Arial"/>
                <w:szCs w:val="20"/>
              </w:rPr>
              <w:t>ts, obje</w:t>
            </w:r>
            <w:r>
              <w:rPr>
                <w:rFonts w:cs="Arial"/>
                <w:spacing w:val="-2"/>
                <w:szCs w:val="20"/>
              </w:rPr>
              <w:t>c</w:t>
            </w:r>
            <w:r>
              <w:rPr>
                <w:rFonts w:cs="Arial"/>
                <w:szCs w:val="20"/>
              </w:rPr>
              <w:t>ts, and us</w:t>
            </w:r>
            <w:r>
              <w:rPr>
                <w:rFonts w:cs="Arial"/>
                <w:spacing w:val="1"/>
                <w:szCs w:val="20"/>
              </w:rPr>
              <w:t>e</w:t>
            </w:r>
            <w:r>
              <w:rPr>
                <w:rFonts w:cs="Arial"/>
                <w:szCs w:val="20"/>
              </w:rPr>
              <w:t>rs th</w:t>
            </w:r>
            <w:r>
              <w:rPr>
                <w:rFonts w:cs="Arial"/>
                <w:spacing w:val="-1"/>
                <w:szCs w:val="20"/>
              </w:rPr>
              <w:t>a</w:t>
            </w:r>
            <w:r>
              <w:rPr>
                <w:rFonts w:cs="Arial"/>
                <w:szCs w:val="20"/>
              </w:rPr>
              <w:t>t a</w:t>
            </w:r>
            <w:r>
              <w:rPr>
                <w:rFonts w:cs="Arial"/>
                <w:spacing w:val="-2"/>
                <w:szCs w:val="20"/>
              </w:rPr>
              <w:t>r</w:t>
            </w:r>
            <w:r>
              <w:rPr>
                <w:rFonts w:cs="Arial"/>
                <w:szCs w:val="20"/>
              </w:rPr>
              <w:t>e</w:t>
            </w:r>
            <w:r>
              <w:rPr>
                <w:rFonts w:cs="Arial"/>
                <w:spacing w:val="-1"/>
                <w:szCs w:val="20"/>
              </w:rPr>
              <w:t xml:space="preserve"> </w:t>
            </w:r>
            <w:r>
              <w:rPr>
                <w:rFonts w:cs="Arial"/>
                <w:szCs w:val="20"/>
              </w:rPr>
              <w:t>used</w:t>
            </w:r>
            <w:r>
              <w:rPr>
                <w:rFonts w:cs="Arial"/>
                <w:spacing w:val="1"/>
                <w:szCs w:val="20"/>
              </w:rPr>
              <w:t xml:space="preserve"> </w:t>
            </w:r>
            <w:r>
              <w:rPr>
                <w:rFonts w:cs="Arial"/>
                <w:szCs w:val="20"/>
              </w:rPr>
              <w:t>for</w:t>
            </w:r>
            <w:r>
              <w:rPr>
                <w:rFonts w:cs="Arial"/>
                <w:spacing w:val="-2"/>
                <w:szCs w:val="20"/>
              </w:rPr>
              <w:t xml:space="preserve"> </w:t>
            </w:r>
            <w:r>
              <w:rPr>
                <w:rFonts w:cs="Arial"/>
                <w:szCs w:val="20"/>
              </w:rPr>
              <w:t xml:space="preserve">the </w:t>
            </w:r>
            <w:r>
              <w:rPr>
                <w:rFonts w:cs="Arial"/>
                <w:spacing w:val="-1"/>
                <w:szCs w:val="20"/>
              </w:rPr>
              <w:t>e</w:t>
            </w:r>
            <w:r>
              <w:rPr>
                <w:rFonts w:cs="Arial"/>
                <w:szCs w:val="20"/>
              </w:rPr>
              <w:t>n</w:t>
            </w:r>
            <w:r>
              <w:rPr>
                <w:rFonts w:cs="Arial"/>
                <w:spacing w:val="-1"/>
                <w:szCs w:val="20"/>
              </w:rPr>
              <w:t>f</w:t>
            </w:r>
            <w:r>
              <w:rPr>
                <w:rFonts w:cs="Arial"/>
                <w:szCs w:val="20"/>
              </w:rPr>
              <w:t>o</w:t>
            </w:r>
            <w:r>
              <w:rPr>
                <w:rFonts w:cs="Arial"/>
                <w:spacing w:val="-1"/>
                <w:szCs w:val="20"/>
              </w:rPr>
              <w:t>r</w:t>
            </w:r>
            <w:r>
              <w:rPr>
                <w:rFonts w:cs="Arial"/>
                <w:spacing w:val="1"/>
                <w:szCs w:val="20"/>
              </w:rPr>
              <w:t>c</w:t>
            </w:r>
            <w:r>
              <w:rPr>
                <w:rFonts w:cs="Arial"/>
                <w:spacing w:val="-1"/>
                <w:szCs w:val="20"/>
              </w:rPr>
              <w:t>e</w:t>
            </w:r>
            <w:r>
              <w:rPr>
                <w:rFonts w:cs="Arial"/>
                <w:szCs w:val="20"/>
              </w:rPr>
              <w:t>ment of</w:t>
            </w:r>
            <w:r>
              <w:rPr>
                <w:rFonts w:cs="Arial"/>
                <w:spacing w:val="-1"/>
                <w:szCs w:val="20"/>
              </w:rPr>
              <w:t xml:space="preserve"> </w:t>
            </w:r>
            <w:r>
              <w:rPr>
                <w:rFonts w:cs="Arial"/>
                <w:szCs w:val="20"/>
              </w:rPr>
              <w:t xml:space="preserve">the </w:t>
            </w:r>
            <w:r>
              <w:rPr>
                <w:rFonts w:cs="Arial"/>
                <w:spacing w:val="1"/>
                <w:szCs w:val="20"/>
              </w:rPr>
              <w:t>DAC policy</w:t>
            </w:r>
            <w:r>
              <w:rPr>
                <w:rFonts w:cs="Arial"/>
                <w:szCs w:val="20"/>
              </w:rPr>
              <w:t>.</w:t>
            </w:r>
          </w:p>
        </w:tc>
      </w:tr>
      <w:tr w:rsidR="00743B95" w14:paraId="371E5792" w14:textId="77777777">
        <w:trPr>
          <w:cantSplit/>
        </w:trPr>
        <w:tc>
          <w:tcPr>
            <w:tcW w:w="3352" w:type="dxa"/>
            <w:tcBorders>
              <w:top w:val="single" w:sz="6" w:space="0" w:color="auto"/>
              <w:left w:val="single" w:sz="4" w:space="0" w:color="auto"/>
              <w:bottom w:val="single" w:sz="6" w:space="0" w:color="auto"/>
              <w:right w:val="single" w:sz="6" w:space="0" w:color="auto"/>
            </w:tcBorders>
          </w:tcPr>
          <w:p w14:paraId="2DD0D872" w14:textId="77777777" w:rsidR="00743B95" w:rsidRDefault="00890E0E">
            <w:pPr>
              <w:pStyle w:val="TableEntry"/>
              <w:rPr>
                <w:rFonts w:cs="Arial"/>
                <w:szCs w:val="20"/>
              </w:rPr>
            </w:pPr>
            <w:r>
              <w:rPr>
                <w:rFonts w:cs="Arial"/>
                <w:szCs w:val="20"/>
              </w:rPr>
              <w:t>Subject</w:t>
            </w:r>
          </w:p>
        </w:tc>
        <w:tc>
          <w:tcPr>
            <w:tcW w:w="5760" w:type="dxa"/>
            <w:tcBorders>
              <w:top w:val="single" w:sz="6" w:space="0" w:color="auto"/>
              <w:left w:val="single" w:sz="6" w:space="0" w:color="auto"/>
              <w:bottom w:val="single" w:sz="6" w:space="0" w:color="auto"/>
              <w:right w:val="single" w:sz="4" w:space="0" w:color="auto"/>
            </w:tcBorders>
          </w:tcPr>
          <w:p w14:paraId="400C68D4" w14:textId="77777777" w:rsidR="00743B95" w:rsidRDefault="00890E0E">
            <w:pPr>
              <w:pStyle w:val="TableEntry"/>
              <w:rPr>
                <w:rFonts w:cs="Arial"/>
                <w:szCs w:val="20"/>
              </w:rPr>
            </w:pPr>
            <w:r>
              <w:rPr>
                <w:rFonts w:cs="Arial"/>
                <w:szCs w:val="20"/>
              </w:rPr>
              <w:t xml:space="preserve">An </w:t>
            </w:r>
            <w:r>
              <w:rPr>
                <w:rFonts w:cs="Arial"/>
                <w:spacing w:val="-2"/>
                <w:szCs w:val="20"/>
              </w:rPr>
              <w:t>e</w:t>
            </w:r>
            <w:r>
              <w:rPr>
                <w:rFonts w:cs="Arial"/>
                <w:szCs w:val="20"/>
              </w:rPr>
              <w:t>nti</w:t>
            </w:r>
            <w:r>
              <w:rPr>
                <w:rFonts w:cs="Arial"/>
                <w:spacing w:val="2"/>
                <w:szCs w:val="20"/>
              </w:rPr>
              <w:t>t</w:t>
            </w:r>
            <w:r>
              <w:rPr>
                <w:rFonts w:cs="Arial"/>
                <w:szCs w:val="20"/>
              </w:rPr>
              <w:t>y</w:t>
            </w:r>
            <w:r>
              <w:rPr>
                <w:rFonts w:cs="Arial"/>
                <w:spacing w:val="-5"/>
                <w:szCs w:val="20"/>
              </w:rPr>
              <w:t xml:space="preserve"> </w:t>
            </w:r>
            <w:r>
              <w:rPr>
                <w:rFonts w:cs="Arial"/>
                <w:szCs w:val="20"/>
              </w:rPr>
              <w:t xml:space="preserve">that </w:t>
            </w:r>
            <w:r>
              <w:rPr>
                <w:rFonts w:cs="Arial"/>
                <w:spacing w:val="-1"/>
                <w:szCs w:val="20"/>
              </w:rPr>
              <w:t>ca</w:t>
            </w:r>
            <w:r>
              <w:rPr>
                <w:rFonts w:cs="Arial"/>
                <w:szCs w:val="20"/>
              </w:rPr>
              <w:t>uses o</w:t>
            </w:r>
            <w:r>
              <w:rPr>
                <w:rFonts w:cs="Arial"/>
                <w:spacing w:val="1"/>
                <w:szCs w:val="20"/>
              </w:rPr>
              <w:t>p</w:t>
            </w:r>
            <w:r>
              <w:rPr>
                <w:rFonts w:cs="Arial"/>
                <w:spacing w:val="-1"/>
                <w:szCs w:val="20"/>
              </w:rPr>
              <w:t>e</w:t>
            </w:r>
            <w:r>
              <w:rPr>
                <w:rFonts w:cs="Arial"/>
                <w:szCs w:val="20"/>
              </w:rPr>
              <w:t>r</w:t>
            </w:r>
            <w:r>
              <w:rPr>
                <w:rFonts w:cs="Arial"/>
                <w:spacing w:val="-2"/>
                <w:szCs w:val="20"/>
              </w:rPr>
              <w:t>a</w:t>
            </w:r>
            <w:r>
              <w:rPr>
                <w:rFonts w:cs="Arial"/>
                <w:szCs w:val="20"/>
              </w:rPr>
              <w:t>tion to be per</w:t>
            </w:r>
            <w:r>
              <w:rPr>
                <w:rFonts w:cs="Arial"/>
                <w:spacing w:val="-2"/>
                <w:szCs w:val="20"/>
              </w:rPr>
              <w:t>f</w:t>
            </w:r>
            <w:r>
              <w:rPr>
                <w:rFonts w:cs="Arial"/>
                <w:szCs w:val="20"/>
              </w:rPr>
              <w:t>o</w:t>
            </w:r>
            <w:r>
              <w:rPr>
                <w:rFonts w:cs="Arial"/>
                <w:spacing w:val="-1"/>
                <w:szCs w:val="20"/>
              </w:rPr>
              <w:t>r</w:t>
            </w:r>
            <w:r>
              <w:rPr>
                <w:rFonts w:cs="Arial"/>
                <w:szCs w:val="20"/>
              </w:rPr>
              <w:t>med.</w:t>
            </w:r>
          </w:p>
        </w:tc>
      </w:tr>
      <w:tr w:rsidR="00743B95" w14:paraId="13D16C84" w14:textId="77777777">
        <w:trPr>
          <w:cantSplit/>
        </w:trPr>
        <w:tc>
          <w:tcPr>
            <w:tcW w:w="3352" w:type="dxa"/>
            <w:tcBorders>
              <w:top w:val="single" w:sz="6" w:space="0" w:color="auto"/>
              <w:left w:val="single" w:sz="4" w:space="0" w:color="auto"/>
              <w:bottom w:val="single" w:sz="6" w:space="0" w:color="auto"/>
              <w:right w:val="single" w:sz="6" w:space="0" w:color="auto"/>
            </w:tcBorders>
          </w:tcPr>
          <w:p w14:paraId="22124B9D" w14:textId="77777777" w:rsidR="00743B95" w:rsidRDefault="00890E0E">
            <w:pPr>
              <w:pStyle w:val="TableEntry"/>
              <w:rPr>
                <w:rFonts w:cs="Arial"/>
                <w:szCs w:val="20"/>
              </w:rPr>
            </w:pPr>
            <w:r>
              <w:rPr>
                <w:rFonts w:cs="Arial"/>
                <w:szCs w:val="20"/>
              </w:rPr>
              <w:t>Threat</w:t>
            </w:r>
          </w:p>
        </w:tc>
        <w:tc>
          <w:tcPr>
            <w:tcW w:w="5760" w:type="dxa"/>
            <w:tcBorders>
              <w:top w:val="single" w:sz="6" w:space="0" w:color="auto"/>
              <w:left w:val="single" w:sz="6" w:space="0" w:color="auto"/>
              <w:bottom w:val="single" w:sz="6" w:space="0" w:color="auto"/>
              <w:right w:val="single" w:sz="4" w:space="0" w:color="auto"/>
            </w:tcBorders>
          </w:tcPr>
          <w:p w14:paraId="32EB9C21" w14:textId="77777777" w:rsidR="00743B95" w:rsidRDefault="00890E0E">
            <w:pPr>
              <w:pStyle w:val="TableEntry"/>
              <w:rPr>
                <w:rFonts w:cs="Arial"/>
                <w:szCs w:val="20"/>
              </w:rPr>
            </w:pPr>
            <w:r>
              <w:rPr>
                <w:rFonts w:cs="Arial"/>
                <w:szCs w:val="20"/>
              </w:rPr>
              <w:t>C</w:t>
            </w:r>
            <w:r>
              <w:rPr>
                <w:rFonts w:cs="Arial"/>
                <w:spacing w:val="-1"/>
                <w:szCs w:val="20"/>
              </w:rPr>
              <w:t>a</w:t>
            </w:r>
            <w:r>
              <w:rPr>
                <w:rFonts w:cs="Arial"/>
                <w:szCs w:val="20"/>
              </w:rPr>
              <w:t>p</w:t>
            </w:r>
            <w:r>
              <w:rPr>
                <w:rFonts w:cs="Arial"/>
                <w:spacing w:val="-1"/>
                <w:szCs w:val="20"/>
              </w:rPr>
              <w:t>a</w:t>
            </w:r>
            <w:r>
              <w:rPr>
                <w:rFonts w:cs="Arial"/>
                <w:szCs w:val="20"/>
              </w:rPr>
              <w:t>bilities, in</w:t>
            </w:r>
            <w:r>
              <w:rPr>
                <w:rFonts w:cs="Arial"/>
                <w:spacing w:val="-2"/>
                <w:szCs w:val="20"/>
              </w:rPr>
              <w:t>t</w:t>
            </w:r>
            <w:r>
              <w:rPr>
                <w:rFonts w:cs="Arial"/>
                <w:spacing w:val="-1"/>
                <w:szCs w:val="20"/>
              </w:rPr>
              <w:t>e</w:t>
            </w:r>
            <w:r>
              <w:rPr>
                <w:rFonts w:cs="Arial"/>
                <w:szCs w:val="20"/>
              </w:rPr>
              <w:t xml:space="preserve">ntions </w:t>
            </w:r>
            <w:r>
              <w:rPr>
                <w:rFonts w:cs="Arial"/>
                <w:spacing w:val="-1"/>
                <w:szCs w:val="20"/>
              </w:rPr>
              <w:t>a</w:t>
            </w:r>
            <w:r>
              <w:rPr>
                <w:rFonts w:cs="Arial"/>
                <w:szCs w:val="20"/>
              </w:rPr>
              <w:t xml:space="preserve">nd </w:t>
            </w:r>
            <w:r>
              <w:rPr>
                <w:rFonts w:cs="Arial"/>
                <w:spacing w:val="-1"/>
                <w:szCs w:val="20"/>
              </w:rPr>
              <w:t>a</w:t>
            </w:r>
            <w:r>
              <w:rPr>
                <w:rFonts w:cs="Arial"/>
                <w:szCs w:val="20"/>
              </w:rPr>
              <w:t>t</w:t>
            </w:r>
            <w:r>
              <w:rPr>
                <w:rFonts w:cs="Arial"/>
                <w:spacing w:val="2"/>
                <w:szCs w:val="20"/>
              </w:rPr>
              <w:t>t</w:t>
            </w:r>
            <w:r>
              <w:rPr>
                <w:rFonts w:cs="Arial"/>
                <w:spacing w:val="-1"/>
                <w:szCs w:val="20"/>
              </w:rPr>
              <w:t>ac</w:t>
            </w:r>
            <w:r>
              <w:rPr>
                <w:rFonts w:cs="Arial"/>
                <w:szCs w:val="20"/>
              </w:rPr>
              <w:t>k meth</w:t>
            </w:r>
            <w:r>
              <w:rPr>
                <w:rFonts w:cs="Arial"/>
                <w:spacing w:val="2"/>
                <w:szCs w:val="20"/>
              </w:rPr>
              <w:t>o</w:t>
            </w:r>
            <w:r>
              <w:rPr>
                <w:rFonts w:cs="Arial"/>
                <w:szCs w:val="20"/>
              </w:rPr>
              <w:t xml:space="preserve">ds of </w:t>
            </w:r>
            <w:r>
              <w:rPr>
                <w:rFonts w:cs="Arial"/>
                <w:spacing w:val="-2"/>
                <w:szCs w:val="20"/>
              </w:rPr>
              <w:t>a</w:t>
            </w:r>
            <w:r>
              <w:rPr>
                <w:rFonts w:cs="Arial"/>
                <w:szCs w:val="20"/>
              </w:rPr>
              <w:t>dv</w:t>
            </w:r>
            <w:r>
              <w:rPr>
                <w:rFonts w:cs="Arial"/>
                <w:spacing w:val="-1"/>
                <w:szCs w:val="20"/>
              </w:rPr>
              <w:t>e</w:t>
            </w:r>
            <w:r>
              <w:rPr>
                <w:rFonts w:cs="Arial"/>
                <w:szCs w:val="20"/>
              </w:rPr>
              <w:t>r</w:t>
            </w:r>
            <w:r>
              <w:rPr>
                <w:rFonts w:cs="Arial"/>
                <w:spacing w:val="1"/>
                <w:szCs w:val="20"/>
              </w:rPr>
              <w:t>s</w:t>
            </w:r>
            <w:r>
              <w:rPr>
                <w:rFonts w:cs="Arial"/>
                <w:spacing w:val="-1"/>
                <w:szCs w:val="20"/>
              </w:rPr>
              <w:t>a</w:t>
            </w:r>
            <w:r>
              <w:rPr>
                <w:rFonts w:cs="Arial"/>
                <w:szCs w:val="20"/>
              </w:rPr>
              <w:t>ri</w:t>
            </w:r>
            <w:r>
              <w:rPr>
                <w:rFonts w:cs="Arial"/>
                <w:spacing w:val="-2"/>
                <w:szCs w:val="20"/>
              </w:rPr>
              <w:t>e</w:t>
            </w:r>
            <w:r>
              <w:rPr>
                <w:rFonts w:cs="Arial"/>
                <w:szCs w:val="20"/>
              </w:rPr>
              <w:t>s, or</w:t>
            </w:r>
            <w:r>
              <w:rPr>
                <w:rFonts w:cs="Arial"/>
                <w:spacing w:val="1"/>
                <w:szCs w:val="20"/>
              </w:rPr>
              <w:t xml:space="preserve"> </w:t>
            </w:r>
            <w:r>
              <w:rPr>
                <w:rFonts w:cs="Arial"/>
                <w:spacing w:val="-1"/>
                <w:szCs w:val="20"/>
              </w:rPr>
              <w:t>a</w:t>
            </w:r>
            <w:r>
              <w:rPr>
                <w:rFonts w:cs="Arial"/>
                <w:spacing w:val="4"/>
                <w:szCs w:val="20"/>
              </w:rPr>
              <w:t>n</w:t>
            </w:r>
            <w:r>
              <w:rPr>
                <w:rFonts w:cs="Arial"/>
                <w:szCs w:val="20"/>
              </w:rPr>
              <w:t>y</w:t>
            </w:r>
            <w:r>
              <w:rPr>
                <w:rFonts w:cs="Arial"/>
                <w:spacing w:val="-3"/>
                <w:szCs w:val="20"/>
              </w:rPr>
              <w:t xml:space="preserve"> </w:t>
            </w:r>
            <w:r>
              <w:rPr>
                <w:rFonts w:cs="Arial"/>
                <w:spacing w:val="-1"/>
                <w:szCs w:val="20"/>
              </w:rPr>
              <w:t>c</w:t>
            </w:r>
            <w:r>
              <w:rPr>
                <w:rFonts w:cs="Arial"/>
                <w:szCs w:val="20"/>
              </w:rPr>
              <w:t>ir</w:t>
            </w:r>
            <w:r>
              <w:rPr>
                <w:rFonts w:cs="Arial"/>
                <w:spacing w:val="-2"/>
                <w:szCs w:val="20"/>
              </w:rPr>
              <w:t>c</w:t>
            </w:r>
            <w:r>
              <w:rPr>
                <w:rFonts w:cs="Arial"/>
                <w:szCs w:val="20"/>
              </w:rPr>
              <w:t>umst</w:t>
            </w:r>
            <w:r>
              <w:rPr>
                <w:rFonts w:cs="Arial"/>
                <w:spacing w:val="-1"/>
                <w:szCs w:val="20"/>
              </w:rPr>
              <w:t>a</w:t>
            </w:r>
            <w:r>
              <w:rPr>
                <w:rFonts w:cs="Arial"/>
                <w:szCs w:val="20"/>
              </w:rPr>
              <w:t>n</w:t>
            </w:r>
            <w:r>
              <w:rPr>
                <w:rFonts w:cs="Arial"/>
                <w:spacing w:val="1"/>
                <w:szCs w:val="20"/>
              </w:rPr>
              <w:t>c</w:t>
            </w:r>
            <w:r>
              <w:rPr>
                <w:rFonts w:cs="Arial"/>
                <w:szCs w:val="20"/>
              </w:rPr>
              <w:t>e</w:t>
            </w:r>
            <w:r>
              <w:rPr>
                <w:rFonts w:cs="Arial"/>
                <w:spacing w:val="-1"/>
                <w:szCs w:val="20"/>
              </w:rPr>
              <w:t xml:space="preserve"> </w:t>
            </w:r>
            <w:r>
              <w:rPr>
                <w:rFonts w:cs="Arial"/>
                <w:szCs w:val="20"/>
              </w:rPr>
              <w:t xml:space="preserve">or </w:t>
            </w:r>
            <w:r>
              <w:rPr>
                <w:rFonts w:cs="Arial"/>
                <w:spacing w:val="-1"/>
                <w:szCs w:val="20"/>
              </w:rPr>
              <w:t>e</w:t>
            </w:r>
            <w:r>
              <w:rPr>
                <w:rFonts w:cs="Arial"/>
                <w:szCs w:val="20"/>
              </w:rPr>
              <w:t>v</w:t>
            </w:r>
            <w:r>
              <w:rPr>
                <w:rFonts w:cs="Arial"/>
                <w:spacing w:val="-1"/>
                <w:szCs w:val="20"/>
              </w:rPr>
              <w:t>e</w:t>
            </w:r>
            <w:r>
              <w:rPr>
                <w:rFonts w:cs="Arial"/>
                <w:szCs w:val="20"/>
              </w:rPr>
              <w:t>nt, with the pot</w:t>
            </w:r>
            <w:r>
              <w:rPr>
                <w:rFonts w:cs="Arial"/>
                <w:spacing w:val="-1"/>
                <w:szCs w:val="20"/>
              </w:rPr>
              <w:t>e</w:t>
            </w:r>
            <w:r>
              <w:rPr>
                <w:rFonts w:cs="Arial"/>
                <w:szCs w:val="20"/>
              </w:rPr>
              <w:t>nti</w:t>
            </w:r>
            <w:r>
              <w:rPr>
                <w:rFonts w:cs="Arial"/>
                <w:spacing w:val="-1"/>
                <w:szCs w:val="20"/>
              </w:rPr>
              <w:t>a</w:t>
            </w:r>
            <w:r>
              <w:rPr>
                <w:rFonts w:cs="Arial"/>
                <w:szCs w:val="20"/>
              </w:rPr>
              <w:t>l to viol</w:t>
            </w:r>
            <w:r>
              <w:rPr>
                <w:rFonts w:cs="Arial"/>
                <w:spacing w:val="-1"/>
                <w:szCs w:val="20"/>
              </w:rPr>
              <w:t>a</w:t>
            </w:r>
            <w:r>
              <w:rPr>
                <w:rFonts w:cs="Arial"/>
                <w:szCs w:val="20"/>
              </w:rPr>
              <w:t>te the</w:t>
            </w:r>
            <w:r>
              <w:rPr>
                <w:rFonts w:cs="Arial"/>
                <w:spacing w:val="-1"/>
                <w:szCs w:val="20"/>
              </w:rPr>
              <w:t xml:space="preserve"> </w:t>
            </w:r>
            <w:r>
              <w:rPr>
                <w:rFonts w:cs="Arial"/>
                <w:szCs w:val="20"/>
              </w:rPr>
              <w:t>TOE</w:t>
            </w:r>
            <w:r>
              <w:rPr>
                <w:rFonts w:cs="Arial"/>
                <w:spacing w:val="-1"/>
                <w:szCs w:val="20"/>
              </w:rPr>
              <w:t xml:space="preserve"> </w:t>
            </w:r>
            <w:r>
              <w:rPr>
                <w:rFonts w:cs="Arial"/>
                <w:szCs w:val="20"/>
              </w:rPr>
              <w:t>se</w:t>
            </w:r>
            <w:r>
              <w:rPr>
                <w:rFonts w:cs="Arial"/>
                <w:spacing w:val="-2"/>
                <w:szCs w:val="20"/>
              </w:rPr>
              <w:t>c</w:t>
            </w:r>
            <w:r>
              <w:rPr>
                <w:rFonts w:cs="Arial"/>
                <w:spacing w:val="2"/>
                <w:szCs w:val="20"/>
              </w:rPr>
              <w:t>u</w:t>
            </w:r>
            <w:r>
              <w:rPr>
                <w:rFonts w:cs="Arial"/>
                <w:szCs w:val="20"/>
              </w:rPr>
              <w:t>rity</w:t>
            </w:r>
            <w:r>
              <w:rPr>
                <w:rFonts w:cs="Arial"/>
                <w:spacing w:val="-3"/>
                <w:szCs w:val="20"/>
              </w:rPr>
              <w:t xml:space="preserve"> </w:t>
            </w:r>
            <w:r>
              <w:rPr>
                <w:rFonts w:cs="Arial"/>
                <w:szCs w:val="20"/>
              </w:rPr>
              <w:t>poli</w:t>
            </w:r>
            <w:r>
              <w:rPr>
                <w:rFonts w:cs="Arial"/>
                <w:spacing w:val="3"/>
                <w:szCs w:val="20"/>
              </w:rPr>
              <w:t>c</w:t>
            </w:r>
            <w:r>
              <w:rPr>
                <w:rFonts w:cs="Arial"/>
                <w:spacing w:val="-5"/>
                <w:szCs w:val="20"/>
              </w:rPr>
              <w:t>y</w:t>
            </w:r>
            <w:r>
              <w:rPr>
                <w:rFonts w:cs="Arial"/>
                <w:szCs w:val="20"/>
              </w:rPr>
              <w:t>.</w:t>
            </w:r>
          </w:p>
        </w:tc>
      </w:tr>
      <w:tr w:rsidR="00743B95" w14:paraId="209AE420" w14:textId="77777777">
        <w:trPr>
          <w:cantSplit/>
        </w:trPr>
        <w:tc>
          <w:tcPr>
            <w:tcW w:w="3352" w:type="dxa"/>
            <w:tcBorders>
              <w:top w:val="single" w:sz="6" w:space="0" w:color="auto"/>
              <w:left w:val="single" w:sz="4" w:space="0" w:color="auto"/>
              <w:bottom w:val="single" w:sz="6" w:space="0" w:color="auto"/>
              <w:right w:val="single" w:sz="6" w:space="0" w:color="auto"/>
            </w:tcBorders>
          </w:tcPr>
          <w:p w14:paraId="643CC537" w14:textId="77777777" w:rsidR="00743B95" w:rsidRDefault="00890E0E">
            <w:pPr>
              <w:pStyle w:val="TableEntry"/>
              <w:rPr>
                <w:rFonts w:cs="Arial"/>
                <w:szCs w:val="20"/>
              </w:rPr>
            </w:pPr>
            <w:r>
              <w:rPr>
                <w:rFonts w:cs="Arial"/>
                <w:szCs w:val="20"/>
              </w:rPr>
              <w:t>TOE resources</w:t>
            </w:r>
          </w:p>
        </w:tc>
        <w:tc>
          <w:tcPr>
            <w:tcW w:w="5760" w:type="dxa"/>
            <w:tcBorders>
              <w:top w:val="single" w:sz="6" w:space="0" w:color="auto"/>
              <w:left w:val="single" w:sz="6" w:space="0" w:color="auto"/>
              <w:bottom w:val="single" w:sz="6" w:space="0" w:color="auto"/>
              <w:right w:val="single" w:sz="4" w:space="0" w:color="auto"/>
            </w:tcBorders>
          </w:tcPr>
          <w:p w14:paraId="0A66B0D7" w14:textId="77777777" w:rsidR="00743B95" w:rsidRDefault="00890E0E">
            <w:pPr>
              <w:pStyle w:val="TableEntry"/>
              <w:rPr>
                <w:rFonts w:cs="Arial"/>
                <w:szCs w:val="20"/>
              </w:rPr>
            </w:pPr>
            <w:r>
              <w:rPr>
                <w:rFonts w:cs="Arial"/>
                <w:szCs w:val="20"/>
              </w:rPr>
              <w:t>Anything useable or consumable in the TOE.</w:t>
            </w:r>
          </w:p>
        </w:tc>
      </w:tr>
      <w:tr w:rsidR="00743B95" w14:paraId="648AA4B3" w14:textId="77777777">
        <w:trPr>
          <w:cantSplit/>
        </w:trPr>
        <w:tc>
          <w:tcPr>
            <w:tcW w:w="3352" w:type="dxa"/>
            <w:tcBorders>
              <w:top w:val="single" w:sz="6" w:space="0" w:color="auto"/>
              <w:left w:val="single" w:sz="4" w:space="0" w:color="auto"/>
              <w:bottom w:val="single" w:sz="6" w:space="0" w:color="auto"/>
              <w:right w:val="single" w:sz="6" w:space="0" w:color="auto"/>
            </w:tcBorders>
          </w:tcPr>
          <w:p w14:paraId="712E660E" w14:textId="77777777" w:rsidR="00743B95" w:rsidRDefault="00890E0E">
            <w:pPr>
              <w:pStyle w:val="TableEntry"/>
              <w:rPr>
                <w:rFonts w:cs="Arial"/>
                <w:szCs w:val="20"/>
              </w:rPr>
            </w:pPr>
            <w:r>
              <w:rPr>
                <w:rFonts w:cs="Arial"/>
                <w:szCs w:val="20"/>
              </w:rPr>
              <w:lastRenderedPageBreak/>
              <w:t>Una</w:t>
            </w:r>
            <w:r>
              <w:rPr>
                <w:rFonts w:cs="Arial"/>
                <w:spacing w:val="1"/>
                <w:szCs w:val="20"/>
              </w:rPr>
              <w:t>u</w:t>
            </w:r>
            <w:r>
              <w:rPr>
                <w:rFonts w:cs="Arial"/>
                <w:szCs w:val="20"/>
              </w:rPr>
              <w:t>t</w:t>
            </w:r>
            <w:r>
              <w:rPr>
                <w:rFonts w:cs="Arial"/>
                <w:spacing w:val="1"/>
                <w:szCs w:val="20"/>
              </w:rPr>
              <w:t>h</w:t>
            </w:r>
            <w:r>
              <w:rPr>
                <w:rFonts w:cs="Arial"/>
                <w:szCs w:val="20"/>
              </w:rPr>
              <w:t>or</w:t>
            </w:r>
            <w:r>
              <w:rPr>
                <w:rFonts w:cs="Arial"/>
                <w:spacing w:val="-2"/>
                <w:szCs w:val="20"/>
              </w:rPr>
              <w:t>i</w:t>
            </w:r>
            <w:r>
              <w:rPr>
                <w:rFonts w:cs="Arial"/>
                <w:szCs w:val="20"/>
              </w:rPr>
              <w:t>z</w:t>
            </w:r>
            <w:r>
              <w:rPr>
                <w:rFonts w:cs="Arial"/>
                <w:spacing w:val="-1"/>
                <w:szCs w:val="20"/>
              </w:rPr>
              <w:t>e</w:t>
            </w:r>
            <w:r>
              <w:rPr>
                <w:rFonts w:cs="Arial"/>
                <w:szCs w:val="20"/>
              </w:rPr>
              <w:t>d us</w:t>
            </w:r>
            <w:r>
              <w:rPr>
                <w:rFonts w:cs="Arial"/>
                <w:spacing w:val="-1"/>
                <w:szCs w:val="20"/>
              </w:rPr>
              <w:t>e</w:t>
            </w:r>
            <w:r>
              <w:rPr>
                <w:rFonts w:cs="Arial"/>
                <w:szCs w:val="20"/>
              </w:rPr>
              <w:t>r</w:t>
            </w:r>
          </w:p>
        </w:tc>
        <w:tc>
          <w:tcPr>
            <w:tcW w:w="5760" w:type="dxa"/>
            <w:tcBorders>
              <w:top w:val="single" w:sz="6" w:space="0" w:color="auto"/>
              <w:left w:val="single" w:sz="6" w:space="0" w:color="auto"/>
              <w:bottom w:val="single" w:sz="6" w:space="0" w:color="auto"/>
              <w:right w:val="single" w:sz="4" w:space="0" w:color="auto"/>
            </w:tcBorders>
          </w:tcPr>
          <w:p w14:paraId="1C0E1D66" w14:textId="77777777" w:rsidR="00743B95" w:rsidRDefault="00890E0E">
            <w:pPr>
              <w:pStyle w:val="TableEntry"/>
              <w:rPr>
                <w:rFonts w:cs="Arial"/>
                <w:szCs w:val="20"/>
              </w:rPr>
            </w:pPr>
            <w:r>
              <w:rPr>
                <w:rFonts w:cs="Arial"/>
                <w:szCs w:val="20"/>
              </w:rPr>
              <w:t>A us</w:t>
            </w:r>
            <w:r>
              <w:rPr>
                <w:rFonts w:cs="Arial"/>
                <w:spacing w:val="-2"/>
                <w:szCs w:val="20"/>
              </w:rPr>
              <w:t>e</w:t>
            </w:r>
            <w:r>
              <w:rPr>
                <w:rFonts w:cs="Arial"/>
                <w:szCs w:val="20"/>
              </w:rPr>
              <w:t xml:space="preserve">r </w:t>
            </w:r>
            <w:r>
              <w:rPr>
                <w:rFonts w:cs="Arial"/>
                <w:spacing w:val="-2"/>
                <w:szCs w:val="20"/>
              </w:rPr>
              <w:t>w</w:t>
            </w:r>
            <w:r>
              <w:rPr>
                <w:rFonts w:cs="Arial"/>
                <w:szCs w:val="20"/>
              </w:rPr>
              <w:t>ho m</w:t>
            </w:r>
            <w:r>
              <w:rPr>
                <w:rFonts w:cs="Arial"/>
                <w:spacing w:val="4"/>
                <w:szCs w:val="20"/>
              </w:rPr>
              <w:t>a</w:t>
            </w:r>
            <w:r>
              <w:rPr>
                <w:rFonts w:cs="Arial"/>
                <w:szCs w:val="20"/>
              </w:rPr>
              <w:t>y</w:t>
            </w:r>
            <w:r>
              <w:rPr>
                <w:rFonts w:cs="Arial"/>
                <w:spacing w:val="-5"/>
                <w:szCs w:val="20"/>
              </w:rPr>
              <w:t xml:space="preserve"> </w:t>
            </w:r>
            <w:r>
              <w:rPr>
                <w:rFonts w:cs="Arial"/>
                <w:szCs w:val="20"/>
              </w:rPr>
              <w:t xml:space="preserve">obtain </w:t>
            </w:r>
            <w:r>
              <w:rPr>
                <w:rFonts w:cs="Arial"/>
                <w:spacing w:val="1"/>
                <w:szCs w:val="20"/>
              </w:rPr>
              <w:t>a</w:t>
            </w:r>
            <w:r>
              <w:rPr>
                <w:rFonts w:cs="Arial"/>
                <w:spacing w:val="-1"/>
                <w:szCs w:val="20"/>
              </w:rPr>
              <w:t>c</w:t>
            </w:r>
            <w:r>
              <w:rPr>
                <w:rFonts w:cs="Arial"/>
                <w:spacing w:val="1"/>
                <w:szCs w:val="20"/>
              </w:rPr>
              <w:t>ce</w:t>
            </w:r>
            <w:r>
              <w:rPr>
                <w:rFonts w:cs="Arial"/>
                <w:szCs w:val="20"/>
              </w:rPr>
              <w:t>ss on</w:t>
            </w:r>
            <w:r>
              <w:rPr>
                <w:rFonts w:cs="Arial"/>
                <w:spacing w:val="3"/>
                <w:szCs w:val="20"/>
              </w:rPr>
              <w:t>l</w:t>
            </w:r>
            <w:r>
              <w:rPr>
                <w:rFonts w:cs="Arial"/>
                <w:szCs w:val="20"/>
              </w:rPr>
              <w:t>y</w:t>
            </w:r>
            <w:r>
              <w:rPr>
                <w:rFonts w:cs="Arial"/>
                <w:spacing w:val="-5"/>
                <w:szCs w:val="20"/>
              </w:rPr>
              <w:t xml:space="preserve"> </w:t>
            </w:r>
            <w:r>
              <w:rPr>
                <w:rFonts w:cs="Arial"/>
                <w:szCs w:val="20"/>
              </w:rPr>
              <w:t xml:space="preserve">to </w:t>
            </w:r>
            <w:r>
              <w:rPr>
                <w:rFonts w:cs="Arial"/>
                <w:spacing w:val="2"/>
                <w:szCs w:val="20"/>
              </w:rPr>
              <w:t>s</w:t>
            </w:r>
            <w:r>
              <w:rPr>
                <w:rFonts w:cs="Arial"/>
                <w:spacing w:val="-5"/>
                <w:szCs w:val="20"/>
              </w:rPr>
              <w:t>y</w:t>
            </w:r>
            <w:r>
              <w:rPr>
                <w:rFonts w:cs="Arial"/>
                <w:szCs w:val="20"/>
              </w:rPr>
              <w:t xml:space="preserve">stem </w:t>
            </w:r>
            <w:r>
              <w:rPr>
                <w:rFonts w:cs="Arial"/>
                <w:spacing w:val="2"/>
                <w:szCs w:val="20"/>
              </w:rPr>
              <w:t>p</w:t>
            </w:r>
            <w:r>
              <w:rPr>
                <w:rFonts w:cs="Arial"/>
                <w:szCs w:val="20"/>
              </w:rPr>
              <w:t>rovided public</w:t>
            </w:r>
            <w:r>
              <w:rPr>
                <w:rFonts w:cs="Arial"/>
                <w:spacing w:val="-1"/>
                <w:szCs w:val="20"/>
              </w:rPr>
              <w:t xml:space="preserve"> </w:t>
            </w:r>
            <w:r>
              <w:rPr>
                <w:rFonts w:cs="Arial"/>
                <w:szCs w:val="20"/>
              </w:rPr>
              <w:t>obje</w:t>
            </w:r>
            <w:r>
              <w:rPr>
                <w:rFonts w:cs="Arial"/>
                <w:spacing w:val="-2"/>
                <w:szCs w:val="20"/>
              </w:rPr>
              <w:t>c</w:t>
            </w:r>
            <w:r>
              <w:rPr>
                <w:rFonts w:cs="Arial"/>
                <w:szCs w:val="20"/>
              </w:rPr>
              <w:t xml:space="preserve">ts if </w:t>
            </w:r>
            <w:r>
              <w:rPr>
                <w:rFonts w:cs="Arial"/>
                <w:spacing w:val="-1"/>
                <w:szCs w:val="20"/>
              </w:rPr>
              <w:t>a</w:t>
            </w:r>
            <w:r>
              <w:rPr>
                <w:rFonts w:cs="Arial"/>
                <w:spacing w:val="2"/>
                <w:szCs w:val="20"/>
              </w:rPr>
              <w:t>n</w:t>
            </w:r>
            <w:r>
              <w:rPr>
                <w:rFonts w:cs="Arial"/>
                <w:szCs w:val="20"/>
              </w:rPr>
              <w:t>y</w:t>
            </w:r>
            <w:r>
              <w:rPr>
                <w:rFonts w:cs="Arial"/>
                <w:spacing w:val="-3"/>
                <w:szCs w:val="20"/>
              </w:rPr>
              <w:t xml:space="preserve"> </w:t>
            </w:r>
            <w:r>
              <w:rPr>
                <w:rFonts w:cs="Arial"/>
                <w:spacing w:val="-1"/>
                <w:szCs w:val="20"/>
              </w:rPr>
              <w:t>e</w:t>
            </w:r>
            <w:r>
              <w:rPr>
                <w:rFonts w:cs="Arial"/>
                <w:spacing w:val="2"/>
                <w:szCs w:val="20"/>
              </w:rPr>
              <w:t>x</w:t>
            </w:r>
            <w:r>
              <w:rPr>
                <w:rFonts w:cs="Arial"/>
                <w:szCs w:val="20"/>
              </w:rPr>
              <w:t>ist.</w:t>
            </w:r>
          </w:p>
        </w:tc>
      </w:tr>
      <w:tr w:rsidR="00743B95" w14:paraId="504E6B9B" w14:textId="77777777">
        <w:trPr>
          <w:cantSplit/>
        </w:trPr>
        <w:tc>
          <w:tcPr>
            <w:tcW w:w="3352" w:type="dxa"/>
            <w:tcBorders>
              <w:top w:val="single" w:sz="6" w:space="0" w:color="auto"/>
              <w:left w:val="single" w:sz="4" w:space="0" w:color="auto"/>
              <w:bottom w:val="single" w:sz="6" w:space="0" w:color="auto"/>
              <w:right w:val="single" w:sz="6" w:space="0" w:color="auto"/>
            </w:tcBorders>
          </w:tcPr>
          <w:p w14:paraId="35DD4E48" w14:textId="77777777" w:rsidR="00743B95" w:rsidRDefault="00890E0E">
            <w:pPr>
              <w:pStyle w:val="TableEntry"/>
              <w:rPr>
                <w:rFonts w:cs="Arial"/>
                <w:szCs w:val="20"/>
              </w:rPr>
            </w:pPr>
            <w:r>
              <w:rPr>
                <w:rFonts w:cs="Arial"/>
                <w:szCs w:val="20"/>
              </w:rPr>
              <w:t>User</w:t>
            </w:r>
          </w:p>
        </w:tc>
        <w:tc>
          <w:tcPr>
            <w:tcW w:w="5760" w:type="dxa"/>
            <w:tcBorders>
              <w:top w:val="single" w:sz="6" w:space="0" w:color="auto"/>
              <w:left w:val="single" w:sz="6" w:space="0" w:color="auto"/>
              <w:bottom w:val="single" w:sz="6" w:space="0" w:color="auto"/>
              <w:right w:val="single" w:sz="4" w:space="0" w:color="auto"/>
            </w:tcBorders>
          </w:tcPr>
          <w:p w14:paraId="0610DF2D" w14:textId="77777777" w:rsidR="00743B95" w:rsidRDefault="00890E0E">
            <w:pPr>
              <w:pStyle w:val="TableEntry"/>
              <w:rPr>
                <w:rFonts w:cs="Arial"/>
                <w:szCs w:val="20"/>
              </w:rPr>
            </w:pPr>
            <w:r>
              <w:rPr>
                <w:rFonts w:cs="Arial"/>
                <w:szCs w:val="20"/>
              </w:rPr>
              <w:t>A</w:t>
            </w:r>
            <w:r>
              <w:rPr>
                <w:rFonts w:cs="Arial"/>
                <w:spacing w:val="4"/>
                <w:szCs w:val="20"/>
              </w:rPr>
              <w:t>n</w:t>
            </w:r>
            <w:r>
              <w:rPr>
                <w:rFonts w:cs="Arial"/>
                <w:szCs w:val="20"/>
              </w:rPr>
              <w:t>y</w:t>
            </w:r>
            <w:r>
              <w:rPr>
                <w:rFonts w:cs="Arial"/>
                <w:spacing w:val="-5"/>
                <w:szCs w:val="20"/>
              </w:rPr>
              <w:t xml:space="preserve"> </w:t>
            </w:r>
            <w:r>
              <w:rPr>
                <w:rFonts w:cs="Arial"/>
                <w:spacing w:val="-1"/>
                <w:szCs w:val="20"/>
              </w:rPr>
              <w:t>e</w:t>
            </w:r>
            <w:r>
              <w:rPr>
                <w:rFonts w:cs="Arial"/>
                <w:szCs w:val="20"/>
              </w:rPr>
              <w:t>nti</w:t>
            </w:r>
            <w:r>
              <w:rPr>
                <w:rFonts w:cs="Arial"/>
                <w:spacing w:val="2"/>
                <w:szCs w:val="20"/>
              </w:rPr>
              <w:t>t</w:t>
            </w:r>
            <w:r>
              <w:rPr>
                <w:rFonts w:cs="Arial"/>
                <w:szCs w:val="20"/>
              </w:rPr>
              <w:t>y</w:t>
            </w:r>
            <w:r>
              <w:rPr>
                <w:rFonts w:cs="Arial"/>
                <w:spacing w:val="-3"/>
                <w:szCs w:val="20"/>
              </w:rPr>
              <w:t xml:space="preserve"> </w:t>
            </w:r>
            <w:r>
              <w:rPr>
                <w:rFonts w:cs="Arial"/>
                <w:szCs w:val="20"/>
              </w:rPr>
              <w:t>(human us</w:t>
            </w:r>
            <w:r>
              <w:rPr>
                <w:rFonts w:cs="Arial"/>
                <w:spacing w:val="-1"/>
                <w:szCs w:val="20"/>
              </w:rPr>
              <w:t>e</w:t>
            </w:r>
            <w:r>
              <w:rPr>
                <w:rFonts w:cs="Arial"/>
                <w:szCs w:val="20"/>
              </w:rPr>
              <w:t>r or</w:t>
            </w:r>
            <w:r>
              <w:rPr>
                <w:rFonts w:cs="Arial"/>
                <w:spacing w:val="-2"/>
                <w:szCs w:val="20"/>
              </w:rPr>
              <w:t xml:space="preserve"> </w:t>
            </w:r>
            <w:r>
              <w:rPr>
                <w:rFonts w:cs="Arial"/>
                <w:spacing w:val="-1"/>
                <w:szCs w:val="20"/>
              </w:rPr>
              <w:t>e</w:t>
            </w:r>
            <w:r>
              <w:rPr>
                <w:rFonts w:cs="Arial"/>
                <w:spacing w:val="2"/>
                <w:szCs w:val="20"/>
              </w:rPr>
              <w:t>x</w:t>
            </w:r>
            <w:r>
              <w:rPr>
                <w:rFonts w:cs="Arial"/>
                <w:szCs w:val="20"/>
              </w:rPr>
              <w:t>te</w:t>
            </w:r>
            <w:r>
              <w:rPr>
                <w:rFonts w:cs="Arial"/>
                <w:spacing w:val="-2"/>
                <w:szCs w:val="20"/>
              </w:rPr>
              <w:t>r</w:t>
            </w:r>
            <w:r>
              <w:rPr>
                <w:rFonts w:cs="Arial"/>
                <w:szCs w:val="20"/>
              </w:rPr>
              <w:t>n</w:t>
            </w:r>
            <w:r>
              <w:rPr>
                <w:rFonts w:cs="Arial"/>
                <w:spacing w:val="-1"/>
                <w:szCs w:val="20"/>
              </w:rPr>
              <w:t>a</w:t>
            </w:r>
            <w:r>
              <w:rPr>
                <w:rFonts w:cs="Arial"/>
                <w:szCs w:val="20"/>
              </w:rPr>
              <w:t>l</w:t>
            </w:r>
            <w:r>
              <w:rPr>
                <w:rFonts w:cs="Arial"/>
                <w:spacing w:val="2"/>
                <w:szCs w:val="20"/>
              </w:rPr>
              <w:t xml:space="preserve"> </w:t>
            </w:r>
            <w:r>
              <w:rPr>
                <w:rFonts w:cs="Arial"/>
                <w:szCs w:val="20"/>
              </w:rPr>
              <w:t>IT</w:t>
            </w:r>
            <w:r>
              <w:rPr>
                <w:rFonts w:cs="Arial"/>
                <w:spacing w:val="1"/>
                <w:szCs w:val="20"/>
              </w:rPr>
              <w:t xml:space="preserve"> </w:t>
            </w:r>
            <w:r>
              <w:rPr>
                <w:rFonts w:cs="Arial"/>
                <w:spacing w:val="-1"/>
                <w:szCs w:val="20"/>
              </w:rPr>
              <w:t>e</w:t>
            </w:r>
            <w:r>
              <w:rPr>
                <w:rFonts w:cs="Arial"/>
                <w:szCs w:val="20"/>
              </w:rPr>
              <w:t>ntit</w:t>
            </w:r>
            <w:r>
              <w:rPr>
                <w:rFonts w:cs="Arial"/>
                <w:spacing w:val="-5"/>
                <w:szCs w:val="20"/>
              </w:rPr>
              <w:t>y</w:t>
            </w:r>
            <w:r>
              <w:rPr>
                <w:rFonts w:cs="Arial"/>
                <w:szCs w:val="20"/>
              </w:rPr>
              <w:t>)</w:t>
            </w:r>
            <w:r>
              <w:rPr>
                <w:rFonts w:cs="Arial"/>
                <w:spacing w:val="1"/>
                <w:szCs w:val="20"/>
              </w:rPr>
              <w:t xml:space="preserve"> </w:t>
            </w:r>
            <w:r>
              <w:rPr>
                <w:rFonts w:cs="Arial"/>
                <w:szCs w:val="20"/>
              </w:rPr>
              <w:t>outside</w:t>
            </w:r>
            <w:r>
              <w:rPr>
                <w:rFonts w:cs="Arial"/>
                <w:spacing w:val="-1"/>
                <w:szCs w:val="20"/>
              </w:rPr>
              <w:t xml:space="preserve"> </w:t>
            </w:r>
            <w:r>
              <w:rPr>
                <w:rFonts w:cs="Arial"/>
                <w:szCs w:val="20"/>
              </w:rPr>
              <w:t xml:space="preserve">the </w:t>
            </w:r>
            <w:r>
              <w:rPr>
                <w:rFonts w:cs="Arial"/>
                <w:spacing w:val="1"/>
                <w:szCs w:val="20"/>
              </w:rPr>
              <w:t>T</w:t>
            </w:r>
            <w:r>
              <w:rPr>
                <w:rFonts w:cs="Arial"/>
                <w:szCs w:val="20"/>
              </w:rPr>
              <w:t>OE th</w:t>
            </w:r>
            <w:r>
              <w:rPr>
                <w:rFonts w:cs="Arial"/>
                <w:spacing w:val="-2"/>
                <w:szCs w:val="20"/>
              </w:rPr>
              <w:t>a</w:t>
            </w:r>
            <w:r>
              <w:rPr>
                <w:rFonts w:cs="Arial"/>
                <w:szCs w:val="20"/>
              </w:rPr>
              <w:t xml:space="preserve">t </w:t>
            </w:r>
            <w:r>
              <w:rPr>
                <w:rFonts w:cs="Arial"/>
                <w:spacing w:val="3"/>
                <w:szCs w:val="20"/>
              </w:rPr>
              <w:t>i</w:t>
            </w:r>
            <w:r>
              <w:rPr>
                <w:rFonts w:cs="Arial"/>
                <w:szCs w:val="20"/>
              </w:rPr>
              <w:t>nte</w:t>
            </w:r>
            <w:r>
              <w:rPr>
                <w:rFonts w:cs="Arial"/>
                <w:spacing w:val="-2"/>
                <w:szCs w:val="20"/>
              </w:rPr>
              <w:t>r</w:t>
            </w:r>
            <w:r>
              <w:rPr>
                <w:rFonts w:cs="Arial"/>
                <w:spacing w:val="-1"/>
                <w:szCs w:val="20"/>
              </w:rPr>
              <w:t>ac</w:t>
            </w:r>
            <w:r>
              <w:rPr>
                <w:rFonts w:cs="Arial"/>
                <w:szCs w:val="20"/>
              </w:rPr>
              <w:t>ts with the TO</w:t>
            </w:r>
            <w:r>
              <w:rPr>
                <w:rFonts w:cs="Arial"/>
                <w:spacing w:val="-1"/>
                <w:szCs w:val="20"/>
              </w:rPr>
              <w:t>E</w:t>
            </w:r>
            <w:r>
              <w:rPr>
                <w:rFonts w:cs="Arial"/>
                <w:szCs w:val="20"/>
              </w:rPr>
              <w:t>.</w:t>
            </w:r>
          </w:p>
        </w:tc>
      </w:tr>
      <w:tr w:rsidR="00743B95" w14:paraId="4B38D2EE" w14:textId="77777777">
        <w:trPr>
          <w:cantSplit/>
        </w:trPr>
        <w:tc>
          <w:tcPr>
            <w:tcW w:w="3352" w:type="dxa"/>
            <w:tcBorders>
              <w:top w:val="single" w:sz="6" w:space="0" w:color="auto"/>
              <w:left w:val="single" w:sz="4" w:space="0" w:color="auto"/>
              <w:bottom w:val="single" w:sz="6" w:space="0" w:color="auto"/>
              <w:right w:val="single" w:sz="6" w:space="0" w:color="auto"/>
            </w:tcBorders>
          </w:tcPr>
          <w:p w14:paraId="6B83043B" w14:textId="77777777" w:rsidR="00743B95" w:rsidRDefault="00890E0E">
            <w:pPr>
              <w:pStyle w:val="TableEntry"/>
              <w:rPr>
                <w:rFonts w:cs="Arial"/>
                <w:szCs w:val="20"/>
              </w:rPr>
            </w:pPr>
            <w:r>
              <w:rPr>
                <w:rFonts w:cs="Arial"/>
                <w:szCs w:val="20"/>
              </w:rPr>
              <w:t>Vulnerability</w:t>
            </w:r>
          </w:p>
        </w:tc>
        <w:tc>
          <w:tcPr>
            <w:tcW w:w="5760" w:type="dxa"/>
            <w:tcBorders>
              <w:top w:val="single" w:sz="6" w:space="0" w:color="auto"/>
              <w:left w:val="single" w:sz="6" w:space="0" w:color="auto"/>
              <w:bottom w:val="single" w:sz="6" w:space="0" w:color="auto"/>
              <w:right w:val="single" w:sz="4" w:space="0" w:color="auto"/>
            </w:tcBorders>
          </w:tcPr>
          <w:p w14:paraId="1C462CFE" w14:textId="77777777" w:rsidR="00743B95" w:rsidRDefault="00890E0E">
            <w:pPr>
              <w:pStyle w:val="TableEntry"/>
              <w:rPr>
                <w:rFonts w:cs="Arial"/>
                <w:szCs w:val="20"/>
              </w:rPr>
            </w:pPr>
            <w:r>
              <w:rPr>
                <w:rFonts w:cs="Arial"/>
                <w:szCs w:val="20"/>
              </w:rPr>
              <w:t xml:space="preserve">A </w:t>
            </w:r>
            <w:r>
              <w:rPr>
                <w:rFonts w:cs="Arial"/>
                <w:spacing w:val="-1"/>
                <w:szCs w:val="20"/>
              </w:rPr>
              <w:t>w</w:t>
            </w:r>
            <w:r>
              <w:rPr>
                <w:rFonts w:cs="Arial"/>
                <w:spacing w:val="1"/>
                <w:szCs w:val="20"/>
              </w:rPr>
              <w:t>e</w:t>
            </w:r>
            <w:r>
              <w:rPr>
                <w:rFonts w:cs="Arial"/>
                <w:spacing w:val="-1"/>
                <w:szCs w:val="20"/>
              </w:rPr>
              <w:t>a</w:t>
            </w:r>
            <w:r>
              <w:rPr>
                <w:rFonts w:cs="Arial"/>
                <w:szCs w:val="20"/>
              </w:rPr>
              <w:t>k</w:t>
            </w:r>
            <w:r>
              <w:rPr>
                <w:rFonts w:cs="Arial"/>
                <w:spacing w:val="2"/>
                <w:szCs w:val="20"/>
              </w:rPr>
              <w:t>n</w:t>
            </w:r>
            <w:r>
              <w:rPr>
                <w:rFonts w:cs="Arial"/>
                <w:spacing w:val="-1"/>
                <w:szCs w:val="20"/>
              </w:rPr>
              <w:t>e</w:t>
            </w:r>
            <w:r>
              <w:rPr>
                <w:rFonts w:cs="Arial"/>
                <w:szCs w:val="20"/>
              </w:rPr>
              <w:t>ss that c</w:t>
            </w:r>
            <w:r>
              <w:rPr>
                <w:rFonts w:cs="Arial"/>
                <w:spacing w:val="-2"/>
                <w:szCs w:val="20"/>
              </w:rPr>
              <w:t>a</w:t>
            </w:r>
            <w:r>
              <w:rPr>
                <w:rFonts w:cs="Arial"/>
                <w:szCs w:val="20"/>
              </w:rPr>
              <w:t>n be</w:t>
            </w:r>
            <w:r>
              <w:rPr>
                <w:rFonts w:cs="Arial"/>
                <w:spacing w:val="1"/>
                <w:szCs w:val="20"/>
              </w:rPr>
              <w:t xml:space="preserve"> </w:t>
            </w:r>
            <w:r>
              <w:rPr>
                <w:rFonts w:cs="Arial"/>
                <w:spacing w:val="-1"/>
                <w:szCs w:val="20"/>
              </w:rPr>
              <w:t>e</w:t>
            </w:r>
            <w:r>
              <w:rPr>
                <w:rFonts w:cs="Arial"/>
                <w:spacing w:val="2"/>
                <w:szCs w:val="20"/>
              </w:rPr>
              <w:t>x</w:t>
            </w:r>
            <w:r>
              <w:rPr>
                <w:rFonts w:cs="Arial"/>
                <w:szCs w:val="20"/>
              </w:rPr>
              <w:t>ploited to viol</w:t>
            </w:r>
            <w:r>
              <w:rPr>
                <w:rFonts w:cs="Arial"/>
                <w:spacing w:val="-1"/>
                <w:szCs w:val="20"/>
              </w:rPr>
              <w:t>a</w:t>
            </w:r>
            <w:r>
              <w:rPr>
                <w:rFonts w:cs="Arial"/>
                <w:szCs w:val="20"/>
              </w:rPr>
              <w:t>te the</w:t>
            </w:r>
            <w:r>
              <w:rPr>
                <w:rFonts w:cs="Arial"/>
                <w:spacing w:val="-1"/>
                <w:szCs w:val="20"/>
              </w:rPr>
              <w:t xml:space="preserve"> </w:t>
            </w:r>
            <w:r>
              <w:rPr>
                <w:rFonts w:cs="Arial"/>
                <w:szCs w:val="20"/>
              </w:rPr>
              <w:t>TOE</w:t>
            </w:r>
            <w:r>
              <w:rPr>
                <w:rFonts w:cs="Arial"/>
                <w:spacing w:val="-1"/>
                <w:szCs w:val="20"/>
              </w:rPr>
              <w:t xml:space="preserve"> </w:t>
            </w:r>
            <w:r>
              <w:rPr>
                <w:rFonts w:cs="Arial"/>
                <w:szCs w:val="20"/>
              </w:rPr>
              <w:t>se</w:t>
            </w:r>
            <w:r>
              <w:rPr>
                <w:rFonts w:cs="Arial"/>
                <w:spacing w:val="-2"/>
                <w:szCs w:val="20"/>
              </w:rPr>
              <w:t>c</w:t>
            </w:r>
            <w:r>
              <w:rPr>
                <w:rFonts w:cs="Arial"/>
                <w:spacing w:val="2"/>
                <w:szCs w:val="20"/>
              </w:rPr>
              <w:t>u</w:t>
            </w:r>
            <w:r>
              <w:rPr>
                <w:rFonts w:cs="Arial"/>
                <w:szCs w:val="20"/>
              </w:rPr>
              <w:t>ri</w:t>
            </w:r>
            <w:r>
              <w:rPr>
                <w:rFonts w:cs="Arial"/>
                <w:spacing w:val="2"/>
                <w:szCs w:val="20"/>
              </w:rPr>
              <w:t>t</w:t>
            </w:r>
            <w:r>
              <w:rPr>
                <w:rFonts w:cs="Arial"/>
                <w:szCs w:val="20"/>
              </w:rPr>
              <w:t>y</w:t>
            </w:r>
            <w:r>
              <w:rPr>
                <w:rFonts w:cs="Arial"/>
                <w:spacing w:val="-5"/>
                <w:szCs w:val="20"/>
              </w:rPr>
              <w:t xml:space="preserve"> </w:t>
            </w:r>
            <w:r>
              <w:rPr>
                <w:rFonts w:cs="Arial"/>
                <w:szCs w:val="20"/>
              </w:rPr>
              <w:t>poli</w:t>
            </w:r>
            <w:r>
              <w:rPr>
                <w:rFonts w:cs="Arial"/>
                <w:spacing w:val="3"/>
                <w:szCs w:val="20"/>
              </w:rPr>
              <w:t>c</w:t>
            </w:r>
            <w:r>
              <w:rPr>
                <w:rFonts w:cs="Arial"/>
                <w:spacing w:val="-5"/>
                <w:szCs w:val="20"/>
              </w:rPr>
              <w:t>y</w:t>
            </w:r>
            <w:r>
              <w:rPr>
                <w:rFonts w:cs="Arial"/>
                <w:szCs w:val="20"/>
              </w:rPr>
              <w:t>.</w:t>
            </w:r>
          </w:p>
        </w:tc>
      </w:tr>
    </w:tbl>
    <w:p w14:paraId="5E00D950" w14:textId="77777777" w:rsidR="00743B95" w:rsidRDefault="00890E0E">
      <w:pPr>
        <w:pStyle w:val="A2"/>
        <w:numPr>
          <w:ilvl w:val="0"/>
          <w:numId w:val="0"/>
        </w:numPr>
      </w:pPr>
      <w:bookmarkStart w:id="1355" w:name="_Toc197502175"/>
      <w:r>
        <w:t xml:space="preserve">Acronyms used in this </w:t>
      </w:r>
      <w:proofErr w:type="gramStart"/>
      <w:r>
        <w:t>cPP</w:t>
      </w:r>
      <w:bookmarkEnd w:id="1355"/>
      <w:proofErr w:type="gramEnd"/>
    </w:p>
    <w:tbl>
      <w:tblPr>
        <w:tblW w:w="90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44" w:type="dxa"/>
          <w:left w:w="144" w:type="dxa"/>
          <w:bottom w:w="144" w:type="dxa"/>
          <w:right w:w="144" w:type="dxa"/>
        </w:tblCellMar>
        <w:tblLook w:val="04A0" w:firstRow="1" w:lastRow="0" w:firstColumn="1" w:lastColumn="0" w:noHBand="0" w:noVBand="1"/>
      </w:tblPr>
      <w:tblGrid>
        <w:gridCol w:w="1178"/>
        <w:gridCol w:w="7920"/>
      </w:tblGrid>
      <w:tr w:rsidR="00743B95" w14:paraId="57A678E9" w14:textId="77777777">
        <w:trPr>
          <w:trHeight w:val="230"/>
          <w:tblHeader/>
        </w:trPr>
        <w:tc>
          <w:tcPr>
            <w:tcW w:w="1178" w:type="dxa"/>
            <w:shd w:val="clear" w:color="auto" w:fill="D6E3BC" w:themeFill="accent3" w:themeFillTint="66"/>
            <w:tcMar>
              <w:top w:w="0" w:type="dxa"/>
              <w:left w:w="0" w:type="dxa"/>
              <w:bottom w:w="0" w:type="dxa"/>
              <w:right w:w="0" w:type="dxa"/>
            </w:tcMar>
          </w:tcPr>
          <w:p w14:paraId="619DBEA2" w14:textId="77777777" w:rsidR="00743B95" w:rsidRDefault="00890E0E">
            <w:pPr>
              <w:pStyle w:val="Tableheader"/>
              <w:ind w:left="144" w:right="144"/>
              <w:rPr>
                <w:rFonts w:cs="Arial"/>
                <w:szCs w:val="20"/>
              </w:rPr>
            </w:pPr>
            <w:r>
              <w:rPr>
                <w:rFonts w:cs="Arial"/>
                <w:szCs w:val="20"/>
              </w:rPr>
              <w:t>Acronym</w:t>
            </w:r>
          </w:p>
        </w:tc>
        <w:tc>
          <w:tcPr>
            <w:tcW w:w="7920" w:type="dxa"/>
            <w:shd w:val="clear" w:color="auto" w:fill="D6E3BC" w:themeFill="accent3" w:themeFillTint="66"/>
            <w:tcMar>
              <w:top w:w="0" w:type="dxa"/>
              <w:left w:w="0" w:type="dxa"/>
              <w:bottom w:w="0" w:type="dxa"/>
              <w:right w:w="0" w:type="dxa"/>
            </w:tcMar>
          </w:tcPr>
          <w:p w14:paraId="7BA72E41" w14:textId="77777777" w:rsidR="00743B95" w:rsidRDefault="00890E0E">
            <w:pPr>
              <w:pStyle w:val="Tableheader"/>
              <w:ind w:left="144" w:right="144"/>
              <w:rPr>
                <w:rFonts w:cs="Arial"/>
                <w:szCs w:val="20"/>
              </w:rPr>
            </w:pPr>
            <w:r>
              <w:rPr>
                <w:rFonts w:cs="Arial"/>
                <w:szCs w:val="20"/>
              </w:rPr>
              <w:t>Meaning</w:t>
            </w:r>
          </w:p>
        </w:tc>
      </w:tr>
      <w:tr w:rsidR="00743B95" w14:paraId="26B77E5D" w14:textId="77777777">
        <w:trPr>
          <w:trHeight w:val="230"/>
        </w:trPr>
        <w:tc>
          <w:tcPr>
            <w:tcW w:w="1178" w:type="dxa"/>
            <w:tcMar>
              <w:top w:w="0" w:type="dxa"/>
              <w:left w:w="0" w:type="dxa"/>
              <w:bottom w:w="0" w:type="dxa"/>
              <w:right w:w="0" w:type="dxa"/>
            </w:tcMar>
          </w:tcPr>
          <w:p w14:paraId="287961E1" w14:textId="77777777" w:rsidR="00743B95" w:rsidRDefault="00890E0E">
            <w:pPr>
              <w:pStyle w:val="TableEntry"/>
              <w:ind w:left="144" w:right="144"/>
              <w:rPr>
                <w:rFonts w:cs="Arial"/>
                <w:szCs w:val="20"/>
                <w:lang w:eastAsia="en-US"/>
              </w:rPr>
            </w:pPr>
            <w:r>
              <w:rPr>
                <w:rFonts w:cs="Arial"/>
                <w:szCs w:val="20"/>
                <w:lang w:eastAsia="en-US"/>
              </w:rPr>
              <w:t>ACL</w:t>
            </w:r>
          </w:p>
        </w:tc>
        <w:tc>
          <w:tcPr>
            <w:tcW w:w="7920" w:type="dxa"/>
            <w:tcMar>
              <w:top w:w="0" w:type="dxa"/>
              <w:left w:w="0" w:type="dxa"/>
              <w:bottom w:w="0" w:type="dxa"/>
              <w:right w:w="0" w:type="dxa"/>
            </w:tcMar>
          </w:tcPr>
          <w:p w14:paraId="53ACC968" w14:textId="77777777" w:rsidR="00743B95" w:rsidRDefault="00890E0E">
            <w:pPr>
              <w:pStyle w:val="TableEntry"/>
              <w:ind w:left="144" w:right="144"/>
              <w:rPr>
                <w:rFonts w:cs="Arial"/>
                <w:szCs w:val="20"/>
                <w:lang w:eastAsia="en-US"/>
              </w:rPr>
            </w:pPr>
            <w:r>
              <w:rPr>
                <w:rFonts w:cs="Arial"/>
                <w:szCs w:val="20"/>
                <w:lang w:eastAsia="en-US"/>
              </w:rPr>
              <w:t>Access Control List</w:t>
            </w:r>
          </w:p>
        </w:tc>
      </w:tr>
      <w:tr w:rsidR="00743B95" w14:paraId="2AAC7511" w14:textId="77777777">
        <w:trPr>
          <w:trHeight w:val="230"/>
        </w:trPr>
        <w:tc>
          <w:tcPr>
            <w:tcW w:w="1178" w:type="dxa"/>
            <w:tcMar>
              <w:top w:w="0" w:type="dxa"/>
              <w:left w:w="0" w:type="dxa"/>
              <w:bottom w:w="0" w:type="dxa"/>
              <w:right w:w="0" w:type="dxa"/>
            </w:tcMar>
          </w:tcPr>
          <w:p w14:paraId="6877789E" w14:textId="77777777" w:rsidR="00743B95" w:rsidRDefault="00890E0E">
            <w:pPr>
              <w:pStyle w:val="TableEntry"/>
              <w:ind w:left="144" w:right="144"/>
              <w:rPr>
                <w:rFonts w:cs="Arial"/>
                <w:szCs w:val="20"/>
                <w:lang w:eastAsia="en-US"/>
              </w:rPr>
            </w:pPr>
            <w:r>
              <w:rPr>
                <w:rFonts w:cs="Arial"/>
                <w:szCs w:val="20"/>
                <w:lang w:eastAsia="en-US"/>
              </w:rPr>
              <w:t>CC</w:t>
            </w:r>
          </w:p>
        </w:tc>
        <w:tc>
          <w:tcPr>
            <w:tcW w:w="7920" w:type="dxa"/>
            <w:tcMar>
              <w:top w:w="0" w:type="dxa"/>
              <w:left w:w="0" w:type="dxa"/>
              <w:bottom w:w="0" w:type="dxa"/>
              <w:right w:w="0" w:type="dxa"/>
            </w:tcMar>
          </w:tcPr>
          <w:p w14:paraId="4A5B4680" w14:textId="77777777" w:rsidR="00743B95" w:rsidRDefault="00890E0E">
            <w:pPr>
              <w:pStyle w:val="TableEntry"/>
              <w:ind w:left="144" w:right="144"/>
              <w:rPr>
                <w:rFonts w:cs="Arial"/>
                <w:szCs w:val="20"/>
                <w:lang w:eastAsia="en-US"/>
              </w:rPr>
            </w:pPr>
            <w:r>
              <w:rPr>
                <w:rFonts w:cs="Arial"/>
                <w:szCs w:val="20"/>
                <w:lang w:eastAsia="en-US"/>
              </w:rPr>
              <w:t>Common Criteria</w:t>
            </w:r>
          </w:p>
        </w:tc>
      </w:tr>
      <w:tr w:rsidR="00743B95" w14:paraId="4DA32FDA" w14:textId="77777777">
        <w:trPr>
          <w:trHeight w:val="230"/>
        </w:trPr>
        <w:tc>
          <w:tcPr>
            <w:tcW w:w="1178" w:type="dxa"/>
            <w:tcMar>
              <w:top w:w="0" w:type="dxa"/>
              <w:left w:w="0" w:type="dxa"/>
              <w:bottom w:w="0" w:type="dxa"/>
              <w:right w:w="0" w:type="dxa"/>
            </w:tcMar>
          </w:tcPr>
          <w:p w14:paraId="3513DB7A" w14:textId="77777777" w:rsidR="00743B95" w:rsidRDefault="00890E0E">
            <w:pPr>
              <w:pStyle w:val="TableEntry"/>
              <w:ind w:left="144" w:right="144"/>
              <w:rPr>
                <w:rFonts w:cs="Arial"/>
                <w:szCs w:val="20"/>
                <w:lang w:eastAsia="en-US"/>
              </w:rPr>
            </w:pPr>
            <w:r>
              <w:rPr>
                <w:rFonts w:cs="Arial"/>
                <w:szCs w:val="20"/>
                <w:lang w:eastAsia="en-US"/>
              </w:rPr>
              <w:t>COTS</w:t>
            </w:r>
          </w:p>
        </w:tc>
        <w:tc>
          <w:tcPr>
            <w:tcW w:w="7920" w:type="dxa"/>
            <w:tcMar>
              <w:top w:w="0" w:type="dxa"/>
              <w:left w:w="0" w:type="dxa"/>
              <w:bottom w:w="0" w:type="dxa"/>
              <w:right w:w="0" w:type="dxa"/>
            </w:tcMar>
          </w:tcPr>
          <w:p w14:paraId="55D7AA0A" w14:textId="77777777" w:rsidR="00743B95" w:rsidRDefault="00890E0E">
            <w:pPr>
              <w:pStyle w:val="TableEntry"/>
              <w:ind w:left="144" w:right="144"/>
              <w:rPr>
                <w:rFonts w:cs="Arial"/>
                <w:szCs w:val="20"/>
                <w:lang w:eastAsia="en-US"/>
              </w:rPr>
            </w:pPr>
            <w:r>
              <w:rPr>
                <w:rFonts w:cs="Arial"/>
                <w:szCs w:val="20"/>
                <w:lang w:eastAsia="en-US"/>
              </w:rPr>
              <w:t>Commercial Off The Shelf</w:t>
            </w:r>
          </w:p>
        </w:tc>
      </w:tr>
      <w:tr w:rsidR="00743B95" w14:paraId="19A3841E" w14:textId="77777777">
        <w:trPr>
          <w:trHeight w:val="230"/>
        </w:trPr>
        <w:tc>
          <w:tcPr>
            <w:tcW w:w="1178" w:type="dxa"/>
            <w:tcMar>
              <w:top w:w="0" w:type="dxa"/>
              <w:left w:w="0" w:type="dxa"/>
              <w:bottom w:w="0" w:type="dxa"/>
              <w:right w:w="0" w:type="dxa"/>
            </w:tcMar>
          </w:tcPr>
          <w:p w14:paraId="086F9F75" w14:textId="77777777" w:rsidR="00743B95" w:rsidRDefault="00890E0E">
            <w:pPr>
              <w:pStyle w:val="TableEntry"/>
              <w:ind w:left="144" w:right="144"/>
              <w:rPr>
                <w:rFonts w:cs="Arial"/>
                <w:szCs w:val="20"/>
                <w:lang w:eastAsia="en-US"/>
              </w:rPr>
            </w:pPr>
            <w:r>
              <w:rPr>
                <w:rFonts w:cs="Arial"/>
                <w:szCs w:val="20"/>
              </w:rPr>
              <w:t>DAC</w:t>
            </w:r>
          </w:p>
        </w:tc>
        <w:tc>
          <w:tcPr>
            <w:tcW w:w="7920" w:type="dxa"/>
            <w:tcMar>
              <w:top w:w="0" w:type="dxa"/>
              <w:left w:w="0" w:type="dxa"/>
              <w:bottom w:w="0" w:type="dxa"/>
              <w:right w:w="0" w:type="dxa"/>
            </w:tcMar>
          </w:tcPr>
          <w:p w14:paraId="3D44F623" w14:textId="77777777" w:rsidR="00743B95" w:rsidRDefault="00890E0E">
            <w:pPr>
              <w:pStyle w:val="TableEntry"/>
              <w:ind w:left="144" w:right="144"/>
              <w:rPr>
                <w:rFonts w:cs="Arial"/>
                <w:szCs w:val="20"/>
                <w:lang w:eastAsia="en-US"/>
              </w:rPr>
            </w:pPr>
            <w:r>
              <w:rPr>
                <w:rFonts w:cs="Arial"/>
                <w:szCs w:val="20"/>
              </w:rPr>
              <w:t>Discretionary Access Control</w:t>
            </w:r>
          </w:p>
        </w:tc>
      </w:tr>
      <w:tr w:rsidR="00743B95" w14:paraId="3EFC3113" w14:textId="77777777">
        <w:trPr>
          <w:trHeight w:val="230"/>
        </w:trPr>
        <w:tc>
          <w:tcPr>
            <w:tcW w:w="1178" w:type="dxa"/>
            <w:tcMar>
              <w:top w:w="0" w:type="dxa"/>
              <w:left w:w="0" w:type="dxa"/>
              <w:bottom w:w="0" w:type="dxa"/>
              <w:right w:w="0" w:type="dxa"/>
            </w:tcMar>
          </w:tcPr>
          <w:p w14:paraId="31103FDA" w14:textId="77777777" w:rsidR="00743B95" w:rsidRDefault="00890E0E">
            <w:pPr>
              <w:pStyle w:val="TableEntry"/>
              <w:ind w:left="144" w:right="144"/>
              <w:rPr>
                <w:rFonts w:cs="Arial"/>
                <w:szCs w:val="20"/>
                <w:lang w:eastAsia="en-US"/>
              </w:rPr>
            </w:pPr>
            <w:r>
              <w:rPr>
                <w:rFonts w:cs="Arial"/>
                <w:szCs w:val="20"/>
              </w:rPr>
              <w:t>DBMS</w:t>
            </w:r>
          </w:p>
        </w:tc>
        <w:tc>
          <w:tcPr>
            <w:tcW w:w="7920" w:type="dxa"/>
            <w:tcMar>
              <w:top w:w="0" w:type="dxa"/>
              <w:left w:w="0" w:type="dxa"/>
              <w:bottom w:w="0" w:type="dxa"/>
              <w:right w:w="0" w:type="dxa"/>
            </w:tcMar>
          </w:tcPr>
          <w:p w14:paraId="576E5693" w14:textId="77777777" w:rsidR="00743B95" w:rsidRDefault="00890E0E">
            <w:pPr>
              <w:pStyle w:val="TableEntry"/>
              <w:ind w:left="144" w:right="144"/>
              <w:rPr>
                <w:rFonts w:cs="Arial"/>
                <w:szCs w:val="20"/>
                <w:lang w:eastAsia="en-US"/>
              </w:rPr>
            </w:pPr>
            <w:r>
              <w:rPr>
                <w:rFonts w:cs="Arial"/>
                <w:szCs w:val="20"/>
              </w:rPr>
              <w:t>Database Management System</w:t>
            </w:r>
          </w:p>
        </w:tc>
      </w:tr>
      <w:tr w:rsidR="00743B95" w14:paraId="428ED825" w14:textId="77777777">
        <w:trPr>
          <w:trHeight w:val="230"/>
        </w:trPr>
        <w:tc>
          <w:tcPr>
            <w:tcW w:w="1178" w:type="dxa"/>
            <w:tcMar>
              <w:top w:w="0" w:type="dxa"/>
              <w:left w:w="0" w:type="dxa"/>
              <w:bottom w:w="0" w:type="dxa"/>
              <w:right w:w="0" w:type="dxa"/>
            </w:tcMar>
          </w:tcPr>
          <w:p w14:paraId="6BF3806A" w14:textId="77777777" w:rsidR="00743B95" w:rsidRDefault="00890E0E">
            <w:pPr>
              <w:pStyle w:val="TableEntry"/>
              <w:ind w:left="144" w:right="144"/>
              <w:rPr>
                <w:rFonts w:cs="Arial"/>
                <w:szCs w:val="20"/>
                <w:lang w:eastAsia="en-US"/>
              </w:rPr>
            </w:pPr>
            <w:r>
              <w:rPr>
                <w:rFonts w:cs="Arial"/>
                <w:szCs w:val="20"/>
              </w:rPr>
              <w:t>DBMS cPP</w:t>
            </w:r>
          </w:p>
        </w:tc>
        <w:tc>
          <w:tcPr>
            <w:tcW w:w="7920" w:type="dxa"/>
            <w:tcMar>
              <w:top w:w="0" w:type="dxa"/>
              <w:left w:w="0" w:type="dxa"/>
              <w:bottom w:w="0" w:type="dxa"/>
              <w:right w:w="0" w:type="dxa"/>
            </w:tcMar>
          </w:tcPr>
          <w:p w14:paraId="77924C87" w14:textId="77777777" w:rsidR="00743B95" w:rsidRDefault="00890E0E">
            <w:pPr>
              <w:pStyle w:val="TableEntry"/>
              <w:ind w:left="144" w:right="144"/>
              <w:rPr>
                <w:rFonts w:cs="Arial"/>
                <w:szCs w:val="20"/>
                <w:lang w:eastAsia="en-US"/>
              </w:rPr>
            </w:pPr>
            <w:r>
              <w:rPr>
                <w:rFonts w:cs="Arial"/>
                <w:szCs w:val="20"/>
              </w:rPr>
              <w:t>Database Management System collaborative Protection Profile</w:t>
            </w:r>
          </w:p>
        </w:tc>
      </w:tr>
      <w:tr w:rsidR="00743B95" w14:paraId="2DE7D44E" w14:textId="77777777">
        <w:trPr>
          <w:trHeight w:val="230"/>
        </w:trPr>
        <w:tc>
          <w:tcPr>
            <w:tcW w:w="1178" w:type="dxa"/>
            <w:tcMar>
              <w:top w:w="0" w:type="dxa"/>
              <w:left w:w="0" w:type="dxa"/>
              <w:bottom w:w="0" w:type="dxa"/>
              <w:right w:w="0" w:type="dxa"/>
            </w:tcMar>
          </w:tcPr>
          <w:p w14:paraId="7D06DC14" w14:textId="77777777" w:rsidR="00743B95" w:rsidRDefault="00890E0E">
            <w:pPr>
              <w:pStyle w:val="TableEntry"/>
              <w:ind w:left="144" w:right="144"/>
              <w:rPr>
                <w:rFonts w:cs="Arial"/>
                <w:szCs w:val="20"/>
                <w:lang w:eastAsia="en-US"/>
              </w:rPr>
            </w:pPr>
            <w:r>
              <w:rPr>
                <w:rFonts w:cs="Arial"/>
                <w:szCs w:val="20"/>
              </w:rPr>
              <w:t>I&amp;A</w:t>
            </w:r>
          </w:p>
        </w:tc>
        <w:tc>
          <w:tcPr>
            <w:tcW w:w="7920" w:type="dxa"/>
            <w:tcMar>
              <w:top w:w="0" w:type="dxa"/>
              <w:left w:w="0" w:type="dxa"/>
              <w:bottom w:w="0" w:type="dxa"/>
              <w:right w:w="0" w:type="dxa"/>
            </w:tcMar>
          </w:tcPr>
          <w:p w14:paraId="0B35E6E7" w14:textId="77777777" w:rsidR="00743B95" w:rsidRDefault="00890E0E">
            <w:pPr>
              <w:pStyle w:val="TableEntry"/>
              <w:ind w:left="144" w:right="144"/>
              <w:rPr>
                <w:rFonts w:cs="Arial"/>
                <w:szCs w:val="20"/>
                <w:lang w:eastAsia="en-US"/>
              </w:rPr>
            </w:pPr>
            <w:r>
              <w:rPr>
                <w:rFonts w:cs="Arial"/>
                <w:spacing w:val="-4"/>
                <w:szCs w:val="20"/>
              </w:rPr>
              <w:t>I</w:t>
            </w:r>
            <w:r>
              <w:rPr>
                <w:rFonts w:cs="Arial"/>
                <w:spacing w:val="2"/>
                <w:szCs w:val="20"/>
              </w:rPr>
              <w:t>dentification</w:t>
            </w:r>
            <w:r>
              <w:rPr>
                <w:rFonts w:cs="Arial"/>
                <w:szCs w:val="20"/>
              </w:rPr>
              <w:t xml:space="preserve"> and Authentication</w:t>
            </w:r>
          </w:p>
        </w:tc>
      </w:tr>
      <w:tr w:rsidR="00743B95" w14:paraId="565C2290" w14:textId="77777777">
        <w:trPr>
          <w:trHeight w:val="230"/>
        </w:trPr>
        <w:tc>
          <w:tcPr>
            <w:tcW w:w="1178" w:type="dxa"/>
            <w:tcMar>
              <w:top w:w="0" w:type="dxa"/>
              <w:left w:w="0" w:type="dxa"/>
              <w:bottom w:w="0" w:type="dxa"/>
              <w:right w:w="0" w:type="dxa"/>
            </w:tcMar>
          </w:tcPr>
          <w:p w14:paraId="31C88A81" w14:textId="77777777" w:rsidR="00743B95" w:rsidRDefault="00890E0E">
            <w:pPr>
              <w:pStyle w:val="TableEntry"/>
              <w:ind w:left="144" w:right="144"/>
              <w:rPr>
                <w:rFonts w:cs="Arial"/>
                <w:szCs w:val="20"/>
                <w:lang w:eastAsia="en-US"/>
              </w:rPr>
            </w:pPr>
            <w:r>
              <w:rPr>
                <w:rFonts w:cs="Arial"/>
                <w:szCs w:val="20"/>
              </w:rPr>
              <w:t>IT</w:t>
            </w:r>
          </w:p>
        </w:tc>
        <w:tc>
          <w:tcPr>
            <w:tcW w:w="7920" w:type="dxa"/>
            <w:tcMar>
              <w:top w:w="0" w:type="dxa"/>
              <w:left w:w="0" w:type="dxa"/>
              <w:bottom w:w="0" w:type="dxa"/>
              <w:right w:w="0" w:type="dxa"/>
            </w:tcMar>
          </w:tcPr>
          <w:p w14:paraId="75764C5B" w14:textId="77777777" w:rsidR="00743B95" w:rsidRDefault="00890E0E">
            <w:pPr>
              <w:pStyle w:val="TableEntry"/>
              <w:ind w:left="144" w:right="144"/>
              <w:rPr>
                <w:rFonts w:cs="Arial"/>
                <w:szCs w:val="20"/>
                <w:lang w:eastAsia="en-US"/>
              </w:rPr>
            </w:pPr>
            <w:r>
              <w:rPr>
                <w:rFonts w:cs="Arial"/>
                <w:spacing w:val="-4"/>
                <w:szCs w:val="20"/>
              </w:rPr>
              <w:t>I</w:t>
            </w:r>
            <w:r>
              <w:rPr>
                <w:rFonts w:cs="Arial"/>
                <w:spacing w:val="2"/>
                <w:szCs w:val="20"/>
              </w:rPr>
              <w:t>n</w:t>
            </w:r>
            <w:r>
              <w:rPr>
                <w:rFonts w:cs="Arial"/>
                <w:szCs w:val="20"/>
              </w:rPr>
              <w:t>fo</w:t>
            </w:r>
            <w:r>
              <w:rPr>
                <w:rFonts w:cs="Arial"/>
                <w:spacing w:val="-2"/>
                <w:szCs w:val="20"/>
              </w:rPr>
              <w:t>r</w:t>
            </w:r>
            <w:r>
              <w:rPr>
                <w:rFonts w:cs="Arial"/>
                <w:szCs w:val="20"/>
              </w:rPr>
              <w:t>mation Te</w:t>
            </w:r>
            <w:r>
              <w:rPr>
                <w:rFonts w:cs="Arial"/>
                <w:spacing w:val="-1"/>
                <w:szCs w:val="20"/>
              </w:rPr>
              <w:t>c</w:t>
            </w:r>
            <w:r>
              <w:rPr>
                <w:rFonts w:cs="Arial"/>
                <w:szCs w:val="20"/>
              </w:rPr>
              <w:t>hnolo</w:t>
            </w:r>
            <w:r>
              <w:rPr>
                <w:rFonts w:cs="Arial"/>
                <w:spacing w:val="2"/>
                <w:szCs w:val="20"/>
              </w:rPr>
              <w:t>g</w:t>
            </w:r>
            <w:r>
              <w:rPr>
                <w:rFonts w:cs="Arial"/>
                <w:szCs w:val="20"/>
              </w:rPr>
              <w:t>y</w:t>
            </w:r>
          </w:p>
        </w:tc>
      </w:tr>
      <w:tr w:rsidR="00743B95" w14:paraId="7073D23F" w14:textId="77777777">
        <w:trPr>
          <w:trHeight w:val="230"/>
        </w:trPr>
        <w:tc>
          <w:tcPr>
            <w:tcW w:w="1178" w:type="dxa"/>
            <w:tcMar>
              <w:top w:w="0" w:type="dxa"/>
              <w:left w:w="0" w:type="dxa"/>
              <w:bottom w:w="0" w:type="dxa"/>
              <w:right w:w="0" w:type="dxa"/>
            </w:tcMar>
          </w:tcPr>
          <w:p w14:paraId="27A6D08C" w14:textId="77777777" w:rsidR="00743B95" w:rsidRDefault="00890E0E">
            <w:pPr>
              <w:pStyle w:val="TableEntry"/>
              <w:ind w:left="144" w:right="144"/>
              <w:rPr>
                <w:rFonts w:cs="Arial"/>
                <w:szCs w:val="20"/>
              </w:rPr>
            </w:pPr>
            <w:r>
              <w:rPr>
                <w:rFonts w:cs="Arial"/>
                <w:szCs w:val="20"/>
              </w:rPr>
              <w:t>ITSEF</w:t>
            </w:r>
          </w:p>
        </w:tc>
        <w:tc>
          <w:tcPr>
            <w:tcW w:w="7920" w:type="dxa"/>
            <w:tcMar>
              <w:top w:w="0" w:type="dxa"/>
              <w:left w:w="0" w:type="dxa"/>
              <w:bottom w:w="0" w:type="dxa"/>
              <w:right w:w="0" w:type="dxa"/>
            </w:tcMar>
          </w:tcPr>
          <w:p w14:paraId="459B435B" w14:textId="77777777" w:rsidR="00743B95" w:rsidRDefault="00890E0E">
            <w:pPr>
              <w:pStyle w:val="TableEntry"/>
              <w:ind w:left="144" w:right="144"/>
              <w:rPr>
                <w:rFonts w:cs="Arial"/>
                <w:spacing w:val="-4"/>
                <w:szCs w:val="20"/>
              </w:rPr>
            </w:pPr>
            <w:r>
              <w:rPr>
                <w:rFonts w:cs="Arial"/>
                <w:spacing w:val="-4"/>
                <w:szCs w:val="20"/>
              </w:rPr>
              <w:t>IT Security Evaluation Facility</w:t>
            </w:r>
          </w:p>
        </w:tc>
      </w:tr>
      <w:tr w:rsidR="00743B95" w14:paraId="2BFF2AA2" w14:textId="77777777">
        <w:trPr>
          <w:trHeight w:val="230"/>
        </w:trPr>
        <w:tc>
          <w:tcPr>
            <w:tcW w:w="1178" w:type="dxa"/>
            <w:tcMar>
              <w:top w:w="0" w:type="dxa"/>
              <w:left w:w="0" w:type="dxa"/>
              <w:bottom w:w="0" w:type="dxa"/>
              <w:right w:w="0" w:type="dxa"/>
            </w:tcMar>
          </w:tcPr>
          <w:p w14:paraId="2655B313" w14:textId="77777777" w:rsidR="00743B95" w:rsidRDefault="00890E0E">
            <w:pPr>
              <w:pStyle w:val="TableEntry"/>
              <w:ind w:left="144" w:right="144"/>
              <w:rPr>
                <w:rFonts w:cs="Arial"/>
                <w:szCs w:val="20"/>
                <w:lang w:eastAsia="en-US"/>
              </w:rPr>
            </w:pPr>
            <w:r>
              <w:rPr>
                <w:rFonts w:cs="Arial"/>
                <w:szCs w:val="20"/>
                <w:lang w:eastAsia="en-US"/>
              </w:rPr>
              <w:t>OS</w:t>
            </w:r>
          </w:p>
        </w:tc>
        <w:tc>
          <w:tcPr>
            <w:tcW w:w="7920" w:type="dxa"/>
            <w:tcMar>
              <w:top w:w="0" w:type="dxa"/>
              <w:left w:w="0" w:type="dxa"/>
              <w:bottom w:w="0" w:type="dxa"/>
              <w:right w:w="0" w:type="dxa"/>
            </w:tcMar>
          </w:tcPr>
          <w:p w14:paraId="40C3A0DE" w14:textId="77777777" w:rsidR="00743B95" w:rsidRDefault="00890E0E">
            <w:pPr>
              <w:pStyle w:val="TableEntry"/>
              <w:ind w:left="144" w:right="144"/>
              <w:rPr>
                <w:rFonts w:cs="Arial"/>
                <w:szCs w:val="20"/>
                <w:lang w:eastAsia="en-US"/>
              </w:rPr>
            </w:pPr>
            <w:r>
              <w:rPr>
                <w:rFonts w:cs="Arial"/>
                <w:szCs w:val="20"/>
                <w:lang w:eastAsia="en-US"/>
              </w:rPr>
              <w:t>Operating System</w:t>
            </w:r>
          </w:p>
        </w:tc>
      </w:tr>
      <w:tr w:rsidR="00743B95" w14:paraId="0E031650" w14:textId="77777777">
        <w:trPr>
          <w:trHeight w:val="230"/>
        </w:trPr>
        <w:tc>
          <w:tcPr>
            <w:tcW w:w="1178" w:type="dxa"/>
            <w:tcMar>
              <w:top w:w="0" w:type="dxa"/>
              <w:left w:w="0" w:type="dxa"/>
              <w:bottom w:w="0" w:type="dxa"/>
              <w:right w:w="0" w:type="dxa"/>
            </w:tcMar>
          </w:tcPr>
          <w:p w14:paraId="7713555A" w14:textId="77777777" w:rsidR="00743B95" w:rsidRDefault="00890E0E">
            <w:pPr>
              <w:pStyle w:val="TableEntry"/>
              <w:ind w:left="144" w:right="144"/>
              <w:rPr>
                <w:rFonts w:cs="Arial"/>
                <w:szCs w:val="20"/>
                <w:lang w:eastAsia="en-US"/>
              </w:rPr>
            </w:pPr>
            <w:r>
              <w:rPr>
                <w:rFonts w:cs="Arial"/>
                <w:szCs w:val="20"/>
              </w:rPr>
              <w:t>PP</w:t>
            </w:r>
          </w:p>
        </w:tc>
        <w:tc>
          <w:tcPr>
            <w:tcW w:w="7920" w:type="dxa"/>
            <w:tcMar>
              <w:top w:w="0" w:type="dxa"/>
              <w:left w:w="0" w:type="dxa"/>
              <w:bottom w:w="0" w:type="dxa"/>
              <w:right w:w="0" w:type="dxa"/>
            </w:tcMar>
          </w:tcPr>
          <w:p w14:paraId="3BBE48FE" w14:textId="77777777" w:rsidR="00743B95" w:rsidRDefault="00890E0E">
            <w:pPr>
              <w:pStyle w:val="TableEntry"/>
              <w:ind w:left="144" w:right="144"/>
              <w:rPr>
                <w:rFonts w:cs="Arial"/>
                <w:szCs w:val="20"/>
                <w:lang w:eastAsia="en-US"/>
              </w:rPr>
            </w:pPr>
            <w:r>
              <w:rPr>
                <w:rFonts w:cs="Arial"/>
                <w:szCs w:val="20"/>
              </w:rPr>
              <w:t>Prot</w:t>
            </w:r>
            <w:r>
              <w:rPr>
                <w:rFonts w:cs="Arial"/>
                <w:spacing w:val="-2"/>
                <w:szCs w:val="20"/>
              </w:rPr>
              <w:t>e</w:t>
            </w:r>
            <w:r>
              <w:rPr>
                <w:rFonts w:cs="Arial"/>
                <w:spacing w:val="-1"/>
                <w:szCs w:val="20"/>
              </w:rPr>
              <w:t>c</w:t>
            </w:r>
            <w:r>
              <w:rPr>
                <w:rFonts w:cs="Arial"/>
                <w:szCs w:val="20"/>
              </w:rPr>
              <w:t>tion Pro</w:t>
            </w:r>
            <w:r>
              <w:rPr>
                <w:rFonts w:cs="Arial"/>
                <w:spacing w:val="-2"/>
                <w:szCs w:val="20"/>
              </w:rPr>
              <w:t>f</w:t>
            </w:r>
            <w:r>
              <w:rPr>
                <w:rFonts w:cs="Arial"/>
                <w:szCs w:val="20"/>
              </w:rPr>
              <w:t>ile</w:t>
            </w:r>
          </w:p>
        </w:tc>
      </w:tr>
      <w:tr w:rsidR="00743B95" w14:paraId="04FBC987" w14:textId="77777777">
        <w:trPr>
          <w:trHeight w:val="230"/>
        </w:trPr>
        <w:tc>
          <w:tcPr>
            <w:tcW w:w="1178" w:type="dxa"/>
            <w:tcMar>
              <w:top w:w="0" w:type="dxa"/>
              <w:left w:w="0" w:type="dxa"/>
              <w:bottom w:w="0" w:type="dxa"/>
              <w:right w:w="0" w:type="dxa"/>
            </w:tcMar>
          </w:tcPr>
          <w:p w14:paraId="277BACF7" w14:textId="77777777" w:rsidR="00743B95" w:rsidRDefault="00890E0E">
            <w:pPr>
              <w:pStyle w:val="TableEntry"/>
              <w:ind w:left="144" w:right="144"/>
              <w:rPr>
                <w:rFonts w:cs="Arial"/>
                <w:szCs w:val="20"/>
                <w:lang w:eastAsia="en-US"/>
              </w:rPr>
            </w:pPr>
            <w:r>
              <w:rPr>
                <w:rFonts w:cs="Arial"/>
                <w:szCs w:val="20"/>
              </w:rPr>
              <w:t>SAR</w:t>
            </w:r>
          </w:p>
        </w:tc>
        <w:tc>
          <w:tcPr>
            <w:tcW w:w="7920" w:type="dxa"/>
            <w:tcMar>
              <w:top w:w="0" w:type="dxa"/>
              <w:left w:w="0" w:type="dxa"/>
              <w:bottom w:w="0" w:type="dxa"/>
              <w:right w:w="0" w:type="dxa"/>
            </w:tcMar>
          </w:tcPr>
          <w:p w14:paraId="4EA75885" w14:textId="77777777" w:rsidR="00743B95" w:rsidRDefault="00890E0E">
            <w:pPr>
              <w:pStyle w:val="TableEntry"/>
              <w:ind w:left="144" w:right="144"/>
              <w:rPr>
                <w:rFonts w:cs="Arial"/>
                <w:szCs w:val="20"/>
                <w:lang w:eastAsia="en-US"/>
              </w:rPr>
            </w:pPr>
            <w:r>
              <w:rPr>
                <w:rFonts w:cs="Arial"/>
                <w:szCs w:val="20"/>
              </w:rPr>
              <w:t>Security Assurance Requirement</w:t>
            </w:r>
          </w:p>
        </w:tc>
      </w:tr>
      <w:tr w:rsidR="00743B95" w14:paraId="7A7265B9" w14:textId="77777777">
        <w:trPr>
          <w:trHeight w:val="230"/>
        </w:trPr>
        <w:tc>
          <w:tcPr>
            <w:tcW w:w="1178" w:type="dxa"/>
            <w:tcMar>
              <w:top w:w="0" w:type="dxa"/>
              <w:left w:w="0" w:type="dxa"/>
              <w:bottom w:w="0" w:type="dxa"/>
              <w:right w:w="0" w:type="dxa"/>
            </w:tcMar>
          </w:tcPr>
          <w:p w14:paraId="4A6EE009" w14:textId="77777777" w:rsidR="00743B95" w:rsidRDefault="00890E0E">
            <w:pPr>
              <w:pStyle w:val="TableEntry"/>
              <w:ind w:left="144" w:right="144"/>
              <w:rPr>
                <w:rFonts w:cs="Arial"/>
                <w:szCs w:val="20"/>
                <w:lang w:eastAsia="en-US"/>
              </w:rPr>
            </w:pPr>
            <w:r>
              <w:rPr>
                <w:rFonts w:cs="Arial"/>
                <w:szCs w:val="20"/>
              </w:rPr>
              <w:t>S</w:t>
            </w:r>
            <w:r>
              <w:rPr>
                <w:rFonts w:cs="Arial"/>
                <w:spacing w:val="-2"/>
                <w:szCs w:val="20"/>
              </w:rPr>
              <w:t>F</w:t>
            </w:r>
            <w:r>
              <w:rPr>
                <w:rFonts w:cs="Arial"/>
                <w:szCs w:val="20"/>
              </w:rPr>
              <w:t>P</w:t>
            </w:r>
          </w:p>
        </w:tc>
        <w:tc>
          <w:tcPr>
            <w:tcW w:w="7920" w:type="dxa"/>
            <w:tcMar>
              <w:top w:w="0" w:type="dxa"/>
              <w:left w:w="0" w:type="dxa"/>
              <w:bottom w:w="0" w:type="dxa"/>
              <w:right w:w="0" w:type="dxa"/>
            </w:tcMar>
          </w:tcPr>
          <w:p w14:paraId="1A95A89E" w14:textId="77777777" w:rsidR="00743B95" w:rsidRDefault="00890E0E">
            <w:pPr>
              <w:pStyle w:val="TableEntry"/>
              <w:ind w:left="144" w:right="144"/>
              <w:rPr>
                <w:rFonts w:cs="Arial"/>
                <w:szCs w:val="20"/>
                <w:lang w:eastAsia="en-US"/>
              </w:rPr>
            </w:pPr>
            <w:r>
              <w:rPr>
                <w:rFonts w:cs="Arial"/>
                <w:szCs w:val="20"/>
              </w:rPr>
              <w:t>S</w:t>
            </w:r>
            <w:r>
              <w:rPr>
                <w:rFonts w:cs="Arial"/>
                <w:spacing w:val="-1"/>
                <w:szCs w:val="20"/>
              </w:rPr>
              <w:t>ec</w:t>
            </w:r>
            <w:r>
              <w:rPr>
                <w:rFonts w:cs="Arial"/>
                <w:szCs w:val="20"/>
              </w:rPr>
              <w:t>u</w:t>
            </w:r>
            <w:r>
              <w:rPr>
                <w:rFonts w:cs="Arial"/>
                <w:spacing w:val="-1"/>
                <w:szCs w:val="20"/>
              </w:rPr>
              <w:t>r</w:t>
            </w:r>
            <w:r>
              <w:rPr>
                <w:rFonts w:cs="Arial"/>
                <w:szCs w:val="20"/>
              </w:rPr>
              <w:t>i</w:t>
            </w:r>
            <w:r>
              <w:rPr>
                <w:rFonts w:cs="Arial"/>
                <w:spacing w:val="3"/>
                <w:szCs w:val="20"/>
              </w:rPr>
              <w:t>t</w:t>
            </w:r>
            <w:r>
              <w:rPr>
                <w:rFonts w:cs="Arial"/>
                <w:szCs w:val="20"/>
              </w:rPr>
              <w:t>y</w:t>
            </w:r>
            <w:r>
              <w:rPr>
                <w:rFonts w:cs="Arial"/>
                <w:spacing w:val="-3"/>
                <w:szCs w:val="20"/>
              </w:rPr>
              <w:t xml:space="preserve"> </w:t>
            </w:r>
            <w:r>
              <w:rPr>
                <w:rFonts w:cs="Arial"/>
                <w:spacing w:val="-2"/>
                <w:szCs w:val="20"/>
              </w:rPr>
              <w:t>F</w:t>
            </w:r>
            <w:r>
              <w:rPr>
                <w:rFonts w:cs="Arial"/>
                <w:szCs w:val="20"/>
              </w:rPr>
              <w:t>un</w:t>
            </w:r>
            <w:r>
              <w:rPr>
                <w:rFonts w:cs="Arial"/>
                <w:spacing w:val="-1"/>
                <w:szCs w:val="20"/>
              </w:rPr>
              <w:t>c</w:t>
            </w:r>
            <w:r>
              <w:rPr>
                <w:rFonts w:cs="Arial"/>
                <w:szCs w:val="20"/>
              </w:rPr>
              <w:t>tion</w:t>
            </w:r>
            <w:r>
              <w:rPr>
                <w:rFonts w:cs="Arial"/>
                <w:spacing w:val="-1"/>
                <w:szCs w:val="20"/>
              </w:rPr>
              <w:t>a</w:t>
            </w:r>
            <w:r>
              <w:rPr>
                <w:rFonts w:cs="Arial"/>
                <w:szCs w:val="20"/>
              </w:rPr>
              <w:t>l Policy</w:t>
            </w:r>
          </w:p>
        </w:tc>
      </w:tr>
      <w:tr w:rsidR="00743B95" w14:paraId="02731F77" w14:textId="77777777">
        <w:trPr>
          <w:trHeight w:val="230"/>
        </w:trPr>
        <w:tc>
          <w:tcPr>
            <w:tcW w:w="1178" w:type="dxa"/>
            <w:tcMar>
              <w:top w:w="0" w:type="dxa"/>
              <w:left w:w="0" w:type="dxa"/>
              <w:bottom w:w="0" w:type="dxa"/>
              <w:right w:w="0" w:type="dxa"/>
            </w:tcMar>
          </w:tcPr>
          <w:p w14:paraId="11B5707B" w14:textId="77777777" w:rsidR="00743B95" w:rsidRDefault="00890E0E">
            <w:pPr>
              <w:pStyle w:val="TableEntry"/>
              <w:ind w:left="144" w:right="144"/>
              <w:rPr>
                <w:rFonts w:cs="Arial"/>
                <w:szCs w:val="20"/>
                <w:lang w:eastAsia="en-US"/>
              </w:rPr>
            </w:pPr>
            <w:r>
              <w:rPr>
                <w:rFonts w:cs="Arial"/>
                <w:szCs w:val="20"/>
              </w:rPr>
              <w:t>S</w:t>
            </w:r>
            <w:r>
              <w:rPr>
                <w:rFonts w:cs="Arial"/>
                <w:spacing w:val="-2"/>
                <w:szCs w:val="20"/>
              </w:rPr>
              <w:t>F</w:t>
            </w:r>
            <w:r>
              <w:rPr>
                <w:rFonts w:cs="Arial"/>
                <w:szCs w:val="20"/>
              </w:rPr>
              <w:t>R</w:t>
            </w:r>
          </w:p>
        </w:tc>
        <w:tc>
          <w:tcPr>
            <w:tcW w:w="7920" w:type="dxa"/>
            <w:tcMar>
              <w:top w:w="0" w:type="dxa"/>
              <w:left w:w="0" w:type="dxa"/>
              <w:bottom w:w="0" w:type="dxa"/>
              <w:right w:w="0" w:type="dxa"/>
            </w:tcMar>
          </w:tcPr>
          <w:p w14:paraId="78A8E556" w14:textId="77777777" w:rsidR="00743B95" w:rsidRDefault="00890E0E">
            <w:pPr>
              <w:pStyle w:val="TableEntry"/>
              <w:ind w:left="144" w:right="144"/>
              <w:rPr>
                <w:rFonts w:cs="Arial"/>
                <w:szCs w:val="20"/>
                <w:lang w:eastAsia="en-US"/>
              </w:rPr>
            </w:pPr>
            <w:r>
              <w:rPr>
                <w:rFonts w:cs="Arial"/>
                <w:szCs w:val="20"/>
              </w:rPr>
              <w:t>S</w:t>
            </w:r>
            <w:r>
              <w:rPr>
                <w:rFonts w:cs="Arial"/>
                <w:spacing w:val="-1"/>
                <w:szCs w:val="20"/>
              </w:rPr>
              <w:t>ec</w:t>
            </w:r>
            <w:r>
              <w:rPr>
                <w:rFonts w:cs="Arial"/>
                <w:szCs w:val="20"/>
              </w:rPr>
              <w:t>u</w:t>
            </w:r>
            <w:r>
              <w:rPr>
                <w:rFonts w:cs="Arial"/>
                <w:spacing w:val="-1"/>
                <w:szCs w:val="20"/>
              </w:rPr>
              <w:t>r</w:t>
            </w:r>
            <w:r>
              <w:rPr>
                <w:rFonts w:cs="Arial"/>
                <w:szCs w:val="20"/>
              </w:rPr>
              <w:t>i</w:t>
            </w:r>
            <w:r>
              <w:rPr>
                <w:rFonts w:cs="Arial"/>
                <w:spacing w:val="3"/>
                <w:szCs w:val="20"/>
              </w:rPr>
              <w:t>t</w:t>
            </w:r>
            <w:r>
              <w:rPr>
                <w:rFonts w:cs="Arial"/>
                <w:szCs w:val="20"/>
              </w:rPr>
              <w:t>y</w:t>
            </w:r>
            <w:r>
              <w:rPr>
                <w:rFonts w:cs="Arial"/>
                <w:spacing w:val="-3"/>
                <w:szCs w:val="20"/>
              </w:rPr>
              <w:t xml:space="preserve"> </w:t>
            </w:r>
            <w:r>
              <w:rPr>
                <w:rFonts w:cs="Arial"/>
                <w:spacing w:val="-2"/>
                <w:szCs w:val="20"/>
              </w:rPr>
              <w:t>F</w:t>
            </w:r>
            <w:r>
              <w:rPr>
                <w:rFonts w:cs="Arial"/>
                <w:szCs w:val="20"/>
              </w:rPr>
              <w:t>un</w:t>
            </w:r>
            <w:r>
              <w:rPr>
                <w:rFonts w:cs="Arial"/>
                <w:spacing w:val="-1"/>
                <w:szCs w:val="20"/>
              </w:rPr>
              <w:t>c</w:t>
            </w:r>
            <w:r>
              <w:rPr>
                <w:rFonts w:cs="Arial"/>
                <w:szCs w:val="20"/>
              </w:rPr>
              <w:t>t</w:t>
            </w:r>
            <w:r>
              <w:rPr>
                <w:rFonts w:cs="Arial"/>
                <w:spacing w:val="2"/>
                <w:szCs w:val="20"/>
              </w:rPr>
              <w:t>i</w:t>
            </w:r>
            <w:r>
              <w:rPr>
                <w:rFonts w:cs="Arial"/>
                <w:szCs w:val="20"/>
              </w:rPr>
              <w:t>on</w:t>
            </w:r>
            <w:r>
              <w:rPr>
                <w:rFonts w:cs="Arial"/>
                <w:spacing w:val="-1"/>
                <w:szCs w:val="20"/>
              </w:rPr>
              <w:t>a</w:t>
            </w:r>
            <w:r>
              <w:rPr>
                <w:rFonts w:cs="Arial"/>
                <w:szCs w:val="20"/>
              </w:rPr>
              <w:t>l R</w:t>
            </w:r>
            <w:r>
              <w:rPr>
                <w:rFonts w:cs="Arial"/>
                <w:spacing w:val="-1"/>
                <w:szCs w:val="20"/>
              </w:rPr>
              <w:t>e</w:t>
            </w:r>
            <w:r>
              <w:rPr>
                <w:rFonts w:cs="Arial"/>
                <w:szCs w:val="20"/>
              </w:rPr>
              <w:t>q</w:t>
            </w:r>
            <w:r>
              <w:rPr>
                <w:rFonts w:cs="Arial"/>
                <w:spacing w:val="2"/>
                <w:szCs w:val="20"/>
              </w:rPr>
              <w:t>u</w:t>
            </w:r>
            <w:r>
              <w:rPr>
                <w:rFonts w:cs="Arial"/>
                <w:szCs w:val="20"/>
              </w:rPr>
              <w:t>ir</w:t>
            </w:r>
            <w:r>
              <w:rPr>
                <w:rFonts w:cs="Arial"/>
                <w:spacing w:val="-2"/>
                <w:szCs w:val="20"/>
              </w:rPr>
              <w:t>e</w:t>
            </w:r>
            <w:r>
              <w:rPr>
                <w:rFonts w:cs="Arial"/>
                <w:szCs w:val="20"/>
              </w:rPr>
              <w:t>ment</w:t>
            </w:r>
          </w:p>
        </w:tc>
      </w:tr>
      <w:tr w:rsidR="00743B95" w14:paraId="3DBAAA6B" w14:textId="77777777">
        <w:trPr>
          <w:trHeight w:val="230"/>
        </w:trPr>
        <w:tc>
          <w:tcPr>
            <w:tcW w:w="1178" w:type="dxa"/>
            <w:tcMar>
              <w:top w:w="0" w:type="dxa"/>
              <w:left w:w="0" w:type="dxa"/>
              <w:bottom w:w="0" w:type="dxa"/>
              <w:right w:w="0" w:type="dxa"/>
            </w:tcMar>
          </w:tcPr>
          <w:p w14:paraId="158AB83A" w14:textId="77777777" w:rsidR="00743B95" w:rsidRDefault="00890E0E">
            <w:pPr>
              <w:pStyle w:val="TableEntry"/>
              <w:ind w:left="144" w:right="144"/>
              <w:rPr>
                <w:rFonts w:cs="Arial"/>
                <w:szCs w:val="20"/>
                <w:lang w:eastAsia="en-US"/>
              </w:rPr>
            </w:pPr>
            <w:r>
              <w:rPr>
                <w:rFonts w:cs="Arial"/>
                <w:szCs w:val="20"/>
              </w:rPr>
              <w:t>SPD</w:t>
            </w:r>
          </w:p>
        </w:tc>
        <w:tc>
          <w:tcPr>
            <w:tcW w:w="7920" w:type="dxa"/>
            <w:tcMar>
              <w:top w:w="0" w:type="dxa"/>
              <w:left w:w="0" w:type="dxa"/>
              <w:bottom w:w="0" w:type="dxa"/>
              <w:right w:w="0" w:type="dxa"/>
            </w:tcMar>
          </w:tcPr>
          <w:p w14:paraId="05CA520F" w14:textId="77777777" w:rsidR="00743B95" w:rsidRDefault="00890E0E">
            <w:pPr>
              <w:pStyle w:val="TableEntry"/>
              <w:ind w:left="144" w:right="144"/>
              <w:rPr>
                <w:rFonts w:cs="Arial"/>
                <w:szCs w:val="20"/>
                <w:lang w:eastAsia="en-US"/>
              </w:rPr>
            </w:pPr>
            <w:r>
              <w:rPr>
                <w:rFonts w:cs="Arial"/>
                <w:szCs w:val="20"/>
              </w:rPr>
              <w:t>Security Problem Definition</w:t>
            </w:r>
          </w:p>
        </w:tc>
      </w:tr>
      <w:tr w:rsidR="00743B95" w14:paraId="1321B226" w14:textId="77777777">
        <w:trPr>
          <w:trHeight w:val="230"/>
        </w:trPr>
        <w:tc>
          <w:tcPr>
            <w:tcW w:w="1178" w:type="dxa"/>
            <w:tcMar>
              <w:top w:w="0" w:type="dxa"/>
              <w:left w:w="0" w:type="dxa"/>
              <w:bottom w:w="0" w:type="dxa"/>
              <w:right w:w="0" w:type="dxa"/>
            </w:tcMar>
          </w:tcPr>
          <w:p w14:paraId="3D28A1B7" w14:textId="77777777" w:rsidR="00743B95" w:rsidRDefault="00890E0E">
            <w:pPr>
              <w:pStyle w:val="TableEntry"/>
              <w:ind w:left="144" w:right="144"/>
              <w:rPr>
                <w:rFonts w:cs="Arial"/>
                <w:szCs w:val="20"/>
                <w:lang w:eastAsia="en-US"/>
              </w:rPr>
            </w:pPr>
            <w:r>
              <w:rPr>
                <w:rFonts w:cs="Arial"/>
                <w:szCs w:val="20"/>
              </w:rPr>
              <w:t>ST</w:t>
            </w:r>
          </w:p>
        </w:tc>
        <w:tc>
          <w:tcPr>
            <w:tcW w:w="7920" w:type="dxa"/>
            <w:tcMar>
              <w:top w:w="0" w:type="dxa"/>
              <w:left w:w="0" w:type="dxa"/>
              <w:bottom w:w="0" w:type="dxa"/>
              <w:right w:w="0" w:type="dxa"/>
            </w:tcMar>
          </w:tcPr>
          <w:p w14:paraId="5AD0B0F6" w14:textId="77777777" w:rsidR="00743B95" w:rsidRDefault="00890E0E">
            <w:pPr>
              <w:pStyle w:val="TableEntry"/>
              <w:ind w:left="144" w:right="144"/>
              <w:rPr>
                <w:rFonts w:cs="Arial"/>
                <w:szCs w:val="20"/>
                <w:lang w:eastAsia="en-US"/>
              </w:rPr>
            </w:pPr>
            <w:r>
              <w:rPr>
                <w:rFonts w:cs="Arial"/>
                <w:szCs w:val="20"/>
              </w:rPr>
              <w:t>S</w:t>
            </w:r>
            <w:r>
              <w:rPr>
                <w:rFonts w:cs="Arial"/>
                <w:spacing w:val="-1"/>
                <w:szCs w:val="20"/>
              </w:rPr>
              <w:t>ec</w:t>
            </w:r>
            <w:r>
              <w:rPr>
                <w:rFonts w:cs="Arial"/>
                <w:szCs w:val="20"/>
              </w:rPr>
              <w:t>u</w:t>
            </w:r>
            <w:r>
              <w:rPr>
                <w:rFonts w:cs="Arial"/>
                <w:spacing w:val="-1"/>
                <w:szCs w:val="20"/>
              </w:rPr>
              <w:t>r</w:t>
            </w:r>
            <w:r>
              <w:rPr>
                <w:rFonts w:cs="Arial"/>
                <w:szCs w:val="20"/>
              </w:rPr>
              <w:t>i</w:t>
            </w:r>
            <w:r>
              <w:rPr>
                <w:rFonts w:cs="Arial"/>
                <w:spacing w:val="3"/>
                <w:szCs w:val="20"/>
              </w:rPr>
              <w:t>t</w:t>
            </w:r>
            <w:r>
              <w:rPr>
                <w:rFonts w:cs="Arial"/>
                <w:szCs w:val="20"/>
              </w:rPr>
              <w:t>y</w:t>
            </w:r>
            <w:r>
              <w:rPr>
                <w:rFonts w:cs="Arial"/>
                <w:spacing w:val="-5"/>
                <w:szCs w:val="20"/>
              </w:rPr>
              <w:t xml:space="preserve"> </w:t>
            </w:r>
            <w:r>
              <w:rPr>
                <w:rFonts w:cs="Arial"/>
                <w:szCs w:val="20"/>
              </w:rPr>
              <w:t>T</w:t>
            </w:r>
            <w:r>
              <w:rPr>
                <w:rFonts w:cs="Arial"/>
                <w:spacing w:val="-1"/>
                <w:szCs w:val="20"/>
              </w:rPr>
              <w:t>a</w:t>
            </w:r>
            <w:r>
              <w:rPr>
                <w:rFonts w:cs="Arial"/>
                <w:szCs w:val="20"/>
              </w:rPr>
              <w:t>r</w:t>
            </w:r>
            <w:r>
              <w:rPr>
                <w:rFonts w:cs="Arial"/>
                <w:spacing w:val="-3"/>
                <w:szCs w:val="20"/>
              </w:rPr>
              <w:t>g</w:t>
            </w:r>
            <w:r>
              <w:rPr>
                <w:rFonts w:cs="Arial"/>
                <w:spacing w:val="-1"/>
                <w:szCs w:val="20"/>
              </w:rPr>
              <w:t>e</w:t>
            </w:r>
            <w:r>
              <w:rPr>
                <w:rFonts w:cs="Arial"/>
                <w:szCs w:val="20"/>
              </w:rPr>
              <w:t>t</w:t>
            </w:r>
          </w:p>
        </w:tc>
      </w:tr>
      <w:tr w:rsidR="00743B95" w14:paraId="2EABA53E" w14:textId="77777777">
        <w:trPr>
          <w:trHeight w:val="230"/>
        </w:trPr>
        <w:tc>
          <w:tcPr>
            <w:tcW w:w="1178" w:type="dxa"/>
            <w:tcMar>
              <w:top w:w="0" w:type="dxa"/>
              <w:left w:w="0" w:type="dxa"/>
              <w:bottom w:w="0" w:type="dxa"/>
              <w:right w:w="0" w:type="dxa"/>
            </w:tcMar>
          </w:tcPr>
          <w:p w14:paraId="0EBC1B0C" w14:textId="77777777" w:rsidR="00743B95" w:rsidRDefault="00890E0E">
            <w:pPr>
              <w:pStyle w:val="TableEntry"/>
              <w:ind w:left="144" w:right="144"/>
              <w:rPr>
                <w:rFonts w:cs="Arial"/>
                <w:szCs w:val="20"/>
                <w:lang w:eastAsia="en-US"/>
              </w:rPr>
            </w:pPr>
            <w:r>
              <w:rPr>
                <w:rFonts w:cs="Arial"/>
                <w:szCs w:val="20"/>
              </w:rPr>
              <w:t>TOE</w:t>
            </w:r>
          </w:p>
        </w:tc>
        <w:tc>
          <w:tcPr>
            <w:tcW w:w="7920" w:type="dxa"/>
            <w:tcMar>
              <w:top w:w="0" w:type="dxa"/>
              <w:left w:w="0" w:type="dxa"/>
              <w:bottom w:w="0" w:type="dxa"/>
              <w:right w:w="0" w:type="dxa"/>
            </w:tcMar>
          </w:tcPr>
          <w:p w14:paraId="61665A86" w14:textId="77777777" w:rsidR="00743B95" w:rsidRDefault="00890E0E">
            <w:pPr>
              <w:pStyle w:val="TableEntry"/>
              <w:ind w:left="144" w:right="144"/>
              <w:rPr>
                <w:rFonts w:cs="Arial"/>
                <w:szCs w:val="20"/>
                <w:lang w:eastAsia="en-US"/>
              </w:rPr>
            </w:pPr>
            <w:r>
              <w:rPr>
                <w:rFonts w:cs="Arial"/>
                <w:szCs w:val="20"/>
              </w:rPr>
              <w:t>T</w:t>
            </w:r>
            <w:r>
              <w:rPr>
                <w:rFonts w:cs="Arial"/>
                <w:spacing w:val="-2"/>
                <w:szCs w:val="20"/>
              </w:rPr>
              <w:t>a</w:t>
            </w:r>
            <w:r>
              <w:rPr>
                <w:rFonts w:cs="Arial"/>
                <w:szCs w:val="20"/>
              </w:rPr>
              <w:t>r</w:t>
            </w:r>
            <w:r>
              <w:rPr>
                <w:rFonts w:cs="Arial"/>
                <w:spacing w:val="-3"/>
                <w:szCs w:val="20"/>
              </w:rPr>
              <w:t>g</w:t>
            </w:r>
            <w:r>
              <w:rPr>
                <w:rFonts w:cs="Arial"/>
                <w:spacing w:val="-1"/>
                <w:szCs w:val="20"/>
              </w:rPr>
              <w:t>e</w:t>
            </w:r>
            <w:r>
              <w:rPr>
                <w:rFonts w:cs="Arial"/>
                <w:szCs w:val="20"/>
              </w:rPr>
              <w:t>t of Ev</w:t>
            </w:r>
            <w:r>
              <w:rPr>
                <w:rFonts w:cs="Arial"/>
                <w:spacing w:val="-1"/>
                <w:szCs w:val="20"/>
              </w:rPr>
              <w:t>a</w:t>
            </w:r>
            <w:r>
              <w:rPr>
                <w:rFonts w:cs="Arial"/>
                <w:szCs w:val="20"/>
              </w:rPr>
              <w:t>luation</w:t>
            </w:r>
          </w:p>
        </w:tc>
      </w:tr>
      <w:tr w:rsidR="00743B95" w14:paraId="2E5602F9" w14:textId="77777777">
        <w:trPr>
          <w:trHeight w:val="230"/>
        </w:trPr>
        <w:tc>
          <w:tcPr>
            <w:tcW w:w="1178" w:type="dxa"/>
            <w:tcMar>
              <w:top w:w="0" w:type="dxa"/>
              <w:left w:w="0" w:type="dxa"/>
              <w:bottom w:w="0" w:type="dxa"/>
              <w:right w:w="0" w:type="dxa"/>
            </w:tcMar>
          </w:tcPr>
          <w:p w14:paraId="09EEF7D8" w14:textId="77777777" w:rsidR="00743B95" w:rsidRDefault="00890E0E">
            <w:pPr>
              <w:pStyle w:val="TableEntry"/>
              <w:ind w:left="144" w:right="144"/>
              <w:rPr>
                <w:rFonts w:cs="Arial"/>
                <w:szCs w:val="20"/>
              </w:rPr>
            </w:pPr>
            <w:r>
              <w:rPr>
                <w:rFonts w:cs="Arial"/>
                <w:szCs w:val="20"/>
              </w:rPr>
              <w:t>TSF</w:t>
            </w:r>
          </w:p>
        </w:tc>
        <w:tc>
          <w:tcPr>
            <w:tcW w:w="7920" w:type="dxa"/>
            <w:tcMar>
              <w:top w:w="0" w:type="dxa"/>
              <w:left w:w="0" w:type="dxa"/>
              <w:bottom w:w="0" w:type="dxa"/>
              <w:right w:w="0" w:type="dxa"/>
            </w:tcMar>
          </w:tcPr>
          <w:p w14:paraId="2FA6D56A" w14:textId="77777777" w:rsidR="00743B95" w:rsidRDefault="00890E0E">
            <w:pPr>
              <w:pStyle w:val="TableEntry"/>
              <w:ind w:left="144" w:right="144"/>
              <w:rPr>
                <w:rFonts w:cs="Arial"/>
                <w:szCs w:val="20"/>
              </w:rPr>
            </w:pPr>
            <w:r>
              <w:rPr>
                <w:rFonts w:cs="Arial"/>
                <w:szCs w:val="20"/>
              </w:rPr>
              <w:t>TOE</w:t>
            </w:r>
            <w:r>
              <w:rPr>
                <w:rFonts w:cs="Arial"/>
                <w:spacing w:val="-1"/>
                <w:szCs w:val="20"/>
              </w:rPr>
              <w:t xml:space="preserve"> </w:t>
            </w:r>
            <w:r>
              <w:rPr>
                <w:rFonts w:cs="Arial"/>
                <w:szCs w:val="20"/>
              </w:rPr>
              <w:t>S</w:t>
            </w:r>
            <w:r>
              <w:rPr>
                <w:rFonts w:cs="Arial"/>
                <w:spacing w:val="-1"/>
                <w:szCs w:val="20"/>
              </w:rPr>
              <w:t>ec</w:t>
            </w:r>
            <w:r>
              <w:rPr>
                <w:rFonts w:cs="Arial"/>
                <w:szCs w:val="20"/>
              </w:rPr>
              <w:t>u</w:t>
            </w:r>
            <w:r>
              <w:rPr>
                <w:rFonts w:cs="Arial"/>
                <w:spacing w:val="-1"/>
                <w:szCs w:val="20"/>
              </w:rPr>
              <w:t>r</w:t>
            </w:r>
            <w:r>
              <w:rPr>
                <w:rFonts w:cs="Arial"/>
                <w:szCs w:val="20"/>
              </w:rPr>
              <w:t>i</w:t>
            </w:r>
            <w:r>
              <w:rPr>
                <w:rFonts w:cs="Arial"/>
                <w:spacing w:val="5"/>
                <w:szCs w:val="20"/>
              </w:rPr>
              <w:t>t</w:t>
            </w:r>
            <w:r>
              <w:rPr>
                <w:rFonts w:cs="Arial"/>
                <w:szCs w:val="20"/>
              </w:rPr>
              <w:t>y</w:t>
            </w:r>
            <w:r>
              <w:rPr>
                <w:rFonts w:cs="Arial"/>
                <w:spacing w:val="-5"/>
                <w:szCs w:val="20"/>
              </w:rPr>
              <w:t xml:space="preserve"> </w:t>
            </w:r>
            <w:r>
              <w:rPr>
                <w:rFonts w:cs="Arial"/>
                <w:spacing w:val="-2"/>
                <w:szCs w:val="20"/>
              </w:rPr>
              <w:t>F</w:t>
            </w:r>
            <w:r>
              <w:rPr>
                <w:rFonts w:cs="Arial"/>
                <w:szCs w:val="20"/>
              </w:rPr>
              <w:t>u</w:t>
            </w:r>
            <w:r>
              <w:rPr>
                <w:rFonts w:cs="Arial"/>
                <w:spacing w:val="2"/>
                <w:szCs w:val="20"/>
              </w:rPr>
              <w:t>n</w:t>
            </w:r>
            <w:r>
              <w:rPr>
                <w:rFonts w:cs="Arial"/>
                <w:spacing w:val="-1"/>
                <w:szCs w:val="20"/>
              </w:rPr>
              <w:t>c</w:t>
            </w:r>
            <w:r>
              <w:rPr>
                <w:rFonts w:cs="Arial"/>
                <w:szCs w:val="20"/>
              </w:rPr>
              <w:t>tions</w:t>
            </w:r>
          </w:p>
        </w:tc>
      </w:tr>
      <w:tr w:rsidR="00743B95" w14:paraId="58360EF7" w14:textId="77777777">
        <w:trPr>
          <w:trHeight w:val="230"/>
        </w:trPr>
        <w:tc>
          <w:tcPr>
            <w:tcW w:w="1178" w:type="dxa"/>
            <w:tcMar>
              <w:top w:w="0" w:type="dxa"/>
              <w:left w:w="0" w:type="dxa"/>
              <w:bottom w:w="0" w:type="dxa"/>
              <w:right w:w="0" w:type="dxa"/>
            </w:tcMar>
          </w:tcPr>
          <w:p w14:paraId="34BCDE87" w14:textId="77777777" w:rsidR="00743B95" w:rsidRDefault="00890E0E">
            <w:pPr>
              <w:pStyle w:val="TableEntry"/>
              <w:ind w:left="144" w:right="144"/>
              <w:rPr>
                <w:rFonts w:cs="Arial"/>
                <w:szCs w:val="20"/>
              </w:rPr>
            </w:pPr>
            <w:r>
              <w:rPr>
                <w:rFonts w:cs="Arial"/>
                <w:szCs w:val="20"/>
              </w:rPr>
              <w:t>TSFI</w:t>
            </w:r>
          </w:p>
        </w:tc>
        <w:tc>
          <w:tcPr>
            <w:tcW w:w="7920" w:type="dxa"/>
            <w:tcMar>
              <w:top w:w="0" w:type="dxa"/>
              <w:left w:w="0" w:type="dxa"/>
              <w:bottom w:w="0" w:type="dxa"/>
              <w:right w:w="0" w:type="dxa"/>
            </w:tcMar>
          </w:tcPr>
          <w:p w14:paraId="4CB1B33D" w14:textId="77777777" w:rsidR="00743B95" w:rsidRDefault="00890E0E">
            <w:pPr>
              <w:pStyle w:val="TableEntry"/>
              <w:ind w:left="144" w:right="144"/>
              <w:rPr>
                <w:rFonts w:cs="Arial"/>
                <w:szCs w:val="20"/>
              </w:rPr>
            </w:pPr>
            <w:r>
              <w:rPr>
                <w:rFonts w:cs="Arial"/>
                <w:szCs w:val="20"/>
              </w:rPr>
              <w:t>TSF</w:t>
            </w:r>
            <w:r>
              <w:rPr>
                <w:rFonts w:cs="Arial"/>
                <w:spacing w:val="-1"/>
                <w:szCs w:val="20"/>
              </w:rPr>
              <w:t xml:space="preserve"> </w:t>
            </w:r>
            <w:r>
              <w:rPr>
                <w:rFonts w:cs="Arial"/>
                <w:szCs w:val="20"/>
              </w:rPr>
              <w:t>Int</w:t>
            </w:r>
            <w:r>
              <w:rPr>
                <w:rFonts w:cs="Arial"/>
                <w:spacing w:val="-1"/>
                <w:szCs w:val="20"/>
              </w:rPr>
              <w:t>e</w:t>
            </w:r>
            <w:r>
              <w:rPr>
                <w:rFonts w:cs="Arial"/>
                <w:szCs w:val="20"/>
              </w:rPr>
              <w:t>r</w:t>
            </w:r>
            <w:r>
              <w:rPr>
                <w:rFonts w:cs="Arial"/>
                <w:spacing w:val="-2"/>
                <w:szCs w:val="20"/>
              </w:rPr>
              <w:t>f</w:t>
            </w:r>
            <w:r>
              <w:rPr>
                <w:rFonts w:cs="Arial"/>
                <w:szCs w:val="20"/>
              </w:rPr>
              <w:t>a</w:t>
            </w:r>
            <w:r>
              <w:rPr>
                <w:rFonts w:cs="Arial"/>
                <w:spacing w:val="-1"/>
                <w:szCs w:val="20"/>
              </w:rPr>
              <w:t>ce</w:t>
            </w:r>
            <w:r>
              <w:rPr>
                <w:rFonts w:cs="Arial"/>
                <w:szCs w:val="20"/>
              </w:rPr>
              <w:t>s</w:t>
            </w:r>
          </w:p>
        </w:tc>
      </w:tr>
    </w:tbl>
    <w:p w14:paraId="2CE8F179" w14:textId="77777777" w:rsidR="00743B95" w:rsidRDefault="00743B95">
      <w:bookmarkStart w:id="1356" w:name="_Toc237413985"/>
      <w:bookmarkEnd w:id="1356"/>
    </w:p>
    <w:sectPr w:rsidR="00743B95">
      <w:headerReference w:type="even" r:id="rId16"/>
      <w:headerReference w:type="default" r:id="rId17"/>
      <w:footerReference w:type="even" r:id="rId18"/>
      <w:footerReference w:type="default" r:id="rId19"/>
      <w:headerReference w:type="first" r:id="rId20"/>
      <w:footerReference w:type="first" r:id="rId21"/>
      <w:pgSz w:w="11909" w:h="16834"/>
      <w:pgMar w:top="1440" w:right="1440" w:bottom="1440" w:left="1440" w:header="49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F2750" w14:textId="77777777" w:rsidR="00743B95" w:rsidRDefault="00890E0E">
      <w:pPr>
        <w:spacing w:line="240" w:lineRule="auto"/>
      </w:pPr>
      <w:r>
        <w:separator/>
      </w:r>
    </w:p>
  </w:endnote>
  <w:endnote w:type="continuationSeparator" w:id="0">
    <w:p w14:paraId="56BCB0DC" w14:textId="77777777" w:rsidR="00743B95" w:rsidRDefault="00890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default"/>
  </w:font>
  <w:font w:name="Times-Italic">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DIN-Medium">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DDE37" w14:textId="0B1A706B" w:rsidR="00743B95" w:rsidRDefault="00743B95">
    <w:pPr>
      <w:pStyle w:val="Footer"/>
    </w:pPr>
  </w:p>
  <w:p w14:paraId="366294AF" w14:textId="4723D3CE" w:rsidR="00743B95" w:rsidRDefault="00890E0E">
    <w:pPr>
      <w:pStyle w:val="Footer"/>
    </w:pPr>
    <w:r>
      <w:t xml:space="preserve">v </w:t>
    </w:r>
    <w:del w:id="1357" w:author="Maureen Barry" w:date="2025-05-02T09:21:00Z">
      <w:r w:rsidR="00C653E1" w:rsidDel="00F42F2D">
        <w:fldChar w:fldCharType="begin"/>
      </w:r>
      <w:r w:rsidR="00C653E1" w:rsidDel="00F42F2D">
        <w:delInstrText xml:space="preserve"> DOCPROPERTY  Version  \* MERGEFORMAT </w:delInstrText>
      </w:r>
      <w:r w:rsidR="00C653E1" w:rsidDel="00F42F2D">
        <w:fldChar w:fldCharType="separate"/>
      </w:r>
      <w:r w:rsidDel="00F42F2D">
        <w:delText>1.3</w:delText>
      </w:r>
      <w:r w:rsidR="00C653E1" w:rsidDel="00F42F2D">
        <w:fldChar w:fldCharType="end"/>
      </w:r>
    </w:del>
    <w:ins w:id="1358" w:author="Maureen Barry" w:date="2025-05-02T09:21:00Z">
      <w:r w:rsidR="00F42F2D">
        <w:t>4</w:t>
      </w:r>
    </w:ins>
    <w:r>
      <w:tab/>
    </w:r>
    <w:r>
      <w:rPr>
        <w:rStyle w:val="PageNumber"/>
        <w:lang w:val="en-US"/>
      </w:rPr>
      <w:tab/>
      <w:t xml:space="preserve">Page </w:t>
    </w:r>
    <w:r>
      <w:rPr>
        <w:rStyle w:val="PageNumber"/>
        <w:lang w:val="en-US"/>
      </w:rPr>
      <w:fldChar w:fldCharType="begin"/>
    </w:r>
    <w:r>
      <w:rPr>
        <w:rStyle w:val="PageNumber"/>
        <w:lang w:val="en-US"/>
      </w:rPr>
      <w:instrText xml:space="preserve"> PAGE </w:instrText>
    </w:r>
    <w:r>
      <w:rPr>
        <w:rStyle w:val="PageNumber"/>
        <w:lang w:val="en-US"/>
      </w:rPr>
      <w:fldChar w:fldCharType="separate"/>
    </w:r>
    <w:r>
      <w:rPr>
        <w:rStyle w:val="PageNumber"/>
        <w:lang w:val="en-US"/>
      </w:rPr>
      <w:t>4</w:t>
    </w:r>
    <w:r>
      <w:rPr>
        <w:rStyle w:val="PageNumber"/>
        <w:lang w:val="en-US"/>
      </w:rPr>
      <w:fldChar w:fldCharType="end"/>
    </w:r>
    <w:r>
      <w:rPr>
        <w:rStyle w:val="PageNumber"/>
        <w:lang w:val="en-US"/>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61</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C8AC9" w14:textId="3AE92636" w:rsidR="00743B95" w:rsidRDefault="00890E0E">
    <w:pPr>
      <w:pStyle w:val="Footer"/>
    </w:pPr>
    <w:r>
      <w:rPr>
        <w:lang w:val="es-ES"/>
      </w:rPr>
      <w:t xml:space="preserve">v </w:t>
    </w:r>
    <w:del w:id="1359" w:author="Maureen Barry" w:date="2025-05-02T09:18:00Z">
      <w:r w:rsidR="00C653E1" w:rsidDel="00F42F2D">
        <w:fldChar w:fldCharType="begin"/>
      </w:r>
      <w:r w:rsidR="00C653E1" w:rsidDel="00F42F2D">
        <w:delInstrText xml:space="preserve"> DOCPROPERTY  Version  \* MERGEFORMAT </w:delInstrText>
      </w:r>
      <w:r w:rsidR="00C653E1" w:rsidDel="00F42F2D">
        <w:fldChar w:fldCharType="separate"/>
      </w:r>
      <w:r w:rsidDel="00F42F2D">
        <w:delText>1.3</w:delText>
      </w:r>
      <w:r w:rsidR="00C653E1" w:rsidDel="00F42F2D">
        <w:fldChar w:fldCharType="end"/>
      </w:r>
    </w:del>
    <w:ins w:id="1360" w:author="Maureen Barry" w:date="2025-05-02T09:18:00Z">
      <w:r w:rsidR="00F42F2D">
        <w:fldChar w:fldCharType="begin"/>
      </w:r>
      <w:r w:rsidR="00F42F2D">
        <w:instrText xml:space="preserve"> DOCPROPERTY  Version  \* MERGEFORMAT </w:instrText>
      </w:r>
      <w:r w:rsidR="00F42F2D">
        <w:fldChar w:fldCharType="separate"/>
      </w:r>
      <w:r w:rsidR="00F42F2D">
        <w:t>1.4</w:t>
      </w:r>
      <w:r w:rsidR="00F42F2D">
        <w:fldChar w:fldCharType="end"/>
      </w:r>
    </w:ins>
    <w:r>
      <w:rPr>
        <w:lang w:val="es-ES"/>
      </w:rPr>
      <w:tab/>
    </w:r>
    <w:r>
      <w:rPr>
        <w:lang w:val="es-ES"/>
      </w:rPr>
      <w:tab/>
    </w:r>
    <w:r>
      <w:rPr>
        <w:rStyle w:val="PageNumber"/>
        <w:lang w:val="es-ES"/>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61</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361" w:name="DocumentMarkings1FooterFirstPage" w:displacedByCustomXml="next"/>
  <w:sdt>
    <w:sdtPr>
      <w:id w:val="-979151793"/>
    </w:sdtPr>
    <w:sdtEndPr/>
    <w:sdtContent>
      <w:p w14:paraId="384C1CF5" w14:textId="1771490A" w:rsidR="00743B95" w:rsidRDefault="00890E0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5AFFB6D9" w14:textId="77777777" w:rsidR="00743B95" w:rsidRDefault="00890E0E">
    <w:pPr>
      <w:spacing w:after="0"/>
      <w:ind w:right="360" w:firstLine="360"/>
    </w:pPr>
    <w:r>
      <w:t>March-2019</w:t>
    </w:r>
    <w:r>
      <w:tab/>
    </w:r>
    <w:r>
      <w:tab/>
      <w:t>Version 0.01</w:t>
    </w:r>
    <w:r>
      <w:tab/>
    </w:r>
    <w:r>
      <w:tab/>
      <w:t xml:space="preserve">Page </w:t>
    </w:r>
    <w:bookmarkEnd w:id="1361"/>
  </w:p>
  <w:p w14:paraId="1F16867D" w14:textId="77777777" w:rsidR="00743B95" w:rsidRDefault="00743B95">
    <w:pPr>
      <w:spacing w:after="0"/>
    </w:pPr>
  </w:p>
  <w:p w14:paraId="3E323337" w14:textId="77777777" w:rsidR="00743B95" w:rsidRDefault="00890E0E">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C55CF" w14:textId="77777777" w:rsidR="00743B95" w:rsidRDefault="00890E0E">
      <w:pPr>
        <w:spacing w:after="0"/>
      </w:pPr>
      <w:r>
        <w:separator/>
      </w:r>
    </w:p>
  </w:footnote>
  <w:footnote w:type="continuationSeparator" w:id="0">
    <w:p w14:paraId="2FA5BE5E" w14:textId="77777777" w:rsidR="00743B95" w:rsidRDefault="00890E0E">
      <w:pPr>
        <w:spacing w:after="0"/>
      </w:pPr>
      <w:r>
        <w:continuationSeparator/>
      </w:r>
    </w:p>
  </w:footnote>
  <w:footnote w:id="1">
    <w:p w14:paraId="4B4B495A" w14:textId="77777777" w:rsidR="00743B95" w:rsidRDefault="00890E0E">
      <w:pPr>
        <w:pStyle w:val="FootnoteText"/>
        <w:rPr>
          <w:lang w:val="en-US"/>
        </w:rPr>
      </w:pPr>
      <w:r>
        <w:rPr>
          <w:rStyle w:val="FootnoteReference"/>
        </w:rPr>
        <w:footnoteRef/>
      </w:r>
      <w:r>
        <w:t xml:space="preserve"> </w:t>
      </w:r>
      <w:r>
        <w:rPr>
          <w:lang w:val="en-US"/>
        </w:rPr>
        <w:t>Security Problem Definition</w:t>
      </w:r>
    </w:p>
  </w:footnote>
  <w:footnote w:id="2">
    <w:p w14:paraId="2249D851" w14:textId="77777777" w:rsidR="00743B95" w:rsidRDefault="00890E0E">
      <w:pPr>
        <w:pStyle w:val="FootnoteText"/>
        <w:rPr>
          <w:lang w:val="en-US"/>
        </w:rPr>
      </w:pPr>
      <w:r>
        <w:rPr>
          <w:rStyle w:val="FootnoteReference"/>
        </w:rPr>
        <w:footnoteRef/>
      </w:r>
      <w:r>
        <w:t xml:space="preserve"> </w:t>
      </w:r>
      <w:r>
        <w:rPr>
          <w:lang w:val="en-US"/>
        </w:rPr>
        <w:t>Hardware and software</w:t>
      </w:r>
    </w:p>
  </w:footnote>
  <w:footnote w:id="3">
    <w:p w14:paraId="05FC4E02" w14:textId="77777777" w:rsidR="00743B95" w:rsidRDefault="00890E0E">
      <w:pPr>
        <w:pStyle w:val="FootnoteText"/>
      </w:pPr>
      <w:r>
        <w:rPr>
          <w:rStyle w:val="FootnoteReference"/>
        </w:rPr>
        <w:footnoteRef/>
      </w:r>
      <w:r>
        <w:t xml:space="preserve"> Stored or </w:t>
      </w:r>
      <w:proofErr w:type="gramStart"/>
      <w:r>
        <w:t>communicated</w:t>
      </w:r>
      <w:proofErr w:type="gramEnd"/>
    </w:p>
  </w:footnote>
  <w:footnote w:id="4">
    <w:p w14:paraId="3B494724" w14:textId="77777777" w:rsidR="00743B95" w:rsidRDefault="00890E0E">
      <w:pPr>
        <w:pStyle w:val="FootnoteText"/>
      </w:pPr>
      <w:r>
        <w:rPr>
          <w:rStyle w:val="FootnoteReference"/>
        </w:rPr>
        <w:footnoteRef/>
      </w:r>
      <w:r>
        <w:t xml:space="preserve"> According to a defined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9EC7" w14:textId="078C8BDC" w:rsidR="00743B95" w:rsidRDefault="002F3602">
    <w:pPr>
      <w:pStyle w:val="Header"/>
      <w:jc w:val="right"/>
    </w:pPr>
    <w:r>
      <w:fldChar w:fldCharType="begin"/>
    </w:r>
    <w:r>
      <w:instrText xml:space="preserve"> TITLE  \* Lower  \* MERGEFORMAT </w:instrText>
    </w:r>
    <w:r>
      <w:fldChar w:fldCharType="separate"/>
    </w:r>
    <w:r w:rsidR="00890E0E">
      <w:t>collaborative protection profile for database management systems</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E0C47" w14:textId="4916300C" w:rsidR="00743B95" w:rsidRDefault="002F3602">
    <w:pPr>
      <w:pStyle w:val="Header"/>
      <w:jc w:val="right"/>
      <w:rPr>
        <w:lang w:val="en-US"/>
      </w:rPr>
    </w:pPr>
    <w:r>
      <w:fldChar w:fldCharType="begin"/>
    </w:r>
    <w:r>
      <w:instrText xml:space="preserve"> TITLE  \* Lower  \* MERGEFORMAT </w:instrText>
    </w:r>
    <w:r>
      <w:fldChar w:fldCharType="separate"/>
    </w:r>
    <w:r w:rsidR="00890E0E">
      <w:t>collaborative protection profile for database management systems</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2E790" w14:textId="6561E241" w:rsidR="00743B95" w:rsidRDefault="002F3602">
    <w:pPr>
      <w:pStyle w:val="Header"/>
      <w:pBdr>
        <w:bottom w:val="single" w:sz="6" w:space="0" w:color="000000"/>
      </w:pBdr>
      <w:jc w:val="right"/>
      <w:rPr>
        <w:b/>
        <w:sz w:val="22"/>
      </w:rPr>
    </w:pPr>
    <w:sdt>
      <w:sdtPr>
        <w:rPr>
          <w:sz w:val="22"/>
        </w:rPr>
        <w:id w:val="96065960"/>
      </w:sdtPr>
      <w:sdtEndPr/>
      <w:sdtContent>
        <w:r w:rsidR="00890E0E">
          <w:rPr>
            <w:noProof/>
            <w:sz w:val="22"/>
            <w:lang w:val="es-ES" w:eastAsia="es-ES"/>
          </w:rPr>
          <mc:AlternateContent>
            <mc:Choice Requires="wps">
              <w:drawing>
                <wp:anchor distT="0" distB="0" distL="114300" distR="114300" simplePos="0" relativeHeight="251661312" behindDoc="1" locked="0" layoutInCell="0" allowOverlap="1" wp14:anchorId="7DA78074" wp14:editId="1DF7ECFC">
                  <wp:simplePos x="0" y="0"/>
                  <wp:positionH relativeFrom="margin">
                    <wp:align>center</wp:align>
                  </wp:positionH>
                  <wp:positionV relativeFrom="margin">
                    <wp:align>center</wp:align>
                  </wp:positionV>
                  <wp:extent cx="5237480" cy="3142615"/>
                  <wp:effectExtent l="0" t="0" r="0" b="0"/>
                  <wp:wrapNone/>
                  <wp:docPr id="1" name="Rectángulo 1"/>
                  <wp:cNvGraphicFramePr/>
                  <a:graphic xmlns:a="http://schemas.openxmlformats.org/drawingml/2006/main">
                    <a:graphicData uri="http://schemas.microsoft.com/office/word/2010/wordprocessingShape">
                      <wps:wsp>
                        <wps:cNvSpPr/>
                        <wps:spPr bwMode="auto">
                          <a:xfrm rot="18900000">
                            <a:off x="0" y="0"/>
                            <a:ext cx="5237480" cy="3142615"/>
                          </a:xfrm>
                          <a:prstGeom prst="rect">
                            <a:avLst/>
                          </a:prstGeom>
                          <a:noFill/>
                          <a:ln>
                            <a:noFill/>
                          </a:ln>
                        </wps:spPr>
                        <wps:txbx>
                          <w:txbxContent>
                            <w:p w14:paraId="0E9C6AF4" w14:textId="77777777" w:rsidR="00743B95" w:rsidRDefault="00890E0E">
                              <w:pPr>
                                <w:jc w:val="center"/>
                                <w:rPr>
                                  <w:rFonts w:ascii="Calibri" w:hAnsi="Calibri"/>
                                  <w:color w:val="C0C0C0"/>
                                  <w:sz w:val="2"/>
                                  <w:szCs w:val="2"/>
                                  <w14:textFill>
                                    <w14:solidFill>
                                      <w14:srgbClr w14:val="C0C0C0">
                                        <w14:alpha w14:val="49803"/>
                                      </w14:srgbClr>
                                    </w14:solidFill>
                                  </w14:textFill>
                                </w:rPr>
                              </w:pPr>
                              <w:r>
                                <w:rPr>
                                  <w:rFonts w:ascii="Calibri" w:hAnsi="Calibri"/>
                                  <w:color w:val="C0C0C0"/>
                                  <w:sz w:val="2"/>
                                  <w:szCs w:val="2"/>
                                  <w14:textFill>
                                    <w14:solidFill>
                                      <w14:srgbClr w14:val="C0C0C0">
                                        <w14:alpha w14:val="49803"/>
                                      </w14:srgbClr>
                                    </w14:solidFill>
                                  </w14:textFill>
                                </w:rPr>
                                <w:t>DRAFT</w:t>
                              </w:r>
                            </w:p>
                          </w:txbxContent>
                        </wps:txbx>
                        <wps:bodyPr wrap="square" lIns="0" tIns="0" rIns="0" bIns="0" numCol="1" fromWordArt="1">
                          <a:prstTxWarp prst="textPlain">
                            <a:avLst>
                              <a:gd name="adj" fmla="val 50000"/>
                            </a:avLst>
                          </a:prstTxWarp>
                          <a:normAutofit/>
                        </wps:bodyPr>
                      </wps:wsp>
                    </a:graphicData>
                  </a:graphic>
                </wp:anchor>
              </w:drawing>
            </mc:Choice>
            <mc:Fallback>
              <w:pict>
                <v:rect w14:anchorId="7DA78074" id="Rectángulo 1" o:spid="_x0000_s1027" style="position:absolute;left:0;text-align:left;margin-left:0;margin-top:0;width:412.4pt;height:247.45pt;rotation:-45;z-index:-251655168;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" o:allowincell="f" filled="f" stroked="f">
                  <v:textbox inset="0,0,0,0">
                    <w:txbxContent>
                      <w:p w14:paraId="0E9C6AF4" w14:textId="77777777" w:rsidR="00743B95" w:rsidRDefault="00890E0E">
                        <w:pPr>
                          <w:jc w:val="center"/>
                          <w:rPr>
                            <w:rFonts w:ascii="Calibri" w:hAnsi="Calibri"/>
                            <w:color w:val="C0C0C0"/>
                            <w:sz w:val="2"/>
                            <w:szCs w:val="2"/>
                            <w14:textFill>
                              <w14:solidFill>
                                <w14:srgbClr w14:val="C0C0C0">
                                  <w14:alpha w14:val="49803"/>
                                </w14:srgbClr>
                              </w14:solidFill>
                            </w14:textFill>
                          </w:rPr>
                        </w:pPr>
                        <w:r>
                          <w:rPr>
                            <w:rFonts w:ascii="Calibri" w:hAnsi="Calibri"/>
                            <w:color w:val="C0C0C0"/>
                            <w:sz w:val="2"/>
                            <w:szCs w:val="2"/>
                            <w14:textFill>
                              <w14:solidFill>
                                <w14:srgbClr w14:val="C0C0C0">
                                  <w14:alpha w14:val="49803"/>
                                </w14:srgbClr>
                              </w14:solidFill>
                            </w14:textFill>
                          </w:rPr>
                          <w:t>DRAFT</w:t>
                        </w:r>
                      </w:p>
                    </w:txbxContent>
                  </v:textbox>
                  <w10:wrap anchorx="margin" anchory="margin"/>
                </v:rect>
              </w:pict>
            </mc:Fallback>
          </mc:AlternateContent>
        </w:r>
      </w:sdtContent>
    </w:sdt>
    <w:r w:rsidR="00890E0E">
      <w:rPr>
        <w:sz w:val="22"/>
      </w:rPr>
      <w:tab/>
    </w:r>
    <w:r w:rsidR="00890E0E">
      <w:rPr>
        <w:b/>
      </w:rPr>
      <w:fldChar w:fldCharType="begin"/>
    </w:r>
    <w:r w:rsidR="00890E0E">
      <w:rPr>
        <w:b/>
      </w:rPr>
      <w:instrText xml:space="preserve"> TITLE  \* MERGEFORMAT </w:instrText>
    </w:r>
    <w:r w:rsidR="00890E0E">
      <w:rPr>
        <w:b/>
      </w:rPr>
      <w:fldChar w:fldCharType="separate"/>
    </w:r>
    <w:r w:rsidR="00890E0E">
      <w:rPr>
        <w:b/>
      </w:rPr>
      <w:t>collaborative Protection Profile for Database Management Systems</w:t>
    </w:r>
    <w:r w:rsidR="00890E0E">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26B"/>
    <w:multiLevelType w:val="multilevel"/>
    <w:tmpl w:val="56C2AB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A35423"/>
    <w:multiLevelType w:val="multilevel"/>
    <w:tmpl w:val="F14811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EC449F"/>
    <w:multiLevelType w:val="multilevel"/>
    <w:tmpl w:val="97C04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E087B0F"/>
    <w:multiLevelType w:val="multilevel"/>
    <w:tmpl w:val="A26ED6D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464531"/>
    <w:multiLevelType w:val="multilevel"/>
    <w:tmpl w:val="45C62ED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D34B16"/>
    <w:multiLevelType w:val="multilevel"/>
    <w:tmpl w:val="B8FAC7CA"/>
    <w:lvl w:ilvl="0">
      <w:start w:val="1"/>
      <w:numFmt w:val="lowerLetter"/>
      <w:pStyle w:val="SFRletter"/>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6" w15:restartNumberingAfterBreak="0">
    <w:nsid w:val="15866FAC"/>
    <w:multiLevelType w:val="multilevel"/>
    <w:tmpl w:val="BC3A8A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61603F3"/>
    <w:multiLevelType w:val="multilevel"/>
    <w:tmpl w:val="74F0ABF2"/>
    <w:lvl w:ilvl="0">
      <w:start w:val="1"/>
      <w:numFmt w:val="decimal"/>
      <w:pStyle w:val="ListNumber5"/>
      <w:lvlText w:val="%1."/>
      <w:lvlJc w:val="left"/>
      <w:pPr>
        <w:tabs>
          <w:tab w:val="left" w:pos="1800"/>
        </w:tabs>
        <w:ind w:left="180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16A600E0"/>
    <w:multiLevelType w:val="multilevel"/>
    <w:tmpl w:val="78606992"/>
    <w:lvl w:ilvl="0">
      <w:start w:val="1"/>
      <w:numFmt w:val="none"/>
      <w:pStyle w:val="EditorsNote"/>
      <w:lvlText w:val="Editor's Note:"/>
      <w:lvlJc w:val="right"/>
      <w:pPr>
        <w:ind w:left="720" w:hanging="180"/>
      </w:pPr>
      <w:rPr>
        <w:rFonts w:hint="default"/>
      </w:rPr>
    </w:lvl>
    <w:lvl w:ilvl="1">
      <w:start w:val="1"/>
      <w:numFmt w:val="lowerLetter"/>
      <w:lvlText w:val="%2)"/>
      <w:lvlJc w:val="left"/>
      <w:pPr>
        <w:ind w:left="1440" w:hanging="360"/>
      </w:pPr>
      <w:rPr>
        <w:rFonts w:hint="default"/>
      </w:rPr>
    </w:lvl>
    <w:lvl w:ilvl="2">
      <w:start w:val="3"/>
      <w:numFmt w:val="bullet"/>
      <w:lvlText w:val="•"/>
      <w:lvlJc w:val="left"/>
      <w:pPr>
        <w:ind w:left="2340" w:hanging="360"/>
      </w:pPr>
      <w:rPr>
        <w:rFonts w:ascii="Arial" w:eastAsia="Times New Roman" w:hAnsi="Arial" w:cs="Aria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6923C7"/>
    <w:multiLevelType w:val="multilevel"/>
    <w:tmpl w:val="5F0476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42846CC"/>
    <w:multiLevelType w:val="multilevel"/>
    <w:tmpl w:val="9A646C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5032DB5"/>
    <w:multiLevelType w:val="multilevel"/>
    <w:tmpl w:val="4BBCE174"/>
    <w:lvl w:ilvl="0">
      <w:start w:val="1"/>
      <w:numFmt w:val="bullet"/>
      <w:pStyle w:val="Bodybullet"/>
      <w:lvlText w:val=""/>
      <w:lvlJc w:val="left"/>
      <w:pPr>
        <w:ind w:left="820" w:hanging="360"/>
      </w:pPr>
      <w:rPr>
        <w:rFonts w:ascii="Symbol" w:hAnsi="Symbol" w:hint="default"/>
        <w:sz w:val="28"/>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2" w15:restartNumberingAfterBreak="0">
    <w:nsid w:val="27662BD0"/>
    <w:multiLevelType w:val="multilevel"/>
    <w:tmpl w:val="F9A029E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8737F0D"/>
    <w:multiLevelType w:val="multilevel"/>
    <w:tmpl w:val="CCCC67C2"/>
    <w:lvl w:ilvl="0">
      <w:start w:val="1"/>
      <w:numFmt w:val="lowerLetter"/>
      <w:pStyle w:val="Bodyletter"/>
      <w:lvlText w:val="%1)"/>
      <w:lvlJc w:val="left"/>
      <w:pPr>
        <w:ind w:left="1350" w:hanging="360"/>
      </w:pPr>
      <w:rPr>
        <w:rFonts w:ascii="Times New Roman" w:hAnsi="Times New Roman"/>
        <w:b w:val="0"/>
        <w:bCs w:val="0"/>
        <w:i w:val="0"/>
        <w:iCs w:val="0"/>
        <w:caps w:val="0"/>
        <w:smallCaps w:val="0"/>
        <w:strike w:val="0"/>
        <w:vanish w:val="0"/>
        <w:color w:val="000000"/>
        <w:spacing w:val="0"/>
        <w:position w:val="0"/>
        <w:u w:val="none"/>
        <w:vertAlign w:val="baseline"/>
      </w:rPr>
    </w:lvl>
    <w:lvl w:ilvl="1">
      <w:start w:val="1"/>
      <w:numFmt w:val="lowerLetter"/>
      <w:lvlText w:val="%2."/>
      <w:lvlJc w:val="left"/>
      <w:pPr>
        <w:ind w:left="990" w:hanging="360"/>
      </w:pPr>
    </w:lvl>
    <w:lvl w:ilvl="2">
      <w:start w:val="1"/>
      <w:numFmt w:val="lowerRoman"/>
      <w:lvlText w:val="%3."/>
      <w:lvlJc w:val="right"/>
      <w:pPr>
        <w:ind w:left="1710" w:hanging="180"/>
      </w:pPr>
    </w:lvl>
    <w:lvl w:ilvl="3">
      <w:start w:val="1"/>
      <w:numFmt w:val="decimal"/>
      <w:lvlText w:val="%4."/>
      <w:lvlJc w:val="left"/>
      <w:pPr>
        <w:ind w:left="2430" w:hanging="360"/>
      </w:pPr>
    </w:lvl>
    <w:lvl w:ilvl="4">
      <w:start w:val="1"/>
      <w:numFmt w:val="lowerLetter"/>
      <w:lvlText w:val="%5."/>
      <w:lvlJc w:val="left"/>
      <w:pPr>
        <w:ind w:left="3150" w:hanging="360"/>
      </w:pPr>
    </w:lvl>
    <w:lvl w:ilvl="5">
      <w:start w:val="1"/>
      <w:numFmt w:val="lowerRoman"/>
      <w:lvlText w:val="%6."/>
      <w:lvlJc w:val="right"/>
      <w:pPr>
        <w:ind w:left="3870" w:hanging="180"/>
      </w:pPr>
    </w:lvl>
    <w:lvl w:ilvl="6">
      <w:start w:val="1"/>
      <w:numFmt w:val="decimal"/>
      <w:lvlText w:val="%7."/>
      <w:lvlJc w:val="left"/>
      <w:pPr>
        <w:ind w:left="4590" w:hanging="360"/>
      </w:pPr>
    </w:lvl>
    <w:lvl w:ilvl="7">
      <w:start w:val="1"/>
      <w:numFmt w:val="lowerLetter"/>
      <w:lvlText w:val="%8."/>
      <w:lvlJc w:val="left"/>
      <w:pPr>
        <w:ind w:left="5310" w:hanging="360"/>
      </w:pPr>
    </w:lvl>
    <w:lvl w:ilvl="8">
      <w:start w:val="1"/>
      <w:numFmt w:val="lowerRoman"/>
      <w:lvlText w:val="%9."/>
      <w:lvlJc w:val="right"/>
      <w:pPr>
        <w:ind w:left="6030" w:hanging="180"/>
      </w:pPr>
    </w:lvl>
  </w:abstractNum>
  <w:abstractNum w:abstractNumId="14" w15:restartNumberingAfterBreak="0">
    <w:nsid w:val="2CE921BA"/>
    <w:multiLevelType w:val="multilevel"/>
    <w:tmpl w:val="0966D6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E80325C"/>
    <w:multiLevelType w:val="multilevel"/>
    <w:tmpl w:val="6B785998"/>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Tahoma"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ahoma"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ahoma"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F47744D"/>
    <w:multiLevelType w:val="multilevel"/>
    <w:tmpl w:val="EC6CAD58"/>
    <w:lvl w:ilvl="0">
      <w:start w:val="1"/>
      <w:numFmt w:val="decimal"/>
      <w:pStyle w:val="ApplicationNote"/>
      <w:lvlText w:val="Application Note %1:"/>
      <w:lvlJc w:val="left"/>
      <w:pPr>
        <w:ind w:left="1887" w:hanging="1887"/>
      </w:pPr>
      <w:rPr>
        <w:rFonts w:ascii="Times New Roman" w:hAnsi="Times New Roman" w:cs="Arial"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48668F"/>
    <w:multiLevelType w:val="multilevel"/>
    <w:tmpl w:val="9A923992"/>
    <w:lvl w:ilvl="0">
      <w:start w:val="1"/>
      <w:numFmt w:val="bullet"/>
      <w:lvlText w:val=""/>
      <w:lvlJc w:val="left"/>
      <w:pPr>
        <w:tabs>
          <w:tab w:val="left" w:pos="720"/>
        </w:tabs>
        <w:ind w:left="720" w:hanging="360"/>
      </w:pPr>
      <w:rPr>
        <w:rFonts w:ascii="Symbol" w:hAnsi="Symbol" w:hint="default"/>
      </w:rPr>
    </w:lvl>
    <w:lvl w:ilvl="1">
      <w:start w:val="1"/>
      <w:numFmt w:val="bullet"/>
      <w:pStyle w:val="ListBullet2"/>
      <w:lvlText w:val="o"/>
      <w:lvlJc w:val="left"/>
      <w:pPr>
        <w:tabs>
          <w:tab w:val="left" w:pos="1440"/>
        </w:tabs>
        <w:ind w:left="1440" w:hanging="360"/>
      </w:pPr>
      <w:rPr>
        <w:rFonts w:ascii="Courier New" w:hAnsi="Courier New" w:cs="Tahoma"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ahoma"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ahoma" w:hint="default"/>
      </w:rPr>
    </w:lvl>
    <w:lvl w:ilvl="8">
      <w:start w:val="1"/>
      <w:numFmt w:val="bullet"/>
      <w:lvlText w:val=""/>
      <w:lvlJc w:val="left"/>
      <w:pPr>
        <w:tabs>
          <w:tab w:val="left" w:pos="6480"/>
        </w:tabs>
        <w:ind w:left="6480" w:hanging="360"/>
      </w:pPr>
      <w:rPr>
        <w:rFonts w:ascii="Wingdings" w:hAnsi="Wingdings" w:hint="default"/>
      </w:rPr>
    </w:lvl>
  </w:abstractNum>
  <w:abstractNum w:abstractNumId="18" w15:restartNumberingAfterBreak="0">
    <w:nsid w:val="322E5CAB"/>
    <w:multiLevelType w:val="multilevel"/>
    <w:tmpl w:val="9752A1DE"/>
    <w:lvl w:ilvl="0">
      <w:start w:val="1"/>
      <w:numFmt w:val="decimal"/>
      <w:pStyle w:val="Heading1"/>
      <w:lvlText w:val="%1."/>
      <w:lvlJc w:val="left"/>
      <w:pPr>
        <w:tabs>
          <w:tab w:val="left" w:pos="360"/>
        </w:tabs>
        <w:ind w:left="0" w:firstLine="0"/>
      </w:pPr>
      <w:rPr>
        <w:rFonts w:hint="default"/>
      </w:rPr>
    </w:lvl>
    <w:lvl w:ilvl="1">
      <w:start w:val="1"/>
      <w:numFmt w:val="decimal"/>
      <w:pStyle w:val="Heading2"/>
      <w:lvlText w:val="%1.%2"/>
      <w:lvlJc w:val="left"/>
      <w:pPr>
        <w:tabs>
          <w:tab w:val="left" w:pos="0"/>
        </w:tabs>
        <w:ind w:left="0" w:firstLine="0"/>
      </w:pPr>
      <w:rPr>
        <w:rFonts w:hint="default"/>
      </w:rPr>
    </w:lvl>
    <w:lvl w:ilvl="2">
      <w:start w:val="1"/>
      <w:numFmt w:val="decimal"/>
      <w:pStyle w:val="Heading3"/>
      <w:lvlText w:val="%1.%2.%3"/>
      <w:lvlJc w:val="left"/>
      <w:pPr>
        <w:tabs>
          <w:tab w:val="left" w:pos="0"/>
        </w:tabs>
        <w:ind w:left="0" w:firstLine="0"/>
      </w:pPr>
      <w:rPr>
        <w:rFonts w:hint="default"/>
      </w:rPr>
    </w:lvl>
    <w:lvl w:ilvl="3">
      <w:start w:val="1"/>
      <w:numFmt w:val="decimal"/>
      <w:pStyle w:val="Heading4"/>
      <w:lvlText w:val="%1.%2.%3.%4"/>
      <w:lvlJc w:val="left"/>
      <w:pPr>
        <w:tabs>
          <w:tab w:val="left" w:pos="0"/>
        </w:tabs>
        <w:ind w:left="0" w:firstLine="0"/>
      </w:pPr>
      <w:rPr>
        <w:rFonts w:hint="default"/>
      </w:rPr>
    </w:lvl>
    <w:lvl w:ilvl="4">
      <w:start w:val="1"/>
      <w:numFmt w:val="decimal"/>
      <w:lvlText w:val="%1.%2.%3.%4.%5"/>
      <w:lvlJc w:val="left"/>
      <w:pPr>
        <w:tabs>
          <w:tab w:val="left" w:pos="0"/>
        </w:tabs>
        <w:ind w:left="0" w:firstLine="0"/>
      </w:pPr>
      <w:rPr>
        <w:rFonts w:hint="default"/>
      </w:rPr>
    </w:lvl>
    <w:lvl w:ilvl="5">
      <w:start w:val="1"/>
      <w:numFmt w:val="decimal"/>
      <w:pStyle w:val="Heading6"/>
      <w:lvlText w:val="%1.%2.%3.%4.%5.%6"/>
      <w:lvlJc w:val="left"/>
      <w:pPr>
        <w:tabs>
          <w:tab w:val="left" w:pos="0"/>
        </w:tabs>
        <w:ind w:left="0" w:firstLine="0"/>
      </w:pPr>
      <w:rPr>
        <w:rFonts w:hint="default"/>
      </w:rPr>
    </w:lvl>
    <w:lvl w:ilvl="6">
      <w:start w:val="1"/>
      <w:numFmt w:val="decimal"/>
      <w:pStyle w:val="Heading7"/>
      <w:lvlText w:val="%1.%2.%3.%4.%5.%6.%7"/>
      <w:lvlJc w:val="left"/>
      <w:pPr>
        <w:tabs>
          <w:tab w:val="left" w:pos="0"/>
        </w:tabs>
        <w:ind w:left="0" w:firstLine="0"/>
      </w:pPr>
      <w:rPr>
        <w:rFonts w:hint="default"/>
      </w:rPr>
    </w:lvl>
    <w:lvl w:ilvl="7">
      <w:start w:val="1"/>
      <w:numFmt w:val="decimal"/>
      <w:pStyle w:val="Heading8"/>
      <w:lvlText w:val="%1.%2.%3.%4.%5.%6.%7.%8"/>
      <w:lvlJc w:val="left"/>
      <w:pPr>
        <w:tabs>
          <w:tab w:val="left" w:pos="0"/>
        </w:tabs>
        <w:ind w:left="0" w:firstLine="0"/>
      </w:pPr>
      <w:rPr>
        <w:rFonts w:hint="default"/>
      </w:rPr>
    </w:lvl>
    <w:lvl w:ilvl="8">
      <w:start w:val="1"/>
      <w:numFmt w:val="decimal"/>
      <w:pStyle w:val="Heading9"/>
      <w:lvlText w:val="%1.%2.%3.%4.%5.%6.%7.%8.%9"/>
      <w:lvlJc w:val="left"/>
      <w:pPr>
        <w:tabs>
          <w:tab w:val="left" w:pos="0"/>
        </w:tabs>
        <w:ind w:left="0" w:firstLine="0"/>
      </w:pPr>
      <w:rPr>
        <w:rFonts w:hint="default"/>
      </w:rPr>
    </w:lvl>
  </w:abstractNum>
  <w:abstractNum w:abstractNumId="19" w15:restartNumberingAfterBreak="0">
    <w:nsid w:val="38EF65AB"/>
    <w:multiLevelType w:val="multilevel"/>
    <w:tmpl w:val="4DA88382"/>
    <w:lvl w:ilvl="0">
      <w:start w:val="1"/>
      <w:numFmt w:val="decimal"/>
      <w:pStyle w:val="ApplicationNoteHead"/>
      <w:lvlText w:val="Application Note %1:"/>
      <w:lvlJc w:val="left"/>
      <w:pPr>
        <w:ind w:left="1890" w:hanging="1887"/>
      </w:pPr>
      <w:rPr>
        <w:rFonts w:ascii="Times New Roman" w:hAnsi="Times New Roman" w:cs="Arial" w:hint="default"/>
        <w:b/>
        <w:i/>
        <w:sz w:val="24"/>
      </w:rPr>
    </w:lvl>
    <w:lvl w:ilvl="1">
      <w:start w:val="1"/>
      <w:numFmt w:val="lowerLetter"/>
      <w:lvlText w:val="%2."/>
      <w:lvlJc w:val="left"/>
      <w:pPr>
        <w:ind w:left="1440" w:hanging="357"/>
      </w:pPr>
    </w:lvl>
    <w:lvl w:ilvl="2">
      <w:start w:val="1"/>
      <w:numFmt w:val="lowerRoman"/>
      <w:lvlText w:val="%3."/>
      <w:lvlJc w:val="right"/>
      <w:pPr>
        <w:ind w:left="2160" w:hanging="177"/>
      </w:pPr>
    </w:lvl>
    <w:lvl w:ilvl="3">
      <w:start w:val="1"/>
      <w:numFmt w:val="decimal"/>
      <w:lvlText w:val="%4."/>
      <w:lvlJc w:val="left"/>
      <w:pPr>
        <w:ind w:left="2880" w:hanging="357"/>
      </w:pPr>
    </w:lvl>
    <w:lvl w:ilvl="4">
      <w:start w:val="1"/>
      <w:numFmt w:val="lowerLetter"/>
      <w:lvlText w:val="%5."/>
      <w:lvlJc w:val="left"/>
      <w:pPr>
        <w:ind w:left="3600" w:hanging="357"/>
      </w:pPr>
    </w:lvl>
    <w:lvl w:ilvl="5">
      <w:start w:val="1"/>
      <w:numFmt w:val="lowerRoman"/>
      <w:lvlText w:val="%6."/>
      <w:lvlJc w:val="right"/>
      <w:pPr>
        <w:ind w:left="4320" w:hanging="177"/>
      </w:pPr>
    </w:lvl>
    <w:lvl w:ilvl="6">
      <w:start w:val="1"/>
      <w:numFmt w:val="decimal"/>
      <w:lvlText w:val="%7."/>
      <w:lvlJc w:val="left"/>
      <w:pPr>
        <w:ind w:left="5040" w:hanging="357"/>
      </w:pPr>
    </w:lvl>
    <w:lvl w:ilvl="7">
      <w:start w:val="1"/>
      <w:numFmt w:val="lowerLetter"/>
      <w:lvlText w:val="%8."/>
      <w:lvlJc w:val="left"/>
      <w:pPr>
        <w:ind w:left="5760" w:hanging="357"/>
      </w:pPr>
    </w:lvl>
    <w:lvl w:ilvl="8">
      <w:start w:val="1"/>
      <w:numFmt w:val="lowerRoman"/>
      <w:lvlText w:val="%9."/>
      <w:lvlJc w:val="right"/>
      <w:pPr>
        <w:ind w:left="6480" w:hanging="177"/>
      </w:pPr>
    </w:lvl>
  </w:abstractNum>
  <w:abstractNum w:abstractNumId="20" w15:restartNumberingAfterBreak="0">
    <w:nsid w:val="3D7E3D0B"/>
    <w:multiLevelType w:val="multilevel"/>
    <w:tmpl w:val="1C345726"/>
    <w:lvl w:ilvl="0">
      <w:start w:val="1"/>
      <w:numFmt w:val="decimal"/>
      <w:pStyle w:val="ListNumber"/>
      <w:lvlText w:val="%1."/>
      <w:lvlJc w:val="left"/>
      <w:pPr>
        <w:tabs>
          <w:tab w:val="left" w:pos="360"/>
        </w:tabs>
        <w:ind w:left="36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4005347E"/>
    <w:multiLevelType w:val="multilevel"/>
    <w:tmpl w:val="0BAC1BAE"/>
    <w:lvl w:ilvl="0">
      <w:start w:val="1"/>
      <w:numFmt w:val="upperLetter"/>
      <w:pStyle w:val="A1"/>
      <w:lvlText w:val="%1."/>
      <w:lvlJc w:val="left"/>
      <w:pPr>
        <w:tabs>
          <w:tab w:val="left" w:pos="450"/>
        </w:tabs>
        <w:ind w:left="90" w:firstLine="0"/>
      </w:pPr>
      <w:rPr>
        <w:rFonts w:hint="default"/>
        <w:b/>
        <w:bCs w:val="0"/>
        <w:i w:val="0"/>
        <w:iCs w:val="0"/>
        <w:caps w:val="0"/>
        <w:smallCaps w:val="0"/>
        <w:strike w:val="0"/>
        <w:vanish w:val="0"/>
        <w:color w:val="000000"/>
        <w:spacing w:val="0"/>
        <w:position w:val="0"/>
        <w:u w:val="none"/>
        <w:vertAlign w:val="baseline"/>
        <w14:ligatures w14:val="none"/>
      </w:rPr>
    </w:lvl>
    <w:lvl w:ilvl="1">
      <w:start w:val="1"/>
      <w:numFmt w:val="decimal"/>
      <w:pStyle w:val="A2"/>
      <w:lvlText w:val="%1.%2"/>
      <w:lvlJc w:val="left"/>
      <w:pPr>
        <w:tabs>
          <w:tab w:val="left" w:pos="0"/>
        </w:tabs>
        <w:ind w:left="0" w:firstLine="0"/>
      </w:pPr>
      <w:rPr>
        <w:rFonts w:hint="default"/>
      </w:rPr>
    </w:lvl>
    <w:lvl w:ilvl="2">
      <w:start w:val="1"/>
      <w:numFmt w:val="decimal"/>
      <w:pStyle w:val="A3"/>
      <w:lvlText w:val="%1.%2.%3"/>
      <w:lvlJc w:val="left"/>
      <w:pPr>
        <w:tabs>
          <w:tab w:val="left" w:pos="0"/>
        </w:tabs>
        <w:ind w:left="0" w:firstLine="0"/>
      </w:pPr>
      <w:rPr>
        <w:rFonts w:hint="default"/>
      </w:rPr>
    </w:lvl>
    <w:lvl w:ilvl="3">
      <w:start w:val="1"/>
      <w:numFmt w:val="decimal"/>
      <w:pStyle w:val="A4"/>
      <w:lvlText w:val="%1.%2.%3.%4"/>
      <w:lvlJc w:val="left"/>
      <w:pPr>
        <w:tabs>
          <w:tab w:val="left" w:pos="0"/>
        </w:tabs>
        <w:ind w:left="0" w:firstLine="0"/>
      </w:pPr>
      <w:rPr>
        <w:rFonts w:hint="default"/>
      </w:rPr>
    </w:lvl>
    <w:lvl w:ilvl="4">
      <w:start w:val="1"/>
      <w:numFmt w:val="decimal"/>
      <w:lvlText w:val="%1.%2.%3.%4.%5"/>
      <w:lvlJc w:val="left"/>
      <w:pPr>
        <w:tabs>
          <w:tab w:val="left" w:pos="0"/>
        </w:tabs>
        <w:ind w:left="0" w:firstLine="0"/>
      </w:pPr>
      <w:rPr>
        <w:rFonts w:hint="default"/>
      </w:rPr>
    </w:lvl>
    <w:lvl w:ilvl="5">
      <w:start w:val="1"/>
      <w:numFmt w:val="decimal"/>
      <w:lvlText w:val="%1.%2.%3.%4.%5.%6"/>
      <w:lvlJc w:val="left"/>
      <w:pPr>
        <w:tabs>
          <w:tab w:val="left" w:pos="0"/>
        </w:tabs>
        <w:ind w:left="0" w:firstLine="0"/>
      </w:pPr>
      <w:rPr>
        <w:rFonts w:hint="default"/>
      </w:rPr>
    </w:lvl>
    <w:lvl w:ilvl="6">
      <w:start w:val="1"/>
      <w:numFmt w:val="decimal"/>
      <w:lvlText w:val="%1.%2.%3.%4.%5.%6.%7"/>
      <w:lvlJc w:val="left"/>
      <w:pPr>
        <w:tabs>
          <w:tab w:val="left" w:pos="0"/>
        </w:tabs>
        <w:ind w:left="0" w:firstLine="0"/>
      </w:pPr>
      <w:rPr>
        <w:rFonts w:hint="default"/>
      </w:rPr>
    </w:lvl>
    <w:lvl w:ilvl="7">
      <w:start w:val="1"/>
      <w:numFmt w:val="decimal"/>
      <w:lvlText w:val="%1.%2.%3.%4.%5.%6.%7.%8"/>
      <w:lvlJc w:val="left"/>
      <w:pPr>
        <w:tabs>
          <w:tab w:val="left" w:pos="0"/>
        </w:tabs>
        <w:ind w:left="0" w:firstLine="0"/>
      </w:pPr>
      <w:rPr>
        <w:rFonts w:hint="default"/>
      </w:rPr>
    </w:lvl>
    <w:lvl w:ilvl="8">
      <w:start w:val="1"/>
      <w:numFmt w:val="decimal"/>
      <w:lvlText w:val="%1.%2.%3.%4.%5.%6.%7.%8.%9"/>
      <w:lvlJc w:val="left"/>
      <w:pPr>
        <w:tabs>
          <w:tab w:val="left" w:pos="0"/>
        </w:tabs>
        <w:ind w:left="0" w:firstLine="0"/>
      </w:pPr>
      <w:rPr>
        <w:rFonts w:hint="default"/>
      </w:rPr>
    </w:lvl>
  </w:abstractNum>
  <w:abstractNum w:abstractNumId="22" w15:restartNumberingAfterBreak="0">
    <w:nsid w:val="45383482"/>
    <w:multiLevelType w:val="multilevel"/>
    <w:tmpl w:val="46767E96"/>
    <w:lvl w:ilvl="0">
      <w:start w:val="1"/>
      <w:numFmt w:val="bullet"/>
      <w:pStyle w:val="Body-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23" w15:restartNumberingAfterBreak="0">
    <w:nsid w:val="46CC37B3"/>
    <w:multiLevelType w:val="multilevel"/>
    <w:tmpl w:val="2E0E4C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6D47F49"/>
    <w:multiLevelType w:val="multilevel"/>
    <w:tmpl w:val="B268D7FA"/>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7A07AB7"/>
    <w:multiLevelType w:val="multilevel"/>
    <w:tmpl w:val="459CD9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7A842A5"/>
    <w:multiLevelType w:val="multilevel"/>
    <w:tmpl w:val="1150A714"/>
    <w:lvl w:ilvl="0">
      <w:start w:val="1"/>
      <w:numFmt w:val="bullet"/>
      <w:pStyle w:val="bullet"/>
      <w:lvlText w:val="●"/>
      <w:lvlJc w:val="left"/>
      <w:pPr>
        <w:tabs>
          <w:tab w:val="left" w:pos="360"/>
        </w:tabs>
        <w:ind w:left="360" w:hanging="360"/>
      </w:pPr>
      <w:rPr>
        <w:rFonts w:ascii="Times New Roman" w:hAnsi="Times New Roman"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48663B84"/>
    <w:multiLevelType w:val="multilevel"/>
    <w:tmpl w:val="0EF8BD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A765358"/>
    <w:multiLevelType w:val="multilevel"/>
    <w:tmpl w:val="1B9A40B8"/>
    <w:lvl w:ilvl="0">
      <w:start w:val="1"/>
      <w:numFmt w:val="decimal"/>
      <w:pStyle w:val="FIPSTENumberedList"/>
      <w:lvlText w:val="%1."/>
      <w:lvlJc w:val="left"/>
      <w:pPr>
        <w:tabs>
          <w:tab w:val="left" w:pos="1800"/>
        </w:tabs>
        <w:ind w:left="180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 w15:restartNumberingAfterBreak="0">
    <w:nsid w:val="4B2A4504"/>
    <w:multiLevelType w:val="multilevel"/>
    <w:tmpl w:val="FA66B7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D2C461F"/>
    <w:multiLevelType w:val="multilevel"/>
    <w:tmpl w:val="A94097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DE463E8"/>
    <w:multiLevelType w:val="multilevel"/>
    <w:tmpl w:val="1ACA0E28"/>
    <w:lvl w:ilvl="0">
      <w:start w:val="1"/>
      <w:numFmt w:val="none"/>
      <w:pStyle w:val="Heading0"/>
      <w:lvlText w:val="0."/>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0895825"/>
    <w:multiLevelType w:val="multilevel"/>
    <w:tmpl w:val="BD6442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4185BD8"/>
    <w:multiLevelType w:val="multilevel"/>
    <w:tmpl w:val="6B24B530"/>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8E04DCE"/>
    <w:multiLevelType w:val="multilevel"/>
    <w:tmpl w:val="1CE268D6"/>
    <w:lvl w:ilvl="0">
      <w:start w:val="1"/>
      <w:numFmt w:val="decimal"/>
      <w:pStyle w:val="CCSFRConventionAssignment"/>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5" w15:restartNumberingAfterBreak="0">
    <w:nsid w:val="596E1DBF"/>
    <w:multiLevelType w:val="multilevel"/>
    <w:tmpl w:val="CEE266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B115CA2"/>
    <w:multiLevelType w:val="multilevel"/>
    <w:tmpl w:val="EA1A8F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D5D0DCF"/>
    <w:multiLevelType w:val="multilevel"/>
    <w:tmpl w:val="DA3CE0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0A73C3"/>
    <w:multiLevelType w:val="multilevel"/>
    <w:tmpl w:val="9A52B362"/>
    <w:lvl w:ilvl="0">
      <w:start w:val="1"/>
      <w:numFmt w:val="upperLetter"/>
      <w:pStyle w:val="HeadingAppendix"/>
      <w:lvlText w:val="Appendix %1."/>
      <w:lvlJc w:val="left"/>
      <w:pPr>
        <w:ind w:left="360" w:hanging="360"/>
      </w:pPr>
      <w:rPr>
        <w:rFonts w:hint="default"/>
        <w:b/>
        <w:bCs/>
        <w:sz w:val="32"/>
        <w:szCs w:val="32"/>
      </w:rPr>
    </w:lvl>
    <w:lvl w:ilvl="1">
      <w:start w:val="1"/>
      <w:numFmt w:val="bullet"/>
      <w:lvlText w:val="•"/>
      <w:lvlJc w:val="left"/>
      <w:rPr>
        <w:rFonts w:hint="default"/>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9" w15:restartNumberingAfterBreak="0">
    <w:nsid w:val="63626342"/>
    <w:multiLevelType w:val="multilevel"/>
    <w:tmpl w:val="2CD090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3724BE4"/>
    <w:multiLevelType w:val="multilevel"/>
    <w:tmpl w:val="3F02966E"/>
    <w:lvl w:ilvl="0">
      <w:start w:val="1"/>
      <w:numFmt w:val="lowerLetter"/>
      <w:lvlText w:val="%1)"/>
      <w:lvlJc w:val="left"/>
      <w:pPr>
        <w:ind w:left="720" w:hanging="360"/>
      </w:pPr>
      <w:rPr>
        <w:rFonts w:hint="default"/>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DA51F06"/>
    <w:multiLevelType w:val="multilevel"/>
    <w:tmpl w:val="9DD68F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5447BE"/>
    <w:multiLevelType w:val="multilevel"/>
    <w:tmpl w:val="ECAE6E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24215E0"/>
    <w:multiLevelType w:val="multilevel"/>
    <w:tmpl w:val="B6F0A7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9F6196A"/>
    <w:multiLevelType w:val="multilevel"/>
    <w:tmpl w:val="7A326B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F972827"/>
    <w:multiLevelType w:val="multilevel"/>
    <w:tmpl w:val="12DAAB68"/>
    <w:lvl w:ilvl="0">
      <w:start w:val="1"/>
      <w:numFmt w:val="bullet"/>
      <w:pStyle w:val="FIPSBullets"/>
      <w:lvlText w:val=""/>
      <w:lvlJc w:val="left"/>
      <w:pPr>
        <w:tabs>
          <w:tab w:val="left" w:pos="648"/>
        </w:tabs>
        <w:ind w:left="64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089618457">
    <w:abstractNumId w:val="18"/>
  </w:num>
  <w:num w:numId="2" w16cid:durableId="1747605636">
    <w:abstractNumId w:val="20"/>
  </w:num>
  <w:num w:numId="3" w16cid:durableId="824322898">
    <w:abstractNumId w:val="7"/>
  </w:num>
  <w:num w:numId="4" w16cid:durableId="116264385">
    <w:abstractNumId w:val="15"/>
  </w:num>
  <w:num w:numId="5" w16cid:durableId="152726166">
    <w:abstractNumId w:val="17"/>
  </w:num>
  <w:num w:numId="6" w16cid:durableId="1968193196">
    <w:abstractNumId w:val="21"/>
  </w:num>
  <w:num w:numId="7" w16cid:durableId="1206721819">
    <w:abstractNumId w:val="26"/>
  </w:num>
  <w:num w:numId="8" w16cid:durableId="991258464">
    <w:abstractNumId w:val="31"/>
  </w:num>
  <w:num w:numId="9" w16cid:durableId="691683570">
    <w:abstractNumId w:val="28"/>
    <w:lvlOverride w:ilvl="0">
      <w:startOverride w:val="1"/>
    </w:lvlOverride>
  </w:num>
  <w:num w:numId="10" w16cid:durableId="1864244618">
    <w:abstractNumId w:val="45"/>
  </w:num>
  <w:num w:numId="11" w16cid:durableId="164367695">
    <w:abstractNumId w:val="34"/>
  </w:num>
  <w:num w:numId="12" w16cid:durableId="2020038653">
    <w:abstractNumId w:val="11"/>
  </w:num>
  <w:num w:numId="13" w16cid:durableId="313030209">
    <w:abstractNumId w:val="8"/>
  </w:num>
  <w:num w:numId="14" w16cid:durableId="1827935363">
    <w:abstractNumId w:val="16"/>
  </w:num>
  <w:num w:numId="15" w16cid:durableId="1642271041">
    <w:abstractNumId w:val="5"/>
  </w:num>
  <w:num w:numId="16" w16cid:durableId="1685941638">
    <w:abstractNumId w:val="38"/>
  </w:num>
  <w:num w:numId="17" w16cid:durableId="790170829">
    <w:abstractNumId w:val="19"/>
  </w:num>
  <w:num w:numId="18" w16cid:durableId="1028680950">
    <w:abstractNumId w:val="22"/>
  </w:num>
  <w:num w:numId="19" w16cid:durableId="1573467829">
    <w:abstractNumId w:val="13"/>
  </w:num>
  <w:num w:numId="20" w16cid:durableId="1032654824">
    <w:abstractNumId w:val="41"/>
  </w:num>
  <w:num w:numId="21" w16cid:durableId="40597071">
    <w:abstractNumId w:val="14"/>
  </w:num>
  <w:num w:numId="22" w16cid:durableId="966543675">
    <w:abstractNumId w:val="12"/>
  </w:num>
  <w:num w:numId="23" w16cid:durableId="553393190">
    <w:abstractNumId w:val="33"/>
  </w:num>
  <w:num w:numId="24" w16cid:durableId="175657361">
    <w:abstractNumId w:val="25"/>
  </w:num>
  <w:num w:numId="25" w16cid:durableId="306856774">
    <w:abstractNumId w:val="39"/>
  </w:num>
  <w:num w:numId="26" w16cid:durableId="202209559">
    <w:abstractNumId w:val="16"/>
    <w:lvlOverride w:ilvl="0">
      <w:startOverride w:val="1"/>
    </w:lvlOverride>
  </w:num>
  <w:num w:numId="27" w16cid:durableId="1945914251">
    <w:abstractNumId w:val="42"/>
  </w:num>
  <w:num w:numId="28" w16cid:durableId="1601333227">
    <w:abstractNumId w:val="35"/>
  </w:num>
  <w:num w:numId="29" w16cid:durableId="1872641825">
    <w:abstractNumId w:val="0"/>
  </w:num>
  <w:num w:numId="30" w16cid:durableId="1164276366">
    <w:abstractNumId w:val="27"/>
  </w:num>
  <w:num w:numId="31" w16cid:durableId="1989434512">
    <w:abstractNumId w:val="43"/>
  </w:num>
  <w:num w:numId="32" w16cid:durableId="1862158786">
    <w:abstractNumId w:val="36"/>
  </w:num>
  <w:num w:numId="33" w16cid:durableId="1063218230">
    <w:abstractNumId w:val="3"/>
  </w:num>
  <w:num w:numId="34" w16cid:durableId="1750467607">
    <w:abstractNumId w:val="9"/>
  </w:num>
  <w:num w:numId="35" w16cid:durableId="419721330">
    <w:abstractNumId w:val="24"/>
  </w:num>
  <w:num w:numId="36" w16cid:durableId="730157379">
    <w:abstractNumId w:val="6"/>
  </w:num>
  <w:num w:numId="37" w16cid:durableId="341323821">
    <w:abstractNumId w:val="4"/>
  </w:num>
  <w:num w:numId="38" w16cid:durableId="1831287601">
    <w:abstractNumId w:val="37"/>
  </w:num>
  <w:num w:numId="39" w16cid:durableId="537816365">
    <w:abstractNumId w:val="40"/>
  </w:num>
  <w:num w:numId="40" w16cid:durableId="996999941">
    <w:abstractNumId w:val="29"/>
  </w:num>
  <w:num w:numId="41" w16cid:durableId="1453282434">
    <w:abstractNumId w:val="2"/>
  </w:num>
  <w:num w:numId="42" w16cid:durableId="1786004535">
    <w:abstractNumId w:val="10"/>
  </w:num>
  <w:num w:numId="43" w16cid:durableId="971405004">
    <w:abstractNumId w:val="32"/>
  </w:num>
  <w:num w:numId="44" w16cid:durableId="1127433268">
    <w:abstractNumId w:val="30"/>
  </w:num>
  <w:num w:numId="45" w16cid:durableId="1817145787">
    <w:abstractNumId w:val="23"/>
  </w:num>
  <w:num w:numId="46" w16cid:durableId="2079785201">
    <w:abstractNumId w:val="1"/>
  </w:num>
  <w:num w:numId="47" w16cid:durableId="502747456">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aaf Anders">
    <w15:presenceInfo w15:providerId="AD" w15:userId="S-1-5-21-1541935140-143488145-1630266854-53620"/>
  </w15:person>
  <w15:person w15:author="Maureen Barry">
    <w15:presenceInfo w15:providerId="AD" w15:userId="S::maureen.barry@oracle.com::2d449eef-5d0d-486d-8c90-28e11ff368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95"/>
    <w:rsid w:val="001E01E3"/>
    <w:rsid w:val="002F3602"/>
    <w:rsid w:val="003D3C20"/>
    <w:rsid w:val="005B0969"/>
    <w:rsid w:val="00663466"/>
    <w:rsid w:val="00671AE3"/>
    <w:rsid w:val="00736483"/>
    <w:rsid w:val="00743B95"/>
    <w:rsid w:val="00890E0E"/>
    <w:rsid w:val="00910EFB"/>
    <w:rsid w:val="00922A01"/>
    <w:rsid w:val="00A679AB"/>
    <w:rsid w:val="00AA6306"/>
    <w:rsid w:val="00C653E1"/>
    <w:rsid w:val="00F42F2D"/>
    <w:rsid w:val="00F97600"/>
    <w:rsid w:val="00FC2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C082"/>
  <w15:docId w15:val="{BD2B5743-922B-469D-8D44-F6686198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59" w:lineRule="auto"/>
    </w:pPr>
    <w:rPr>
      <w:rFonts w:ascii="Arial" w:hAnsi="Arial"/>
      <w:sz w:val="24"/>
      <w:szCs w:val="24"/>
      <w:lang w:val="en-GB" w:eastAsia="en-GB"/>
    </w:rPr>
  </w:style>
  <w:style w:type="paragraph" w:styleId="Heading1">
    <w:name w:val="heading 1"/>
    <w:basedOn w:val="Normal"/>
    <w:next w:val="BodyText"/>
    <w:link w:val="Heading1Char1"/>
    <w:uiPriority w:val="1"/>
    <w:qFormat/>
    <w:pPr>
      <w:pageBreakBefore/>
      <w:numPr>
        <w:numId w:val="1"/>
      </w:numPr>
      <w:spacing w:before="240"/>
      <w:outlineLvl w:val="0"/>
    </w:pPr>
    <w:rPr>
      <w:b/>
      <w:sz w:val="36"/>
    </w:rPr>
  </w:style>
  <w:style w:type="paragraph" w:styleId="Heading2">
    <w:name w:val="heading 2"/>
    <w:basedOn w:val="Normal"/>
    <w:next w:val="BodyText"/>
    <w:link w:val="Heading2Char1"/>
    <w:uiPriority w:val="1"/>
    <w:qFormat/>
    <w:pPr>
      <w:keepNext/>
      <w:keepLines/>
      <w:numPr>
        <w:ilvl w:val="1"/>
        <w:numId w:val="1"/>
      </w:numPr>
      <w:spacing w:before="120"/>
      <w:outlineLvl w:val="1"/>
    </w:pPr>
    <w:rPr>
      <w:b/>
      <w:sz w:val="28"/>
    </w:rPr>
  </w:style>
  <w:style w:type="paragraph" w:styleId="Heading3">
    <w:name w:val="heading 3"/>
    <w:basedOn w:val="Normal"/>
    <w:next w:val="BodyText"/>
    <w:link w:val="Heading3Char1"/>
    <w:uiPriority w:val="1"/>
    <w:qFormat/>
    <w:pPr>
      <w:keepNext/>
      <w:keepLines/>
      <w:numPr>
        <w:ilvl w:val="2"/>
        <w:numId w:val="1"/>
      </w:numPr>
      <w:spacing w:before="120"/>
      <w:outlineLvl w:val="2"/>
    </w:pPr>
    <w:rPr>
      <w:b/>
    </w:rPr>
  </w:style>
  <w:style w:type="paragraph" w:styleId="Heading4">
    <w:name w:val="heading 4"/>
    <w:basedOn w:val="Normal"/>
    <w:next w:val="BodyText"/>
    <w:link w:val="Heading4Char1"/>
    <w:uiPriority w:val="1"/>
    <w:qFormat/>
    <w:pPr>
      <w:keepNext/>
      <w:keepLines/>
      <w:numPr>
        <w:ilvl w:val="3"/>
        <w:numId w:val="1"/>
      </w:numPr>
      <w:spacing w:before="240"/>
      <w:outlineLvl w:val="3"/>
    </w:pPr>
    <w:rPr>
      <w:b/>
    </w:rPr>
  </w:style>
  <w:style w:type="paragraph" w:styleId="Heading5">
    <w:name w:val="heading 5"/>
    <w:basedOn w:val="Normal"/>
    <w:next w:val="BodyText"/>
    <w:link w:val="Heading5Char1"/>
    <w:uiPriority w:val="99"/>
    <w:qFormat/>
    <w:pPr>
      <w:keepNext/>
      <w:keepLines/>
      <w:spacing w:before="120" w:after="120"/>
      <w:outlineLvl w:val="4"/>
    </w:pPr>
    <w:rPr>
      <w:b/>
      <w:lang w:val="en-US"/>
    </w:rPr>
  </w:style>
  <w:style w:type="paragraph" w:styleId="Heading6">
    <w:name w:val="heading 6"/>
    <w:basedOn w:val="Normal"/>
    <w:next w:val="BodyText"/>
    <w:link w:val="Heading6Char1"/>
    <w:uiPriority w:val="99"/>
    <w:qFormat/>
    <w:pPr>
      <w:numPr>
        <w:ilvl w:val="5"/>
        <w:numId w:val="1"/>
      </w:numPr>
      <w:spacing w:before="120" w:after="120"/>
      <w:outlineLvl w:val="5"/>
    </w:pPr>
    <w:rPr>
      <w:b/>
    </w:rPr>
  </w:style>
  <w:style w:type="paragraph" w:styleId="Heading7">
    <w:name w:val="heading 7"/>
    <w:basedOn w:val="Normal"/>
    <w:next w:val="BodyText"/>
    <w:link w:val="Heading7Char1"/>
    <w:uiPriority w:val="99"/>
    <w:qFormat/>
    <w:pPr>
      <w:numPr>
        <w:ilvl w:val="6"/>
        <w:numId w:val="1"/>
      </w:numPr>
      <w:spacing w:before="240" w:after="60"/>
      <w:outlineLvl w:val="6"/>
    </w:pPr>
    <w:rPr>
      <w:sz w:val="20"/>
    </w:rPr>
  </w:style>
  <w:style w:type="paragraph" w:styleId="Heading8">
    <w:name w:val="heading 8"/>
    <w:basedOn w:val="Normal"/>
    <w:next w:val="BodyText"/>
    <w:link w:val="Heading8Char1"/>
    <w:uiPriority w:val="99"/>
    <w:qFormat/>
    <w:pPr>
      <w:numPr>
        <w:ilvl w:val="7"/>
        <w:numId w:val="1"/>
      </w:numPr>
      <w:spacing w:before="240" w:after="60"/>
      <w:outlineLvl w:val="7"/>
    </w:pPr>
    <w:rPr>
      <w:i/>
      <w:sz w:val="20"/>
    </w:rPr>
  </w:style>
  <w:style w:type="paragraph" w:styleId="Heading9">
    <w:name w:val="heading 9"/>
    <w:basedOn w:val="Normal"/>
    <w:next w:val="BodyText"/>
    <w:link w:val="Heading9Char1"/>
    <w:uiPriority w:val="99"/>
    <w:qFormat/>
    <w:pPr>
      <w:numPr>
        <w:ilvl w:val="8"/>
        <w:numId w:val="1"/>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BodyText">
    <w:name w:val="Body Text"/>
    <w:basedOn w:val="Normal"/>
    <w:link w:val="BodyTextChar"/>
    <w:uiPriority w:val="1"/>
    <w:qFormat/>
  </w:style>
  <w:style w:type="character" w:styleId="EndnoteReference">
    <w:name w:val="endnote reference"/>
    <w:uiPriority w:val="99"/>
    <w:semiHidden/>
    <w:unhideWhenUsed/>
    <w:qFormat/>
    <w:rPr>
      <w:vertAlign w:val="superscript"/>
    </w:rPr>
  </w:style>
  <w:style w:type="character" w:styleId="LineNumber">
    <w:name w:val="line number"/>
    <w:basedOn w:val="DefaultParagraphFont"/>
    <w:uiPriority w:val="99"/>
    <w:qFormat/>
  </w:style>
  <w:style w:type="character" w:styleId="CommentReference">
    <w:name w:val="annotation reference"/>
    <w:uiPriority w:val="99"/>
    <w:unhideWhenUsed/>
    <w:qFormat/>
    <w:rPr>
      <w:sz w:val="16"/>
      <w:szCs w:val="16"/>
    </w:rPr>
  </w:style>
  <w:style w:type="character" w:styleId="FootnoteReference">
    <w:name w:val="footnote reference"/>
    <w:uiPriority w:val="99"/>
    <w:semiHidden/>
    <w:qFormat/>
    <w:rPr>
      <w:vertAlign w:val="superscript"/>
    </w:rPr>
  </w:style>
  <w:style w:type="character" w:styleId="Emphasis">
    <w:name w:val="Emphasis"/>
    <w:basedOn w:val="DefaultParagraphFont"/>
    <w:qFormat/>
    <w:rPr>
      <w:i/>
      <w:iCs/>
    </w:rPr>
  </w:style>
  <w:style w:type="character" w:styleId="Hyperlink">
    <w:name w:val="Hyperlink"/>
    <w:uiPriority w:val="99"/>
    <w:qFormat/>
    <w:rPr>
      <w:color w:val="0000FF"/>
      <w:u w:val="single"/>
    </w:rPr>
  </w:style>
  <w:style w:type="character" w:styleId="FollowedHyperlink">
    <w:name w:val="FollowedHyperlink"/>
    <w:uiPriority w:val="99"/>
    <w:qFormat/>
    <w:rPr>
      <w:color w:val="800080"/>
      <w:u w:val="single"/>
    </w:rPr>
  </w:style>
  <w:style w:type="character" w:styleId="PageNumber">
    <w:name w:val="page number"/>
    <w:basedOn w:val="DefaultParagraphFont"/>
    <w:uiPriority w:val="99"/>
    <w:qFormat/>
  </w:style>
  <w:style w:type="character" w:styleId="Strong">
    <w:name w:val="Strong"/>
    <w:basedOn w:val="DefaultParagraphFont"/>
    <w:qFormat/>
    <w:rPr>
      <w:b/>
      <w:bCs/>
    </w:rPr>
  </w:style>
  <w:style w:type="paragraph" w:styleId="Index1">
    <w:name w:val="index 1"/>
    <w:basedOn w:val="Normal"/>
    <w:next w:val="Normal"/>
    <w:uiPriority w:val="99"/>
    <w:semiHidden/>
    <w:qFormat/>
    <w:pPr>
      <w:ind w:left="240" w:hanging="240"/>
    </w:pPr>
  </w:style>
  <w:style w:type="paragraph" w:styleId="TOC3">
    <w:name w:val="toc 3"/>
    <w:basedOn w:val="Normal"/>
    <w:next w:val="Normal"/>
    <w:uiPriority w:val="39"/>
    <w:qFormat/>
    <w:pPr>
      <w:spacing w:after="0"/>
      <w:ind w:left="480"/>
    </w:pPr>
    <w:rPr>
      <w:rFonts w:asciiTheme="minorHAnsi" w:hAnsiTheme="minorHAnsi" w:cstheme="minorHAnsi"/>
      <w:i/>
      <w:iCs/>
      <w:sz w:val="20"/>
      <w:szCs w:val="20"/>
    </w:rPr>
  </w:style>
  <w:style w:type="paragraph" w:styleId="Index7">
    <w:name w:val="index 7"/>
    <w:basedOn w:val="Normal"/>
    <w:next w:val="Normal"/>
    <w:uiPriority w:val="99"/>
    <w:semiHidden/>
    <w:qFormat/>
    <w:pPr>
      <w:ind w:left="1680" w:hanging="240"/>
    </w:pPr>
  </w:style>
  <w:style w:type="paragraph" w:styleId="FootnoteText">
    <w:name w:val="footnote text"/>
    <w:basedOn w:val="Normal"/>
    <w:link w:val="FootnoteTextChar1"/>
    <w:uiPriority w:val="99"/>
    <w:qFormat/>
    <w:pPr>
      <w:spacing w:before="100" w:after="100"/>
    </w:pPr>
    <w:rPr>
      <w:sz w:val="20"/>
    </w:rPr>
  </w:style>
  <w:style w:type="paragraph" w:styleId="TOC9">
    <w:name w:val="toc 9"/>
    <w:basedOn w:val="Normal"/>
    <w:next w:val="Normal"/>
    <w:uiPriority w:val="39"/>
    <w:qFormat/>
    <w:pPr>
      <w:spacing w:after="0"/>
      <w:ind w:left="1920"/>
    </w:pPr>
    <w:rPr>
      <w:rFonts w:asciiTheme="minorHAnsi" w:hAnsiTheme="minorHAnsi" w:cstheme="minorHAnsi"/>
      <w:sz w:val="18"/>
      <w:szCs w:val="18"/>
    </w:rPr>
  </w:style>
  <w:style w:type="paragraph" w:styleId="Caption">
    <w:name w:val="caption"/>
    <w:basedOn w:val="Normal"/>
    <w:next w:val="Normal"/>
    <w:link w:val="CaptionChar1"/>
    <w:uiPriority w:val="35"/>
    <w:qFormat/>
    <w:pPr>
      <w:spacing w:before="80"/>
      <w:jc w:val="center"/>
    </w:pPr>
    <w:rPr>
      <w:b/>
      <w:i/>
    </w:rPr>
  </w:style>
  <w:style w:type="paragraph" w:styleId="TOC7">
    <w:name w:val="toc 7"/>
    <w:basedOn w:val="Normal"/>
    <w:next w:val="Normal"/>
    <w:uiPriority w:val="39"/>
    <w:qFormat/>
    <w:pPr>
      <w:spacing w:after="0"/>
      <w:ind w:left="1440"/>
    </w:pPr>
    <w:rPr>
      <w:rFonts w:asciiTheme="minorHAnsi" w:hAnsiTheme="minorHAnsi" w:cstheme="minorHAnsi"/>
      <w:sz w:val="18"/>
      <w:szCs w:val="18"/>
    </w:rPr>
  </w:style>
  <w:style w:type="paragraph" w:styleId="TOC1">
    <w:name w:val="toc 1"/>
    <w:basedOn w:val="Normal"/>
    <w:next w:val="Normal"/>
    <w:uiPriority w:val="39"/>
    <w:qFormat/>
    <w:pPr>
      <w:spacing w:before="120" w:after="120"/>
    </w:pPr>
    <w:rPr>
      <w:rFonts w:asciiTheme="minorHAnsi" w:hAnsiTheme="minorHAnsi" w:cstheme="minorHAnsi"/>
      <w:b/>
      <w:bCs/>
      <w:caps/>
      <w:sz w:val="20"/>
      <w:szCs w:val="20"/>
    </w:rPr>
  </w:style>
  <w:style w:type="paragraph" w:styleId="Index4">
    <w:name w:val="index 4"/>
    <w:basedOn w:val="Normal"/>
    <w:next w:val="Normal"/>
    <w:uiPriority w:val="99"/>
    <w:semiHidden/>
    <w:qFormat/>
    <w:pPr>
      <w:ind w:left="960" w:hanging="240"/>
    </w:pPr>
  </w:style>
  <w:style w:type="paragraph" w:styleId="DocumentMap">
    <w:name w:val="Document Map"/>
    <w:basedOn w:val="Normal"/>
    <w:link w:val="DocumentMapChar"/>
    <w:uiPriority w:val="99"/>
    <w:qFormat/>
    <w:pPr>
      <w:spacing w:after="0"/>
    </w:pPr>
    <w:rPr>
      <w:rFonts w:ascii="Lucida Grande" w:hAnsi="Lucida Grande" w:cs="Lucida Grande"/>
    </w:rPr>
  </w:style>
  <w:style w:type="paragraph" w:styleId="TOC8">
    <w:name w:val="toc 8"/>
    <w:basedOn w:val="Normal"/>
    <w:next w:val="Normal"/>
    <w:uiPriority w:val="39"/>
    <w:qFormat/>
    <w:pPr>
      <w:spacing w:after="0"/>
      <w:ind w:left="1680"/>
    </w:pPr>
    <w:rPr>
      <w:rFonts w:asciiTheme="minorHAnsi" w:hAnsiTheme="minorHAnsi" w:cstheme="minorHAnsi"/>
      <w:sz w:val="18"/>
      <w:szCs w:val="18"/>
    </w:rPr>
  </w:style>
  <w:style w:type="paragraph" w:styleId="TOC2">
    <w:name w:val="toc 2"/>
    <w:basedOn w:val="Normal"/>
    <w:next w:val="Normal"/>
    <w:uiPriority w:val="39"/>
    <w:qFormat/>
    <w:pPr>
      <w:spacing w:after="0"/>
      <w:ind w:left="240"/>
    </w:pPr>
    <w:rPr>
      <w:rFonts w:asciiTheme="minorHAnsi" w:hAnsiTheme="minorHAnsi" w:cstheme="minorHAnsi"/>
      <w:smallCaps/>
      <w:sz w:val="20"/>
      <w:szCs w:val="20"/>
    </w:rPr>
  </w:style>
  <w:style w:type="paragraph" w:styleId="Index3">
    <w:name w:val="index 3"/>
    <w:basedOn w:val="Normal"/>
    <w:next w:val="Normal"/>
    <w:uiPriority w:val="99"/>
    <w:semiHidden/>
    <w:qFormat/>
    <w:pPr>
      <w:ind w:left="720" w:hanging="240"/>
    </w:pPr>
  </w:style>
  <w:style w:type="paragraph" w:styleId="EndnoteText">
    <w:name w:val="endnote text"/>
    <w:basedOn w:val="Normal"/>
    <w:link w:val="EndnoteTextChar1"/>
    <w:uiPriority w:val="99"/>
    <w:semiHidden/>
    <w:unhideWhenUsed/>
    <w:qFormat/>
    <w:pPr>
      <w:widowControl w:val="0"/>
      <w:tabs>
        <w:tab w:val="left" w:pos="720"/>
      </w:tabs>
      <w:ind w:right="108"/>
    </w:pPr>
    <w:rPr>
      <w:rFonts w:ascii="Times New Roman" w:hAnsi="Times New Roman"/>
      <w:spacing w:val="-4"/>
      <w:sz w:val="20"/>
      <w:szCs w:val="20"/>
      <w:lang w:val="en-US" w:eastAsia="en-US"/>
    </w:rPr>
  </w:style>
  <w:style w:type="paragraph" w:styleId="Index8">
    <w:name w:val="index 8"/>
    <w:basedOn w:val="Normal"/>
    <w:next w:val="Normal"/>
    <w:uiPriority w:val="99"/>
    <w:semiHidden/>
    <w:qFormat/>
    <w:pPr>
      <w:ind w:left="1920" w:hanging="240"/>
    </w:pPr>
  </w:style>
  <w:style w:type="paragraph" w:styleId="Index5">
    <w:name w:val="index 5"/>
    <w:basedOn w:val="Normal"/>
    <w:next w:val="Normal"/>
    <w:uiPriority w:val="99"/>
    <w:semiHidden/>
    <w:qFormat/>
    <w:pPr>
      <w:ind w:left="1200" w:hanging="240"/>
    </w:pPr>
  </w:style>
  <w:style w:type="paragraph" w:styleId="Index2">
    <w:name w:val="index 2"/>
    <w:basedOn w:val="Normal"/>
    <w:next w:val="Normal"/>
    <w:uiPriority w:val="99"/>
    <w:semiHidden/>
    <w:qFormat/>
    <w:pPr>
      <w:ind w:left="480" w:hanging="240"/>
    </w:pPr>
  </w:style>
  <w:style w:type="paragraph" w:styleId="CommentSubject">
    <w:name w:val="annotation subject"/>
    <w:basedOn w:val="Normal"/>
    <w:next w:val="Normal"/>
    <w:link w:val="CommentSubjectChar"/>
    <w:uiPriority w:val="99"/>
    <w:semiHidden/>
    <w:unhideWhenUsed/>
    <w:qFormat/>
    <w:rPr>
      <w:b/>
      <w:bCs/>
      <w:sz w:val="20"/>
    </w:rPr>
  </w:style>
  <w:style w:type="paragraph" w:styleId="BalloonText">
    <w:name w:val="Balloon Text"/>
    <w:basedOn w:val="Normal"/>
    <w:link w:val="BalloonTextChar"/>
    <w:uiPriority w:val="99"/>
    <w:semiHidden/>
    <w:qFormat/>
    <w:rPr>
      <w:rFonts w:ascii="Tahoma" w:hAnsi="Tahoma" w:cs="Times-Italic"/>
      <w:sz w:val="16"/>
      <w:szCs w:val="16"/>
    </w:rPr>
  </w:style>
  <w:style w:type="paragraph" w:styleId="CommentText">
    <w:name w:val="annotation text"/>
    <w:basedOn w:val="Normal"/>
    <w:link w:val="CommentTextChar"/>
    <w:uiPriority w:val="99"/>
    <w:unhideWhenUsed/>
    <w:qFormat/>
    <w:pPr>
      <w:widowControl w:val="0"/>
      <w:tabs>
        <w:tab w:val="left" w:pos="720"/>
      </w:tabs>
      <w:ind w:right="108"/>
    </w:pPr>
    <w:rPr>
      <w:rFonts w:ascii="Times New Roman" w:hAnsi="Times New Roman"/>
      <w:spacing w:val="-4"/>
      <w:sz w:val="20"/>
      <w:szCs w:val="20"/>
      <w:lang w:val="en-US" w:eastAsia="en-US"/>
    </w:rPr>
  </w:style>
  <w:style w:type="paragraph" w:styleId="TOC6">
    <w:name w:val="toc 6"/>
    <w:basedOn w:val="Normal"/>
    <w:next w:val="Normal"/>
    <w:uiPriority w:val="39"/>
    <w:qFormat/>
    <w:pPr>
      <w:spacing w:after="0"/>
      <w:ind w:left="1200"/>
    </w:pPr>
    <w:rPr>
      <w:rFonts w:asciiTheme="minorHAnsi" w:hAnsiTheme="minorHAnsi" w:cstheme="minorHAnsi"/>
      <w:sz w:val="18"/>
      <w:szCs w:val="18"/>
    </w:rPr>
  </w:style>
  <w:style w:type="paragraph" w:styleId="TOC5">
    <w:name w:val="toc 5"/>
    <w:basedOn w:val="Normal"/>
    <w:next w:val="Normal"/>
    <w:uiPriority w:val="39"/>
    <w:qFormat/>
    <w:pPr>
      <w:spacing w:after="0"/>
      <w:ind w:left="960"/>
    </w:pPr>
    <w:rPr>
      <w:rFonts w:asciiTheme="minorHAnsi" w:hAnsiTheme="minorHAnsi" w:cstheme="minorHAnsi"/>
      <w:sz w:val="18"/>
      <w:szCs w:val="18"/>
    </w:rPr>
  </w:style>
  <w:style w:type="paragraph" w:styleId="TableofFigures">
    <w:name w:val="table of figures"/>
    <w:basedOn w:val="Normal"/>
    <w:next w:val="Normal"/>
    <w:uiPriority w:val="99"/>
    <w:qFormat/>
    <w:pPr>
      <w:tabs>
        <w:tab w:val="left" w:pos="1134"/>
        <w:tab w:val="right" w:leader="dot" w:pos="9019"/>
      </w:tabs>
      <w:spacing w:after="120"/>
      <w:ind w:left="482" w:hanging="482"/>
    </w:pPr>
    <w:rPr>
      <w:sz w:val="20"/>
    </w:rPr>
  </w:style>
  <w:style w:type="paragraph" w:styleId="Index9">
    <w:name w:val="index 9"/>
    <w:basedOn w:val="Normal"/>
    <w:next w:val="Normal"/>
    <w:uiPriority w:val="99"/>
    <w:semiHidden/>
    <w:qFormat/>
    <w:pPr>
      <w:ind w:left="2160" w:hanging="240"/>
    </w:pPr>
  </w:style>
  <w:style w:type="paragraph" w:styleId="TOC4">
    <w:name w:val="toc 4"/>
    <w:basedOn w:val="Normal"/>
    <w:next w:val="Normal"/>
    <w:uiPriority w:val="39"/>
    <w:qFormat/>
    <w:pPr>
      <w:spacing w:after="0"/>
      <w:ind w:left="720"/>
    </w:pPr>
    <w:rPr>
      <w:rFonts w:asciiTheme="minorHAnsi" w:hAnsiTheme="minorHAnsi" w:cstheme="minorHAnsi"/>
      <w:sz w:val="18"/>
      <w:szCs w:val="18"/>
    </w:rPr>
  </w:style>
  <w:style w:type="paragraph" w:styleId="Index6">
    <w:name w:val="index 6"/>
    <w:basedOn w:val="Normal"/>
    <w:next w:val="Normal"/>
    <w:uiPriority w:val="99"/>
    <w:semiHidden/>
    <w:qFormat/>
    <w:pPr>
      <w:ind w:left="1440" w:hanging="240"/>
    </w:pPr>
  </w:style>
  <w:style w:type="paragraph" w:styleId="IndexHeading">
    <w:name w:val="index heading"/>
    <w:basedOn w:val="Normal"/>
    <w:next w:val="Index1"/>
    <w:uiPriority w:val="99"/>
    <w:semiHidden/>
    <w:qFormat/>
  </w:style>
  <w:style w:type="paragraph" w:styleId="BodyText2">
    <w:name w:val="Body Text 2"/>
    <w:basedOn w:val="Normal"/>
    <w:link w:val="BodyText2Char"/>
    <w:uiPriority w:val="99"/>
    <w:qFormat/>
    <w:pPr>
      <w:spacing w:before="120" w:after="120"/>
    </w:pPr>
    <w:rPr>
      <w:color w:val="0000FF"/>
      <w:sz w:val="20"/>
    </w:rPr>
  </w:style>
  <w:style w:type="paragraph" w:styleId="ListNumber2">
    <w:name w:val="List Number 2"/>
    <w:basedOn w:val="Normal"/>
    <w:uiPriority w:val="99"/>
    <w:qFormat/>
    <w:pPr>
      <w:ind w:left="2268" w:hanging="567"/>
    </w:pPr>
  </w:style>
  <w:style w:type="paragraph" w:styleId="Header">
    <w:name w:val="header"/>
    <w:basedOn w:val="Normal"/>
    <w:link w:val="HeaderChar1"/>
    <w:uiPriority w:val="99"/>
    <w:qFormat/>
    <w:pPr>
      <w:pBdr>
        <w:bottom w:val="single" w:sz="6" w:space="1" w:color="000000"/>
      </w:pBdr>
      <w:tabs>
        <w:tab w:val="center" w:pos="4536"/>
        <w:tab w:val="right" w:pos="9000"/>
      </w:tabs>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Calibri" w:hAnsi="Courier New" w:cs="Courier New"/>
      <w:sz w:val="20"/>
      <w:szCs w:val="20"/>
      <w:lang w:val="en-US" w:eastAsia="en-US"/>
    </w:rPr>
  </w:style>
  <w:style w:type="paragraph" w:styleId="BodyTextIndent3">
    <w:name w:val="Body Text Indent 3"/>
    <w:basedOn w:val="Normal"/>
    <w:link w:val="BodyTextIndent3Char"/>
    <w:uiPriority w:val="99"/>
    <w:qFormat/>
    <w:pPr>
      <w:spacing w:after="0"/>
      <w:ind w:left="720" w:hanging="720"/>
    </w:pPr>
  </w:style>
  <w:style w:type="paragraph" w:styleId="BodyTextIndent">
    <w:name w:val="Body Text Indent"/>
    <w:basedOn w:val="BodyText"/>
    <w:link w:val="BodyTextIndentChar"/>
    <w:uiPriority w:val="99"/>
    <w:qFormat/>
    <w:pPr>
      <w:ind w:left="360"/>
    </w:pPr>
  </w:style>
  <w:style w:type="paragraph" w:styleId="ListNumber">
    <w:name w:val="List Number"/>
    <w:basedOn w:val="Normal"/>
    <w:uiPriority w:val="99"/>
    <w:qFormat/>
    <w:pPr>
      <w:numPr>
        <w:numId w:val="2"/>
      </w:numPr>
    </w:pPr>
  </w:style>
  <w:style w:type="paragraph" w:styleId="ListNumber5">
    <w:name w:val="List Number 5"/>
    <w:basedOn w:val="Normal"/>
    <w:qFormat/>
    <w:pPr>
      <w:numPr>
        <w:numId w:val="3"/>
      </w:numPr>
      <w:contextualSpacing/>
    </w:pPr>
  </w:style>
  <w:style w:type="paragraph" w:styleId="Date">
    <w:name w:val="Date"/>
    <w:basedOn w:val="Normal"/>
    <w:next w:val="Normal"/>
    <w:link w:val="DateChar"/>
    <w:uiPriority w:val="99"/>
    <w:qFormat/>
  </w:style>
  <w:style w:type="paragraph" w:styleId="List">
    <w:name w:val="List"/>
    <w:basedOn w:val="Normal"/>
    <w:uiPriority w:val="99"/>
    <w:qFormat/>
    <w:pPr>
      <w:spacing w:before="240" w:after="0"/>
      <w:ind w:left="284" w:hanging="284"/>
    </w:pPr>
  </w:style>
  <w:style w:type="paragraph" w:styleId="ListBullet">
    <w:name w:val="List Bullet"/>
    <w:basedOn w:val="BodyText"/>
    <w:uiPriority w:val="99"/>
    <w:qFormat/>
    <w:pPr>
      <w:numPr>
        <w:numId w:val="4"/>
      </w:numPr>
      <w:tabs>
        <w:tab w:val="left" w:pos="567"/>
      </w:tabs>
      <w:spacing w:before="120" w:after="0"/>
    </w:pPr>
  </w:style>
  <w:style w:type="paragraph" w:styleId="ListBullet2">
    <w:name w:val="List Bullet 2"/>
    <w:basedOn w:val="BodyText"/>
    <w:uiPriority w:val="99"/>
    <w:qFormat/>
    <w:pPr>
      <w:numPr>
        <w:ilvl w:val="1"/>
        <w:numId w:val="5"/>
      </w:numPr>
      <w:spacing w:after="0"/>
      <w:ind w:left="1434" w:hanging="357"/>
    </w:pPr>
  </w:style>
  <w:style w:type="paragraph" w:styleId="NormalWeb">
    <w:name w:val="Normal (Web)"/>
    <w:basedOn w:val="Normal"/>
    <w:uiPriority w:val="99"/>
    <w:unhideWhenUsed/>
    <w:qFormat/>
    <w:pPr>
      <w:spacing w:before="100" w:beforeAutospacing="1" w:after="100" w:afterAutospacing="1"/>
    </w:pPr>
    <w:rPr>
      <w:rFonts w:ascii="Times New Roman" w:eastAsiaTheme="minorEastAsia" w:hAnsi="Times New Roman"/>
      <w:lang w:val="en-US" w:eastAsia="en-US"/>
    </w:rPr>
  </w:style>
  <w:style w:type="paragraph" w:styleId="Footer">
    <w:name w:val="footer"/>
    <w:basedOn w:val="Normal"/>
    <w:link w:val="FooterChar1"/>
    <w:uiPriority w:val="99"/>
    <w:qFormat/>
    <w:pPr>
      <w:pBdr>
        <w:top w:val="single" w:sz="6" w:space="10" w:color="000000"/>
      </w:pBdr>
      <w:tabs>
        <w:tab w:val="center" w:pos="4536"/>
        <w:tab w:val="right" w:pos="9000"/>
      </w:tabs>
    </w:pPr>
    <w:rPr>
      <w:sz w:val="21"/>
    </w:rPr>
  </w:style>
  <w:style w:type="paragraph" w:styleId="BodyTextIndent2">
    <w:name w:val="Body Text Indent 2"/>
    <w:basedOn w:val="Normal"/>
    <w:link w:val="BodyTextIndent2Char"/>
    <w:uiPriority w:val="99"/>
    <w:qFormat/>
    <w:pPr>
      <w:spacing w:before="120" w:after="120"/>
      <w:ind w:left="2835"/>
    </w:pPr>
    <w:rPr>
      <w:sz w:val="20"/>
    </w:rPr>
  </w:style>
  <w:style w:type="paragraph" w:styleId="NormalIndent">
    <w:name w:val="Normal Indent"/>
    <w:basedOn w:val="Normal"/>
    <w:uiPriority w:val="99"/>
    <w:qFormat/>
    <w:pPr>
      <w:ind w:left="708"/>
    </w:pPr>
  </w:style>
  <w:style w:type="paragraph" w:styleId="Subtitle">
    <w:name w:val="Subtitle"/>
    <w:basedOn w:val="Normal"/>
    <w:next w:val="Normal"/>
    <w:link w:val="SubtitleChar1"/>
    <w:uiPriority w:val="99"/>
    <w:qFormat/>
    <w:rPr>
      <w:b/>
      <w:sz w:val="36"/>
    </w:rPr>
  </w:style>
  <w:style w:type="paragraph" w:styleId="BodyText3">
    <w:name w:val="Body Text 3"/>
    <w:basedOn w:val="Normal"/>
    <w:link w:val="BodyText3Char"/>
    <w:uiPriority w:val="99"/>
    <w:qFormat/>
    <w:rPr>
      <w:sz w:val="20"/>
    </w:rPr>
  </w:style>
  <w:style w:type="paragraph" w:styleId="BodyTextFirstIndent">
    <w:name w:val="Body Text First Indent"/>
    <w:basedOn w:val="BodyText"/>
    <w:link w:val="BodyTextFirstIndentChar"/>
    <w:uiPriority w:val="99"/>
    <w:qFormat/>
    <w:pPr>
      <w:ind w:firstLine="216"/>
    </w:pPr>
  </w:style>
  <w:style w:type="paragraph" w:styleId="BodyTextFirstIndent2">
    <w:name w:val="Body Text First Indent 2"/>
    <w:basedOn w:val="BodyTextIndent"/>
    <w:link w:val="BodyTextFirstIndent2Char"/>
    <w:uiPriority w:val="99"/>
    <w:qFormat/>
    <w:pPr>
      <w:ind w:firstLine="216"/>
    </w:pPr>
  </w:style>
  <w:style w:type="paragraph" w:styleId="PlainText">
    <w:name w:val="Plain Text"/>
    <w:basedOn w:val="Normal"/>
    <w:link w:val="PlainTextChar"/>
    <w:uiPriority w:val="99"/>
    <w:qFormat/>
    <w:pPr>
      <w:spacing w:before="120" w:after="120"/>
    </w:pPr>
    <w:rPr>
      <w:rFonts w:ascii="Courier New" w:hAnsi="Courier New"/>
      <w:sz w:val="20"/>
    </w:rPr>
  </w:style>
  <w:style w:type="paragraph" w:styleId="Title">
    <w:name w:val="Title"/>
    <w:basedOn w:val="Normal"/>
    <w:link w:val="TitleChar1"/>
    <w:uiPriority w:val="10"/>
    <w:qFormat/>
    <w:pPr>
      <w:jc w:val="center"/>
    </w:pPr>
    <w:rPr>
      <w:b/>
      <w:u w:val="single"/>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8">
    <w:name w:val="Table Grid 8"/>
    <w:basedOn w:val="TableNormal"/>
    <w:uiPriority w:val="99"/>
    <w:qFormat/>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ColorfulList-Accent1">
    <w:name w:val="Colorful List Accent 1"/>
    <w:basedOn w:val="TableNormal"/>
    <w:uiPriority w:val="72"/>
    <w:semiHidden/>
    <w:unhideWhenUsed/>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Heading1Char">
    <w:name w:val="Heading 1 Char"/>
    <w:basedOn w:val="DefaultParagraphFont"/>
    <w:uiPriority w:val="9"/>
    <w:qFormat/>
    <w:rPr>
      <w:rFonts w:ascii="Arial" w:eastAsia="Arial" w:hAnsi="Arial" w:cs="Arial"/>
      <w:sz w:val="40"/>
      <w:szCs w:val="40"/>
    </w:rPr>
  </w:style>
  <w:style w:type="character" w:customStyle="1" w:styleId="Heading2Char">
    <w:name w:val="Heading 2 Char"/>
    <w:basedOn w:val="DefaultParagraphFont"/>
    <w:uiPriority w:val="9"/>
    <w:qFormat/>
    <w:rPr>
      <w:rFonts w:ascii="Arial" w:eastAsia="Arial" w:hAnsi="Arial" w:cs="Arial"/>
      <w:sz w:val="34"/>
    </w:rPr>
  </w:style>
  <w:style w:type="character" w:customStyle="1" w:styleId="Heading3Char">
    <w:name w:val="Heading 3 Char"/>
    <w:basedOn w:val="DefaultParagraphFont"/>
    <w:uiPriority w:val="9"/>
    <w:qFormat/>
    <w:rPr>
      <w:rFonts w:ascii="Arial" w:eastAsia="Arial" w:hAnsi="Arial" w:cs="Arial"/>
      <w:sz w:val="30"/>
      <w:szCs w:val="30"/>
    </w:rPr>
  </w:style>
  <w:style w:type="character" w:customStyle="1" w:styleId="Heading4Char">
    <w:name w:val="Heading 4 Char"/>
    <w:basedOn w:val="DefaultParagraphFont"/>
    <w:uiPriority w:val="9"/>
    <w:qFormat/>
    <w:rPr>
      <w:rFonts w:ascii="Arial" w:eastAsia="Arial" w:hAnsi="Arial" w:cs="Arial"/>
      <w:b/>
      <w:bCs/>
      <w:sz w:val="26"/>
      <w:szCs w:val="26"/>
    </w:rPr>
  </w:style>
  <w:style w:type="character" w:customStyle="1" w:styleId="Heading5Char">
    <w:name w:val="Heading 5 Char"/>
    <w:basedOn w:val="DefaultParagraphFont"/>
    <w:uiPriority w:val="9"/>
    <w:qFormat/>
    <w:rPr>
      <w:rFonts w:ascii="Arial" w:eastAsia="Arial" w:hAnsi="Arial" w:cs="Arial"/>
      <w:b/>
      <w:bCs/>
      <w:sz w:val="24"/>
      <w:szCs w:val="24"/>
    </w:rPr>
  </w:style>
  <w:style w:type="character" w:customStyle="1" w:styleId="Heading6Char">
    <w:name w:val="Heading 6 Char"/>
    <w:basedOn w:val="DefaultParagraphFont"/>
    <w:uiPriority w:val="9"/>
    <w:qFormat/>
    <w:rPr>
      <w:rFonts w:ascii="Arial" w:eastAsia="Arial" w:hAnsi="Arial" w:cs="Arial"/>
      <w:b/>
      <w:bCs/>
      <w:sz w:val="22"/>
      <w:szCs w:val="22"/>
    </w:rPr>
  </w:style>
  <w:style w:type="character" w:customStyle="1" w:styleId="Heading7Char">
    <w:name w:val="Heading 7 Char"/>
    <w:basedOn w:val="DefaultParagraphFont"/>
    <w:uiPriority w:val="9"/>
    <w:qFormat/>
    <w:rPr>
      <w:rFonts w:ascii="Arial" w:eastAsia="Arial" w:hAnsi="Arial" w:cs="Arial"/>
      <w:b/>
      <w:bCs/>
      <w:i/>
      <w:iCs/>
      <w:sz w:val="22"/>
      <w:szCs w:val="22"/>
    </w:rPr>
  </w:style>
  <w:style w:type="character" w:customStyle="1" w:styleId="Heading8Char">
    <w:name w:val="Heading 8 Char"/>
    <w:basedOn w:val="DefaultParagraphFont"/>
    <w:uiPriority w:val="9"/>
    <w:qFormat/>
    <w:rPr>
      <w:rFonts w:ascii="Arial" w:eastAsia="Arial" w:hAnsi="Arial" w:cs="Arial"/>
      <w:i/>
      <w:iCs/>
      <w:sz w:val="22"/>
      <w:szCs w:val="22"/>
    </w:rPr>
  </w:style>
  <w:style w:type="character" w:customStyle="1" w:styleId="Heading9Char">
    <w:name w:val="Heading 9 Char"/>
    <w:basedOn w:val="DefaultParagraphFont"/>
    <w:uiPriority w:val="9"/>
    <w:qFormat/>
    <w:rPr>
      <w:rFonts w:ascii="Arial" w:eastAsia="Arial" w:hAnsi="Arial" w:cs="Arial"/>
      <w:i/>
      <w:iCs/>
      <w:sz w:val="21"/>
      <w:szCs w:val="21"/>
    </w:rPr>
  </w:style>
  <w:style w:type="character" w:customStyle="1" w:styleId="TitleChar">
    <w:name w:val="Title Char"/>
    <w:basedOn w:val="DefaultParagraphFont"/>
    <w:uiPriority w:val="10"/>
    <w:qFormat/>
    <w:rPr>
      <w:sz w:val="48"/>
      <w:szCs w:val="48"/>
    </w:rPr>
  </w:style>
  <w:style w:type="character" w:customStyle="1" w:styleId="SubtitleChar">
    <w:name w:val="Subtitle Char"/>
    <w:basedOn w:val="DefaultParagraphFont"/>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CaptionChar">
    <w:name w:val="Caption Char"/>
    <w:uiPriority w:val="99"/>
    <w:qFormat/>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qFormat/>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paragraph" w:customStyle="1" w:styleId="TOCHeading1">
    <w:name w:val="TOC Heading1"/>
    <w:uiPriority w:val="39"/>
    <w:unhideWhenUsed/>
    <w:qFormat/>
    <w:pPr>
      <w:spacing w:after="160" w:line="259" w:lineRule="auto"/>
    </w:pPr>
    <w:rPr>
      <w:lang w:val="es-ES" w:eastAsia="es-ES"/>
    </w:rPr>
  </w:style>
  <w:style w:type="table" w:customStyle="1" w:styleId="TableGridLight1">
    <w:name w:val="Table Grid Light1"/>
    <w:basedOn w:val="TableNormal"/>
    <w:uiPriority w:val="40"/>
    <w:qFormat/>
    <w:rPr>
      <w:rFonts w:ascii="Calibri" w:eastAsia="Calibri" w:hAnsi="Calibri"/>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Accent11">
    <w:name w:val="Grid Table 1 Light - Accent 1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TableNormal"/>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TableNormal"/>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FDE9D8" w:themeFill="accent6" w:themeFillTint="34"/>
      </w:tcPr>
    </w:tblStylePr>
    <w:tblStylePr w:type="band1Horz">
      <w:rPr>
        <w:rFonts w:ascii="Arial" w:hAnsi="Arial"/>
        <w:color w:val="266678" w:themeColor="accent5" w:themeShade="94"/>
        <w:sz w:val="22"/>
      </w:rPr>
      <w:tblPr/>
      <w:tcPr>
        <w:shd w:val="clear" w:color="FDE9D8" w:themeColor="accent6" w:themeTint="34"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
    <w:name w:val="Grid Table 7 Colorful - Accent 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05307" w:themeColor="accent6" w:themeShade="94"/>
        <w:sz w:val="22"/>
      </w:rPr>
      <w:tblPr/>
      <w:tcPr>
        <w:shd w:val="clear" w:color="FDE9D8" w:themeColor="accent6" w:themeTint="34" w:fill="FDE9D8" w:themeFill="accent6" w:themeFillTint="34"/>
      </w:tcPr>
    </w:tblStylePr>
    <w:tblStylePr w:type="band2Horz">
      <w:rPr>
        <w:rFonts w:ascii="Arial" w:hAnsi="Arial"/>
        <w:color w:val="B05307" w:themeColor="accent6" w:themeShade="94"/>
        <w:sz w:val="22"/>
      </w:rPr>
    </w:tblStylePr>
  </w:style>
  <w:style w:type="table" w:customStyle="1" w:styleId="ListTable1Light-Accent11">
    <w:name w:val="List Table 1 Light - Accent 11"/>
    <w:basedOn w:val="TableNormal"/>
    <w:uiPriority w:val="99"/>
    <w:qFormat/>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TableNormal"/>
    <w:uiPriority w:val="99"/>
    <w:qFormat/>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TableNormal"/>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TableNormal"/>
    <w:uiPriority w:val="99"/>
    <w:qFormat/>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qFormat/>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qFormat/>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qFormat/>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TableNormal"/>
    <w:uiPriority w:val="99"/>
    <w:qFormat/>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qFormat/>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
    <w:name w:val="List Table 7 Colorful - Accent 11"/>
    <w:basedOn w:val="TableNormal"/>
    <w:uiPriority w:val="99"/>
    <w:qFormat/>
    <w:tblPr>
      <w:tblBorders>
        <w:right w:val="single" w:sz="4" w:space="0" w:color="4F81BD" w:themeColor="accent1"/>
      </w:tblBorders>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qFormat/>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qFormat/>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paragraph" w:styleId="Quote">
    <w:name w:val="Quote"/>
    <w:basedOn w:val="Normal"/>
    <w:next w:val="Normal"/>
    <w:link w:val="QuoteChar1"/>
    <w:uiPriority w:val="29"/>
    <w:qFormat/>
    <w:pPr>
      <w:ind w:left="720" w:right="720"/>
    </w:pPr>
    <w:rPr>
      <w:i/>
    </w:rPr>
  </w:style>
  <w:style w:type="character" w:customStyle="1" w:styleId="QuoteChar1">
    <w:name w:val="Quote Char1"/>
    <w:link w:val="Quote"/>
    <w:uiPriority w:val="29"/>
    <w:qFormat/>
    <w:rPr>
      <w:i/>
    </w:rPr>
  </w:style>
  <w:style w:type="paragraph" w:styleId="IntenseQuote">
    <w:name w:val="Intense Quote"/>
    <w:basedOn w:val="Normal"/>
    <w:next w:val="Normal"/>
    <w:link w:val="IntenseQuoteChar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1">
    <w:name w:val="Intense Quote Char1"/>
    <w:link w:val="IntenseQuote"/>
    <w:uiPriority w:val="30"/>
    <w:qFormat/>
    <w:rPr>
      <w:i/>
    </w:rPr>
  </w:style>
  <w:style w:type="table" w:customStyle="1" w:styleId="Cuadrculadetablaclara1">
    <w:name w:val="Cuadrícula de tabla clara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anormal11">
    <w:name w:val="Tabla normal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Tablanormal21">
    <w:name w:val="Tabla normal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normal31">
    <w:name w:val="Tabla normal 31"/>
    <w:basedOn w:val="TableNormal"/>
    <w:uiPriority w:val="99"/>
    <w:qFormat/>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normal41">
    <w:name w:val="Tabla normal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normal51">
    <w:name w:val="Tabla normal 51"/>
    <w:basedOn w:val="TableNormal"/>
    <w:uiPriority w:val="99"/>
    <w:qFormat/>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decuadrcula1clara1">
    <w:name w:val="Tabla de cuadrícula 1 clara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Tabladecuadrcula1clara-nfasis11">
    <w:name w:val="Tabla de cuadrícula 1 clara - Énfasis 1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Tabladecuadrcula1Claro-nfasis21">
    <w:name w:val="Tabla de cuadrícula 1 Claro - Énfasis 21"/>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Tabladecuadrcula1clara-nfasis31">
    <w:name w:val="Tabla de cuadrícula 1 clara - Énfasis 31"/>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Tabladecuadrcula1clara-nfasis41">
    <w:name w:val="Tabla de cuadrícula 1 clara - Énfasis 41"/>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Tabladecuadrcula1clara-nfasis51">
    <w:name w:val="Tabla de cuadrícula 1 clara - Énfasis 51"/>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Tabladecuadrcula1clara-nfasis61">
    <w:name w:val="Tabla de cuadrícula 1 clara - Énfasis 61"/>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Tabladecuadrcula21">
    <w:name w:val="Tabla de cuadrícula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Tabladecuadrcula2-nfasis11">
    <w:name w:val="Tabla de cuadrícula 2 - Énfasis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Tabladecuadrcula2-nfasis21">
    <w:name w:val="Tabla de cuadrícula 2 - Énfasis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Tabladecuadrcula2-nfasis31">
    <w:name w:val="Tabla de cuadrícula 2 - Énfasis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Tabladecuadrcula2-nfasis41">
    <w:name w:val="Tabla de cuadrícula 2 - Énfasis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Tabladecuadrcula2-nfasis51">
    <w:name w:val="Tabla de cuadrícula 2 - Énfasis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Tabladecuadrcula2-nfasis61">
    <w:name w:val="Tabla de cuadrícula 2 - Énfasis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decuadrcula31">
    <w:name w:val="Tabla de cuadrícula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Tabladecuadrcula3-nfasis11">
    <w:name w:val="Tabla de cuadrícula 3 - Énfasis 11"/>
    <w:basedOn w:val="TableNormal"/>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Tabladecuadrcula3-nfasis21">
    <w:name w:val="Tabla de cuadrícula 3 - Énfasis 21"/>
    <w:basedOn w:val="TableNormal"/>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Tabladecuadrcula3-nfasis31">
    <w:name w:val="Tabla de cuadrícula 3 - Énfasis 31"/>
    <w:basedOn w:val="TableNormal"/>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Tabladecuadrcula3-nfasis41">
    <w:name w:val="Tabla de cuadrícula 3 - Énfasis 41"/>
    <w:basedOn w:val="TableNormal"/>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Tabladecuadrcula3-nfasis51">
    <w:name w:val="Tabla de cuadrícula 3 - Énfasis 51"/>
    <w:basedOn w:val="TableNormal"/>
    <w:uiPriority w:val="99"/>
    <w:qFormat/>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Tabladecuadrcula3-nfasis61">
    <w:name w:val="Tabla de cuadrícula 3 - Énfasis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decuadrcula41">
    <w:name w:val="Tabla de cuadrícula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Tabladecuadrcula4-nfasis11">
    <w:name w:val="Tabla de cuadrícula 4 - Énfasis 11"/>
    <w:basedOn w:val="TableNormal"/>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Tabladecuadrcula4-nfasis21">
    <w:name w:val="Tabla de cuadrícula 4 - Énfasis 21"/>
    <w:basedOn w:val="TableNormal"/>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Tabladecuadrcula4-nfasis31">
    <w:name w:val="Tabla de cuadrícula 4 - Énfasis 31"/>
    <w:basedOn w:val="TableNormal"/>
    <w:uiPriority w:val="5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Tabladecuadrcula4-nfasis41">
    <w:name w:val="Tabla de cuadrícula 4 - Énfasis 4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Tabladecuadrcula4-nfasis51">
    <w:name w:val="Tabla de cuadrícula 4 - Énfasis 51"/>
    <w:basedOn w:val="TableNormal"/>
    <w:uiPriority w:val="5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Tabladecuadrcula4-nfasis61">
    <w:name w:val="Tabla de cuadrícula 4 - Énfasis 61"/>
    <w:basedOn w:val="TableNormal"/>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decuadrcula5oscura1">
    <w:name w:val="Tabla de cuadrícula 5 oscura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Tabladecuadrcula5oscura-nfasis21">
    <w:name w:val="Tabla de cuadrícula 5 oscura - Énfasis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Tabladecuadrcula5oscura-nfasis31">
    <w:name w:val="Tabla de cuadrícula 5 oscura - Énfasis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Tabladecuadrcula5oscura-nfasis51">
    <w:name w:val="Tabla de cuadrícula 5 oscura - Énfasis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Tabladecuadrcula5oscura-nfasis61">
    <w:name w:val="Tabla de cuadrícula 5 oscura - Énfasis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Tabladecuadrcula6concolores1">
    <w:name w:val="Tabla de cuadrícula 6 con colores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Tabladecuadrcula6concolores-nfasis11">
    <w:name w:val="Tabla de cuadrícula 6 con colores - Énfasis 11"/>
    <w:basedOn w:val="TableNormal"/>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Tabladecuadrcula6concolores-nfasis21">
    <w:name w:val="Tabla de cuadrícula 6 con colores - Énfasis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Tabladecuadrcula6concolores-nfasis31">
    <w:name w:val="Tabla de cuadrícula 6 con colores - Énfasis 31"/>
    <w:basedOn w:val="TableNormal"/>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Tabladecuadrcula6concolores-nfasis41">
    <w:name w:val="Tabla de cuadrícula 6 con colores - Énfasis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Tabladecuadrcula6concolores-nfasis51">
    <w:name w:val="Tabla de cuadrícula 6 con colores - Énfasis 51"/>
    <w:basedOn w:val="TableNormal"/>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Tabladecuadrcula6concolores-nfasis61">
    <w:name w:val="Tabla de cuadrícula 6 con colores - Énfasis 61"/>
    <w:basedOn w:val="TableNormal"/>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FDE9D8" w:themeFill="accent6" w:themeFillTint="34"/>
      </w:tcPr>
    </w:tblStylePr>
    <w:tblStylePr w:type="band1Horz">
      <w:rPr>
        <w:rFonts w:ascii="Arial" w:hAnsi="Arial"/>
        <w:color w:val="266678" w:themeColor="accent5" w:themeShade="94"/>
        <w:sz w:val="22"/>
      </w:rPr>
      <w:tblPr/>
      <w:tcPr>
        <w:shd w:val="clear" w:color="FDE9D8" w:themeColor="accent6" w:themeTint="34" w:fill="FDE9D8" w:themeFill="accent6" w:themeFillTint="34"/>
      </w:tcPr>
    </w:tblStylePr>
    <w:tblStylePr w:type="band2Horz">
      <w:rPr>
        <w:rFonts w:ascii="Arial" w:hAnsi="Arial"/>
        <w:color w:val="266678" w:themeColor="accent5" w:themeShade="94"/>
        <w:sz w:val="22"/>
      </w:rPr>
    </w:tblStylePr>
  </w:style>
  <w:style w:type="table" w:customStyle="1" w:styleId="Tabladecuadrcula7concolores1">
    <w:name w:val="Tabla de cuadrícula 7 con colores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Tabladecuadrcula7concolores-nfasis11">
    <w:name w:val="Tabla de cuadrícula 7 con colores - Énfasis 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Tabladecuadrcula7concolores-nfasis21">
    <w:name w:val="Tabla de cuadrícula 7 con colores - Énfasis 21"/>
    <w:basedOn w:val="TableNormal"/>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Tabladecuadrcula7concolores-nfasis31">
    <w:name w:val="Tabla de cuadrícula 7 con colores - Énfasis 31"/>
    <w:basedOn w:val="TableNormal"/>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Tabladecuadrcula7concolores-nfasis41">
    <w:name w:val="Tabla de cuadrícula 7 con colores - Énfasis 41"/>
    <w:basedOn w:val="TableNormal"/>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Tabladecuadrcula7concolores-nfasis51">
    <w:name w:val="Tabla de cuadrícula 7 con colores - Énfasis 51"/>
    <w:basedOn w:val="TableNormal"/>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Tabladecuadrcula7concolores-nfasis61">
    <w:name w:val="Tabla de cuadrícula 7 con colores - Énfasis 61"/>
    <w:basedOn w:val="TableNormal"/>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05307" w:themeColor="accent6" w:themeShade="94"/>
        <w:sz w:val="22"/>
      </w:rPr>
      <w:tblPr/>
      <w:tcPr>
        <w:shd w:val="clear" w:color="FDE9D8" w:themeColor="accent6" w:themeTint="34" w:fill="FDE9D8" w:themeFill="accent6" w:themeFillTint="34"/>
      </w:tcPr>
    </w:tblStylePr>
    <w:tblStylePr w:type="band2Horz">
      <w:rPr>
        <w:rFonts w:ascii="Arial" w:hAnsi="Arial"/>
        <w:color w:val="B05307" w:themeColor="accent6" w:themeShade="94"/>
        <w:sz w:val="22"/>
      </w:rPr>
    </w:tblStylePr>
  </w:style>
  <w:style w:type="table" w:customStyle="1" w:styleId="Tabladelista1clara1">
    <w:name w:val="Tabla de lista 1 clara1"/>
    <w:basedOn w:val="TableNormal"/>
    <w:uiPriority w:val="99"/>
    <w:qFormat/>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Tabladelista1clara-nfasis11">
    <w:name w:val="Tabla de lista 1 clara - Énfasis 11"/>
    <w:basedOn w:val="TableNormal"/>
    <w:uiPriority w:val="99"/>
    <w:qFormat/>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Tabladelista1clara-nfasis21">
    <w:name w:val="Tabla de lista 1 clara - Énfasis 21"/>
    <w:basedOn w:val="TableNormal"/>
    <w:uiPriority w:val="99"/>
    <w:qFormat/>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Tabladelista1clara-nfasis31">
    <w:name w:val="Tabla de lista 1 clara - Énfasis 31"/>
    <w:basedOn w:val="TableNormal"/>
    <w:uiPriority w:val="99"/>
    <w:qFormat/>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Tabladelista1clara-nfasis41">
    <w:name w:val="Tabla de lista 1 clara - Énfasis 41"/>
    <w:basedOn w:val="TableNormal"/>
    <w:uiPriority w:val="99"/>
    <w:qFormat/>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Tabladelista1clara-nfasis51">
    <w:name w:val="Tabla de lista 1 clara - Énfasis 51"/>
    <w:basedOn w:val="TableNormal"/>
    <w:uiPriority w:val="99"/>
    <w:qFormat/>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Tabladelista1clara-nfasis61">
    <w:name w:val="Tabla de lista 1 clara - Énfasis 61"/>
    <w:basedOn w:val="TableNormal"/>
    <w:uiPriority w:val="99"/>
    <w:qFormat/>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Tabladelista21">
    <w:name w:val="Tabla de lista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Tabladelista2-nfasis11">
    <w:name w:val="Tabla de lista 2 - Énfasis 11"/>
    <w:basedOn w:val="TableNormal"/>
    <w:uiPriority w:val="99"/>
    <w:qFormat/>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Tabladelista2-nfasis21">
    <w:name w:val="Tabla de lista 2 - Énfasis 21"/>
    <w:basedOn w:val="TableNormal"/>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Tabladelista2-nfasis31">
    <w:name w:val="Tabla de lista 2 - Énfasis 31"/>
    <w:basedOn w:val="TableNormal"/>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Tabladelista2-nfasis41">
    <w:name w:val="Tabla de lista 2 - Énfasis 41"/>
    <w:basedOn w:val="TableNormal"/>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Tabladelista2-nfasis51">
    <w:name w:val="Tabla de lista 2 - Énfasis 51"/>
    <w:basedOn w:val="TableNormal"/>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Tabladelista2-nfasis61">
    <w:name w:val="Tabla de lista 2 - Énfasis 61"/>
    <w:basedOn w:val="TableNormal"/>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Tabladelista31">
    <w:name w:val="Tabla de lista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Tabladelista3-nfasis11">
    <w:name w:val="Tabla de lista 3 - Énfasis 11"/>
    <w:basedOn w:val="TableNormal"/>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Tabladelista3-nfasis21">
    <w:name w:val="Tabla de lista 3 - Énfasis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Tabladelista3-nfasis31">
    <w:name w:val="Tabla de lista 3 - Énfasis 31"/>
    <w:basedOn w:val="TableNormal"/>
    <w:uiPriority w:val="99"/>
    <w:qFormat/>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Tabladelista3-nfasis41">
    <w:name w:val="Tabla de lista 3 - Énfasis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Tabladelista3-nfasis51">
    <w:name w:val="Tabla de lista 3 - Énfasis 51"/>
    <w:basedOn w:val="TableNormal"/>
    <w:uiPriority w:val="99"/>
    <w:qFormat/>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Tabladelista3-nfasis61">
    <w:name w:val="Tabla de lista 3 - Énfasis 61"/>
    <w:basedOn w:val="TableNormal"/>
    <w:uiPriority w:val="99"/>
    <w:qFormat/>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Tabladelista41">
    <w:name w:val="Tabla de lista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Tabladelista4-nfasis11">
    <w:name w:val="Tabla de lista 4 - Énfasis 11"/>
    <w:basedOn w:val="TableNormal"/>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Tabladelista4-nfasis21">
    <w:name w:val="Tabla de lista 4 - Énfasis 21"/>
    <w:basedOn w:val="TableNormal"/>
    <w:uiPriority w:val="9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Tabladelista4-nfasis31">
    <w:name w:val="Tabla de lista 4 - Énfasis 31"/>
    <w:basedOn w:val="TableNormal"/>
    <w:uiPriority w:val="9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Tabladelista4-nfasis41">
    <w:name w:val="Tabla de lista 4 - Énfasis 41"/>
    <w:basedOn w:val="TableNormal"/>
    <w:uiPriority w:val="9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Tabladelista4-nfasis51">
    <w:name w:val="Tabla de lista 4 - Énfasis 51"/>
    <w:basedOn w:val="TableNormal"/>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Tabladelista4-nfasis61">
    <w:name w:val="Tabla de lista 4 - Énfasis 61"/>
    <w:basedOn w:val="TableNormal"/>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Tabladelista5oscura1">
    <w:name w:val="Tabla de lista 5 oscura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Tabladelista5oscura-nfasis11">
    <w:name w:val="Tabla de lista 5 oscura - Énfasis 11"/>
    <w:basedOn w:val="TableNormal"/>
    <w:uiPriority w:val="99"/>
    <w:qFormat/>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Tabladelista5oscura-nfasis21">
    <w:name w:val="Tabla de lista 5 oscura - Énfasis 21"/>
    <w:basedOn w:val="TableNormal"/>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Tabladelista5oscura-nfasis31">
    <w:name w:val="Tabla de lista 5 oscura - Énfasis 31"/>
    <w:basedOn w:val="TableNormal"/>
    <w:uiPriority w:val="99"/>
    <w:qFormat/>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Tabladelista5oscura-nfasis41">
    <w:name w:val="Tabla de lista 5 oscura - Énfasis 41"/>
    <w:basedOn w:val="TableNormal"/>
    <w:uiPriority w:val="99"/>
    <w:qFormat/>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Tabladelista5oscura-nfasis51">
    <w:name w:val="Tabla de lista 5 oscura - Énfasis 51"/>
    <w:basedOn w:val="TableNormal"/>
    <w:uiPriority w:val="99"/>
    <w:qFormat/>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Tabladelista5oscura-nfasis61">
    <w:name w:val="Tabla de lista 5 oscura - Énfasis 61"/>
    <w:basedOn w:val="TableNormal"/>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Tabladelista6concolores1">
    <w:name w:val="Tabla de lista 6 con colores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Tabladelista6concolores-nfasis11">
    <w:name w:val="Tabla de lista 6 con colores - Énfasis 11"/>
    <w:basedOn w:val="TableNormal"/>
    <w:uiPriority w:val="99"/>
    <w:qFormat/>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Tabladelista6concolores-nfasis21">
    <w:name w:val="Tabla de lista 6 con colores - Énfasis 21"/>
    <w:basedOn w:val="TableNormal"/>
    <w:uiPriority w:val="99"/>
    <w:qFormat/>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Tabladelista6concolores-nfasis31">
    <w:name w:val="Tabla de lista 6 con colores - Énfasis 31"/>
    <w:basedOn w:val="TableNormal"/>
    <w:uiPriority w:val="99"/>
    <w:qFormat/>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Tabladelista6concolores-nfasis41">
    <w:name w:val="Tabla de lista 6 con colores - Énfasis 41"/>
    <w:basedOn w:val="TableNormal"/>
    <w:uiPriority w:val="99"/>
    <w:qFormat/>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Tabladelista6concolores-nfasis51">
    <w:name w:val="Tabla de lista 6 con colores - Énfasis 51"/>
    <w:basedOn w:val="TableNormal"/>
    <w:uiPriority w:val="99"/>
    <w:qFormat/>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Tabladelista6concolores-nfasis61">
    <w:name w:val="Tabla de lista 6 con colores - Énfasis 61"/>
    <w:basedOn w:val="TableNormal"/>
    <w:uiPriority w:val="99"/>
    <w:qFormat/>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Tabladelista7concolores1">
    <w:name w:val="Tabla de lista 7 con colores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Tabladelista7concolores-nfasis11">
    <w:name w:val="Tabla de lista 7 con colores - Énfasis 11"/>
    <w:basedOn w:val="TableNormal"/>
    <w:uiPriority w:val="99"/>
    <w:qFormat/>
    <w:tblPr>
      <w:tblBorders>
        <w:right w:val="single" w:sz="4" w:space="0" w:color="4F81BD" w:themeColor="accent1"/>
      </w:tblBorders>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Tabladelista7concolores-nfasis21">
    <w:name w:val="Tabla de lista 7 con colores - Énfasis 21"/>
    <w:basedOn w:val="TableNormal"/>
    <w:uiPriority w:val="99"/>
    <w:qFormat/>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Tabladelista7concolores-nfasis31">
    <w:name w:val="Tabla de lista 7 con colores - Énfasis 31"/>
    <w:basedOn w:val="TableNormal"/>
    <w:uiPriority w:val="99"/>
    <w:qFormat/>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Tabladelista7concolores-nfasis41">
    <w:name w:val="Tabla de lista 7 con colores - Énfasis 41"/>
    <w:basedOn w:val="TableNormal"/>
    <w:uiPriority w:val="99"/>
    <w:qFormat/>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Tabladelista7concolores-nfasis51">
    <w:name w:val="Tabla de lista 7 con colores - Énfasis 51"/>
    <w:basedOn w:val="TableNormal"/>
    <w:uiPriority w:val="99"/>
    <w:qFormat/>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Tabladelista7concolores-nfasis61">
    <w:name w:val="Tabla de lista 7 con colores - Énfasis 61"/>
    <w:basedOn w:val="TableNormal"/>
    <w:uiPriority w:val="99"/>
    <w:qFormat/>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BodyTextChar">
    <w:name w:val="Body Text Char"/>
    <w:link w:val="BodyText"/>
    <w:uiPriority w:val="1"/>
    <w:qFormat/>
    <w:rPr>
      <w:sz w:val="24"/>
      <w:lang w:bidi="ar-SA"/>
    </w:rPr>
  </w:style>
  <w:style w:type="character" w:customStyle="1" w:styleId="Heading1Char1">
    <w:name w:val="Heading 1 Char1"/>
    <w:link w:val="Heading1"/>
    <w:uiPriority w:val="1"/>
    <w:qFormat/>
    <w:rPr>
      <w:rFonts w:ascii="Arial" w:hAnsi="Arial"/>
      <w:b/>
      <w:sz w:val="36"/>
      <w:lang w:bidi="ar-SA"/>
    </w:rPr>
  </w:style>
  <w:style w:type="character" w:customStyle="1" w:styleId="Heading2Char1">
    <w:name w:val="Heading 2 Char1"/>
    <w:link w:val="Heading2"/>
    <w:uiPriority w:val="1"/>
    <w:qFormat/>
    <w:rPr>
      <w:rFonts w:ascii="Arial" w:hAnsi="Arial"/>
      <w:b/>
      <w:sz w:val="28"/>
      <w:lang w:bidi="ar-SA"/>
    </w:rPr>
  </w:style>
  <w:style w:type="character" w:customStyle="1" w:styleId="Heading3Char1">
    <w:name w:val="Heading 3 Char1"/>
    <w:link w:val="Heading3"/>
    <w:uiPriority w:val="1"/>
    <w:qFormat/>
    <w:rPr>
      <w:rFonts w:ascii="Arial" w:hAnsi="Arial"/>
      <w:b/>
      <w:lang w:bidi="ar-SA"/>
    </w:rPr>
  </w:style>
  <w:style w:type="character" w:customStyle="1" w:styleId="Heading4Char1">
    <w:name w:val="Heading 4 Char1"/>
    <w:link w:val="Heading4"/>
    <w:uiPriority w:val="1"/>
    <w:qFormat/>
    <w:rPr>
      <w:rFonts w:ascii="Arial" w:hAnsi="Arial"/>
      <w:b/>
      <w:lang w:bidi="ar-SA"/>
    </w:rPr>
  </w:style>
  <w:style w:type="character" w:customStyle="1" w:styleId="Heading5Char1">
    <w:name w:val="Heading 5 Char1"/>
    <w:link w:val="Heading5"/>
    <w:uiPriority w:val="99"/>
    <w:qFormat/>
    <w:rPr>
      <w:rFonts w:ascii="Arial" w:hAnsi="Arial"/>
      <w:b/>
      <w:lang w:val="en-US" w:bidi="ar-SA"/>
    </w:rPr>
  </w:style>
  <w:style w:type="character" w:customStyle="1" w:styleId="Heading6Char1">
    <w:name w:val="Heading 6 Char1"/>
    <w:link w:val="Heading6"/>
    <w:uiPriority w:val="99"/>
    <w:qFormat/>
    <w:rPr>
      <w:rFonts w:ascii="Arial" w:hAnsi="Arial"/>
      <w:b/>
      <w:lang w:bidi="ar-SA"/>
    </w:rPr>
  </w:style>
  <w:style w:type="character" w:customStyle="1" w:styleId="Heading7Char1">
    <w:name w:val="Heading 7 Char1"/>
    <w:link w:val="Heading7"/>
    <w:uiPriority w:val="99"/>
    <w:qFormat/>
    <w:rPr>
      <w:rFonts w:ascii="Arial" w:hAnsi="Arial"/>
      <w:sz w:val="20"/>
      <w:lang w:bidi="ar-SA"/>
    </w:rPr>
  </w:style>
  <w:style w:type="character" w:customStyle="1" w:styleId="Heading8Char1">
    <w:name w:val="Heading 8 Char1"/>
    <w:link w:val="Heading8"/>
    <w:uiPriority w:val="99"/>
    <w:qFormat/>
    <w:rPr>
      <w:rFonts w:ascii="Arial" w:hAnsi="Arial"/>
      <w:i/>
      <w:sz w:val="20"/>
      <w:lang w:bidi="ar-SA"/>
    </w:rPr>
  </w:style>
  <w:style w:type="character" w:customStyle="1" w:styleId="Heading9Char1">
    <w:name w:val="Heading 9 Char1"/>
    <w:link w:val="Heading9"/>
    <w:uiPriority w:val="99"/>
    <w:qFormat/>
    <w:rPr>
      <w:rFonts w:ascii="Arial" w:hAnsi="Arial"/>
      <w:i/>
      <w:sz w:val="18"/>
      <w:lang w:bidi="ar-SA"/>
    </w:rPr>
  </w:style>
  <w:style w:type="paragraph" w:customStyle="1" w:styleId="Note">
    <w:name w:val="Note"/>
    <w:basedOn w:val="NormalIndent"/>
    <w:uiPriority w:val="99"/>
    <w:qFormat/>
    <w:pPr>
      <w:ind w:left="0" w:hanging="1008"/>
    </w:pPr>
  </w:style>
  <w:style w:type="character" w:customStyle="1" w:styleId="HeaderChar1">
    <w:name w:val="Header Char1"/>
    <w:link w:val="Header"/>
    <w:uiPriority w:val="99"/>
    <w:qFormat/>
    <w:rPr>
      <w:sz w:val="24"/>
      <w:lang w:val="en-GB" w:eastAsia="en-GB" w:bidi="ar-SA"/>
    </w:rPr>
  </w:style>
  <w:style w:type="character" w:customStyle="1" w:styleId="FooterChar1">
    <w:name w:val="Footer Char1"/>
    <w:link w:val="Footer"/>
    <w:uiPriority w:val="99"/>
    <w:qFormat/>
    <w:rPr>
      <w:rFonts w:ascii="Arial" w:hAnsi="Arial"/>
      <w:sz w:val="21"/>
      <w:lang w:bidi="ar-SA"/>
    </w:rPr>
  </w:style>
  <w:style w:type="character" w:customStyle="1" w:styleId="SubtitleChar1">
    <w:name w:val="Subtitle Char1"/>
    <w:link w:val="Subtitle"/>
    <w:uiPriority w:val="99"/>
    <w:qFormat/>
    <w:rPr>
      <w:b/>
      <w:sz w:val="36"/>
    </w:rPr>
  </w:style>
  <w:style w:type="paragraph" w:customStyle="1" w:styleId="TableOfContents">
    <w:name w:val="Table Of Contents"/>
    <w:basedOn w:val="BodyText"/>
    <w:uiPriority w:val="99"/>
    <w:qFormat/>
    <w:pPr>
      <w:jc w:val="center"/>
    </w:pPr>
    <w:rPr>
      <w:b/>
      <w:sz w:val="28"/>
    </w:rPr>
  </w:style>
  <w:style w:type="paragraph" w:customStyle="1" w:styleId="A1">
    <w:name w:val="A1"/>
    <w:basedOn w:val="Normal"/>
    <w:next w:val="BodyText"/>
    <w:link w:val="A1Char"/>
    <w:qFormat/>
    <w:pPr>
      <w:keepNext/>
      <w:keepLines/>
      <w:pageBreakBefore/>
      <w:numPr>
        <w:numId w:val="6"/>
      </w:numPr>
      <w:spacing w:before="120"/>
      <w:outlineLvl w:val="0"/>
    </w:pPr>
    <w:rPr>
      <w:b/>
      <w:sz w:val="36"/>
      <w:lang w:val="en-US"/>
    </w:rPr>
  </w:style>
  <w:style w:type="character" w:customStyle="1" w:styleId="A1Char">
    <w:name w:val="A1 Char"/>
    <w:basedOn w:val="Heading1Char1"/>
    <w:link w:val="A1"/>
    <w:qFormat/>
    <w:rPr>
      <w:rFonts w:ascii="Arial" w:hAnsi="Arial"/>
      <w:b/>
      <w:sz w:val="36"/>
      <w:lang w:val="en-US" w:bidi="ar-SA"/>
    </w:rPr>
  </w:style>
  <w:style w:type="paragraph" w:customStyle="1" w:styleId="A2">
    <w:name w:val="A2"/>
    <w:basedOn w:val="Heading2"/>
    <w:next w:val="BodyText"/>
    <w:qFormat/>
    <w:pPr>
      <w:numPr>
        <w:numId w:val="6"/>
      </w:numPr>
    </w:pPr>
    <w:rPr>
      <w:color w:val="000000"/>
      <w:szCs w:val="28"/>
    </w:rPr>
  </w:style>
  <w:style w:type="paragraph" w:customStyle="1" w:styleId="A3">
    <w:name w:val="A3"/>
    <w:basedOn w:val="Heading3"/>
    <w:next w:val="BodyText"/>
    <w:qFormat/>
    <w:pPr>
      <w:numPr>
        <w:numId w:val="6"/>
      </w:numPr>
    </w:pPr>
  </w:style>
  <w:style w:type="paragraph" w:customStyle="1" w:styleId="App">
    <w:name w:val="App"/>
    <w:basedOn w:val="A1"/>
    <w:next w:val="A1"/>
    <w:uiPriority w:val="99"/>
    <w:qFormat/>
    <w:pPr>
      <w:jc w:val="center"/>
    </w:pPr>
  </w:style>
  <w:style w:type="paragraph" w:customStyle="1" w:styleId="A4">
    <w:name w:val="A4"/>
    <w:basedOn w:val="Heading4"/>
    <w:next w:val="BodyText"/>
    <w:qFormat/>
    <w:pPr>
      <w:numPr>
        <w:numId w:val="6"/>
      </w:numPr>
    </w:pPr>
    <w:rPr>
      <w:lang w:val="en-US"/>
    </w:rPr>
  </w:style>
  <w:style w:type="paragraph" w:customStyle="1" w:styleId="End">
    <w:name w:val="End"/>
    <w:basedOn w:val="A4"/>
    <w:uiPriority w:val="99"/>
    <w:qFormat/>
    <w:pPr>
      <w:jc w:val="center"/>
    </w:pPr>
    <w:rPr>
      <w:b w:val="0"/>
    </w:rPr>
  </w:style>
  <w:style w:type="paragraph" w:customStyle="1" w:styleId="Copyright">
    <w:name w:val="Copyright"/>
    <w:basedOn w:val="Normal"/>
    <w:uiPriority w:val="99"/>
    <w:qFormat/>
    <w:pPr>
      <w:pBdr>
        <w:top w:val="single" w:sz="4" w:space="1" w:color="000000"/>
      </w:pBdr>
      <w:ind w:left="200" w:right="200"/>
    </w:pPr>
    <w:rPr>
      <w:sz w:val="22"/>
    </w:rPr>
  </w:style>
  <w:style w:type="paragraph" w:customStyle="1" w:styleId="DocTitle">
    <w:name w:val="DocTitle"/>
    <w:basedOn w:val="Normal"/>
    <w:next w:val="DocTitleCont"/>
    <w:uiPriority w:val="99"/>
    <w:qFormat/>
    <w:pPr>
      <w:spacing w:before="3200"/>
      <w:jc w:val="center"/>
    </w:pPr>
    <w:rPr>
      <w:sz w:val="48"/>
    </w:rPr>
  </w:style>
  <w:style w:type="paragraph" w:customStyle="1" w:styleId="DocTitleCont">
    <w:name w:val="DocTitleCont"/>
    <w:basedOn w:val="Normal"/>
    <w:uiPriority w:val="99"/>
    <w:qFormat/>
    <w:pPr>
      <w:spacing w:before="480"/>
      <w:jc w:val="center"/>
    </w:pPr>
    <w:rPr>
      <w:sz w:val="48"/>
    </w:rPr>
  </w:style>
  <w:style w:type="character" w:customStyle="1" w:styleId="FootnoteTextChar1">
    <w:name w:val="Footnote Text Char1"/>
    <w:link w:val="FootnoteText"/>
    <w:uiPriority w:val="99"/>
    <w:qFormat/>
    <w:rPr>
      <w:lang w:val="en-GB" w:eastAsia="en-GB" w:bidi="ar-SA"/>
    </w:rPr>
  </w:style>
  <w:style w:type="paragraph" w:customStyle="1" w:styleId="bullet">
    <w:name w:val="bullet"/>
    <w:basedOn w:val="BodyText"/>
    <w:uiPriority w:val="99"/>
    <w:qFormat/>
    <w:pPr>
      <w:numPr>
        <w:numId w:val="7"/>
      </w:numPr>
    </w:pPr>
  </w:style>
  <w:style w:type="paragraph" w:customStyle="1" w:styleId="Level1">
    <w:name w:val="Level 1"/>
    <w:basedOn w:val="Subtitle"/>
    <w:next w:val="BodyText"/>
    <w:uiPriority w:val="99"/>
    <w:qFormat/>
    <w:pPr>
      <w:keepNext/>
      <w:keepLines/>
      <w:pageBreakBefore/>
      <w:tabs>
        <w:tab w:val="left" w:pos="720"/>
      </w:tabs>
    </w:pPr>
  </w:style>
  <w:style w:type="paragraph" w:customStyle="1" w:styleId="Level2">
    <w:name w:val="Level 2"/>
    <w:basedOn w:val="Normal"/>
    <w:next w:val="BodyText"/>
    <w:uiPriority w:val="99"/>
    <w:qFormat/>
    <w:pPr>
      <w:keepNext/>
      <w:keepLines/>
      <w:tabs>
        <w:tab w:val="left" w:pos="720"/>
      </w:tabs>
    </w:pPr>
    <w:rPr>
      <w:b/>
      <w:sz w:val="28"/>
    </w:rPr>
  </w:style>
  <w:style w:type="character" w:customStyle="1" w:styleId="BodyTextFirstIndentChar">
    <w:name w:val="Body Text First Indent Char"/>
    <w:link w:val="BodyTextFirstIndent"/>
    <w:uiPriority w:val="99"/>
    <w:qFormat/>
    <w:rPr>
      <w:sz w:val="24"/>
    </w:rPr>
  </w:style>
  <w:style w:type="paragraph" w:customStyle="1" w:styleId="FirstFoot1">
    <w:name w:val="First Foot 1"/>
    <w:basedOn w:val="Normal"/>
    <w:next w:val="Normal"/>
    <w:uiPriority w:val="99"/>
    <w:qFormat/>
    <w:pPr>
      <w:spacing w:after="960"/>
      <w:jc w:val="center"/>
    </w:pPr>
  </w:style>
  <w:style w:type="paragraph" w:customStyle="1" w:styleId="Table">
    <w:name w:val="Table"/>
    <w:basedOn w:val="Normal"/>
    <w:uiPriority w:val="99"/>
    <w:qFormat/>
    <w:pPr>
      <w:spacing w:before="60" w:after="60"/>
    </w:pPr>
  </w:style>
  <w:style w:type="paragraph" w:customStyle="1" w:styleId="TableHeading">
    <w:name w:val="Table Heading"/>
    <w:basedOn w:val="Table"/>
    <w:uiPriority w:val="99"/>
    <w:qFormat/>
    <w:pPr>
      <w:spacing w:before="240"/>
    </w:pPr>
    <w:rPr>
      <w:b/>
    </w:rPr>
  </w:style>
  <w:style w:type="character" w:customStyle="1" w:styleId="CaptionChar1">
    <w:name w:val="Caption Char1"/>
    <w:link w:val="Caption"/>
    <w:uiPriority w:val="35"/>
    <w:qFormat/>
    <w:rPr>
      <w:rFonts w:ascii="Arial" w:hAnsi="Arial"/>
      <w:b/>
      <w:i/>
      <w:lang w:bidi="ar-SA"/>
    </w:rPr>
  </w:style>
  <w:style w:type="character" w:customStyle="1" w:styleId="BodyTextIndentChar">
    <w:name w:val="Body Text Indent Char"/>
    <w:link w:val="BodyTextIndent"/>
    <w:uiPriority w:val="99"/>
    <w:qFormat/>
    <w:rPr>
      <w:sz w:val="24"/>
    </w:rPr>
  </w:style>
  <w:style w:type="character" w:customStyle="1" w:styleId="BodyTextFirstIndent2Char">
    <w:name w:val="Body Text First Indent 2 Char"/>
    <w:link w:val="BodyTextFirstIndent2"/>
    <w:uiPriority w:val="99"/>
    <w:qFormat/>
    <w:rPr>
      <w:sz w:val="24"/>
    </w:rPr>
  </w:style>
  <w:style w:type="character" w:customStyle="1" w:styleId="BodyText3Char">
    <w:name w:val="Body Text 3 Char"/>
    <w:link w:val="BodyText3"/>
    <w:uiPriority w:val="99"/>
    <w:qFormat/>
    <w:rPr>
      <w:rFonts w:ascii="Arial" w:hAnsi="Arial"/>
    </w:rPr>
  </w:style>
  <w:style w:type="character" w:customStyle="1" w:styleId="BodyText2Char">
    <w:name w:val="Body Text 2 Char"/>
    <w:link w:val="BodyText2"/>
    <w:uiPriority w:val="99"/>
    <w:qFormat/>
    <w:rPr>
      <w:color w:val="0000FF"/>
    </w:rPr>
  </w:style>
  <w:style w:type="character" w:customStyle="1" w:styleId="PlainTextChar">
    <w:name w:val="Plain Text Char"/>
    <w:link w:val="PlainText"/>
    <w:uiPriority w:val="99"/>
    <w:qFormat/>
    <w:rPr>
      <w:rFonts w:ascii="Courier New" w:hAnsi="Courier New"/>
    </w:rPr>
  </w:style>
  <w:style w:type="character" w:customStyle="1" w:styleId="TitleChar1">
    <w:name w:val="Title Char1"/>
    <w:link w:val="Title"/>
    <w:uiPriority w:val="10"/>
    <w:qFormat/>
    <w:rPr>
      <w:b/>
      <w:sz w:val="24"/>
      <w:u w:val="single"/>
    </w:rPr>
  </w:style>
  <w:style w:type="paragraph" w:customStyle="1" w:styleId="Reference">
    <w:name w:val="Reference"/>
    <w:basedOn w:val="BodyText"/>
    <w:uiPriority w:val="99"/>
    <w:qFormat/>
    <w:pPr>
      <w:ind w:left="1620" w:hanging="1620"/>
    </w:pPr>
    <w:rPr>
      <w:rFonts w:eastAsia="MS Mincho"/>
    </w:rPr>
  </w:style>
  <w:style w:type="paragraph" w:customStyle="1" w:styleId="Body">
    <w:name w:val="Body"/>
    <w:basedOn w:val="Normal"/>
    <w:link w:val="BodyChar"/>
    <w:uiPriority w:val="99"/>
    <w:qFormat/>
    <w:pPr>
      <w:spacing w:before="240" w:after="0"/>
      <w:ind w:left="709"/>
    </w:pPr>
  </w:style>
  <w:style w:type="character" w:customStyle="1" w:styleId="BodyChar">
    <w:name w:val="Body Char"/>
    <w:basedOn w:val="DefaultParagraphFont"/>
    <w:link w:val="Body"/>
    <w:uiPriority w:val="99"/>
    <w:qFormat/>
    <w:rPr>
      <w:lang w:bidi="ar-SA"/>
    </w:rPr>
  </w:style>
  <w:style w:type="paragraph" w:customStyle="1" w:styleId="Definition">
    <w:name w:val="Definition"/>
    <w:basedOn w:val="Heading2"/>
    <w:uiPriority w:val="99"/>
    <w:qFormat/>
    <w:pPr>
      <w:keepLines w:val="0"/>
      <w:numPr>
        <w:ilvl w:val="0"/>
        <w:numId w:val="0"/>
      </w:numPr>
      <w:tabs>
        <w:tab w:val="left" w:pos="709"/>
        <w:tab w:val="left" w:pos="2268"/>
      </w:tabs>
      <w:spacing w:before="240" w:after="0"/>
      <w:ind w:left="2268" w:hanging="1559"/>
      <w:outlineLvl w:val="9"/>
    </w:pPr>
    <w:rPr>
      <w:sz w:val="24"/>
    </w:rPr>
  </w:style>
  <w:style w:type="character" w:customStyle="1" w:styleId="BodyTextIndent2Char">
    <w:name w:val="Body Text Indent 2 Char"/>
    <w:link w:val="BodyTextIndent2"/>
    <w:uiPriority w:val="99"/>
    <w:qFormat/>
  </w:style>
  <w:style w:type="character" w:customStyle="1" w:styleId="BodyTextIndent3Char">
    <w:name w:val="Body Text Indent 3 Char"/>
    <w:link w:val="BodyTextIndent3"/>
    <w:uiPriority w:val="99"/>
    <w:qFormat/>
    <w:rPr>
      <w:sz w:val="24"/>
    </w:rPr>
  </w:style>
  <w:style w:type="character" w:customStyle="1" w:styleId="BalloonTextChar">
    <w:name w:val="Balloon Text Char"/>
    <w:link w:val="BalloonText"/>
    <w:uiPriority w:val="99"/>
    <w:semiHidden/>
    <w:qFormat/>
    <w:rPr>
      <w:rFonts w:ascii="Tahoma" w:hAnsi="Tahoma" w:cs="Times-Italic"/>
      <w:sz w:val="16"/>
      <w:szCs w:val="16"/>
    </w:rPr>
  </w:style>
  <w:style w:type="paragraph" w:customStyle="1" w:styleId="Code">
    <w:name w:val="Code"/>
    <w:basedOn w:val="BodyText"/>
    <w:uiPriority w:val="99"/>
    <w:qFormat/>
    <w:pPr>
      <w:spacing w:after="0"/>
    </w:pPr>
    <w:rPr>
      <w:rFonts w:ascii="Courier New" w:hAnsi="Courier New" w:cs="Tahoma"/>
      <w:sz w:val="16"/>
    </w:rPr>
  </w:style>
  <w:style w:type="paragraph" w:customStyle="1" w:styleId="HeadingChar">
    <w:name w:val="Heading Char"/>
    <w:basedOn w:val="Normal"/>
    <w:next w:val="Normal"/>
    <w:uiPriority w:val="99"/>
    <w:qFormat/>
    <w:pPr>
      <w:keepNext/>
      <w:keepLines/>
      <w:spacing w:after="300"/>
      <w:ind w:left="1418" w:hanging="1134"/>
    </w:pPr>
    <w:rPr>
      <w:b/>
    </w:rPr>
  </w:style>
  <w:style w:type="character" w:customStyle="1" w:styleId="HeadingCharChar">
    <w:name w:val="Heading Char Char"/>
    <w:uiPriority w:val="99"/>
    <w:qFormat/>
    <w:rPr>
      <w:rFonts w:ascii="Arial" w:hAnsi="Arial"/>
      <w:b/>
      <w:sz w:val="24"/>
      <w:lang w:val="en-GB" w:eastAsia="en-US" w:bidi="ar-SA"/>
    </w:rPr>
  </w:style>
  <w:style w:type="paragraph" w:customStyle="1" w:styleId="References">
    <w:name w:val="References"/>
    <w:basedOn w:val="Normal"/>
    <w:uiPriority w:val="99"/>
    <w:qFormat/>
    <w:pPr>
      <w:spacing w:before="60" w:after="0"/>
    </w:pPr>
  </w:style>
  <w:style w:type="paragraph" w:customStyle="1" w:styleId="StyleHeading2TimesNewRoman">
    <w:name w:val="Style Heading 2 + Times New Roman"/>
    <w:basedOn w:val="Heading2"/>
    <w:uiPriority w:val="99"/>
    <w:qFormat/>
    <w:pPr>
      <w:numPr>
        <w:ilvl w:val="0"/>
        <w:numId w:val="0"/>
      </w:numPr>
      <w:spacing w:before="0"/>
      <w:ind w:left="360" w:hanging="360"/>
    </w:pPr>
    <w:rPr>
      <w:bCs/>
      <w:sz w:val="24"/>
    </w:rPr>
  </w:style>
  <w:style w:type="paragraph" w:customStyle="1" w:styleId="StyleHeading3TimesNewRoman">
    <w:name w:val="Style Heading 3 + Times New Roman"/>
    <w:basedOn w:val="Heading3"/>
    <w:uiPriority w:val="99"/>
    <w:qFormat/>
    <w:pPr>
      <w:numPr>
        <w:ilvl w:val="0"/>
        <w:numId w:val="0"/>
      </w:numPr>
      <w:spacing w:before="0"/>
      <w:ind w:left="360" w:hanging="360"/>
    </w:pPr>
    <w:rPr>
      <w:b w:val="0"/>
    </w:rPr>
  </w:style>
  <w:style w:type="paragraph" w:customStyle="1" w:styleId="Heading">
    <w:name w:val="Heading"/>
    <w:basedOn w:val="Normal"/>
    <w:next w:val="Normal"/>
    <w:uiPriority w:val="99"/>
    <w:qFormat/>
    <w:pPr>
      <w:keepNext/>
      <w:keepLines/>
      <w:spacing w:after="300"/>
      <w:ind w:left="1134" w:hanging="1134"/>
    </w:pPr>
    <w:rPr>
      <w:b/>
      <w:sz w:val="36"/>
    </w:rPr>
  </w:style>
  <w:style w:type="paragraph" w:customStyle="1" w:styleId="Default">
    <w:name w:val="Default"/>
    <w:qFormat/>
    <w:pPr>
      <w:spacing w:after="160" w:line="259" w:lineRule="auto"/>
    </w:pPr>
    <w:rPr>
      <w:rFonts w:ascii="Verdana" w:hAnsi="Verdana"/>
      <w:color w:val="000000"/>
      <w:sz w:val="24"/>
      <w:szCs w:val="24"/>
      <w:lang w:val="en-US" w:eastAsia="en-US"/>
    </w:rPr>
  </w:style>
  <w:style w:type="character" w:customStyle="1" w:styleId="DateChar">
    <w:name w:val="Date Char"/>
    <w:link w:val="Date"/>
    <w:uiPriority w:val="99"/>
    <w:qFormat/>
    <w:rPr>
      <w:sz w:val="24"/>
    </w:rPr>
  </w:style>
  <w:style w:type="paragraph" w:customStyle="1" w:styleId="NormalClose">
    <w:name w:val="Normal Close"/>
    <w:basedOn w:val="Normal"/>
    <w:uiPriority w:val="99"/>
    <w:qFormat/>
    <w:pPr>
      <w:spacing w:after="0"/>
      <w:ind w:left="1418"/>
    </w:pPr>
  </w:style>
  <w:style w:type="paragraph" w:customStyle="1" w:styleId="Glossary">
    <w:name w:val="Glossary"/>
    <w:basedOn w:val="Normal"/>
    <w:link w:val="GlossaryChar"/>
    <w:uiPriority w:val="1"/>
    <w:qFormat/>
    <w:pPr>
      <w:ind w:left="2835" w:hanging="1701"/>
    </w:pPr>
  </w:style>
  <w:style w:type="character" w:customStyle="1" w:styleId="GlossaryChar">
    <w:name w:val="Glossary Char"/>
    <w:link w:val="Glossary"/>
    <w:uiPriority w:val="1"/>
    <w:qFormat/>
    <w:rPr>
      <w:lang w:bidi="ar-SA"/>
    </w:rPr>
  </w:style>
  <w:style w:type="paragraph" w:customStyle="1" w:styleId="Actioncaption">
    <w:name w:val="Action caption"/>
    <w:basedOn w:val="Normal"/>
    <w:next w:val="Normal"/>
    <w:uiPriority w:val="99"/>
    <w:qFormat/>
    <w:pPr>
      <w:ind w:left="1418"/>
      <w:jc w:val="center"/>
    </w:pPr>
    <w:rPr>
      <w:bCs/>
      <w:i/>
      <w:iCs/>
      <w:color w:val="FF0000"/>
    </w:rPr>
  </w:style>
  <w:style w:type="paragraph" w:customStyle="1" w:styleId="Revisin1">
    <w:name w:val="Revisión1"/>
    <w:hidden/>
    <w:uiPriority w:val="99"/>
    <w:semiHidden/>
    <w:qFormat/>
    <w:pPr>
      <w:spacing w:after="160" w:line="259" w:lineRule="auto"/>
    </w:pPr>
    <w:rPr>
      <w:sz w:val="24"/>
      <w:szCs w:val="24"/>
      <w:lang w:val="en-GB" w:eastAsia="en-US"/>
    </w:rPr>
  </w:style>
  <w:style w:type="character" w:customStyle="1" w:styleId="CommentSubjectChar">
    <w:name w:val="Comment Subject Char"/>
    <w:basedOn w:val="DefaultParagraphFont"/>
    <w:link w:val="CommentSubject"/>
    <w:uiPriority w:val="99"/>
    <w:semiHidden/>
    <w:qFormat/>
    <w:rPr>
      <w:b/>
      <w:bCs/>
      <w:lang w:eastAsia="en-US" w:bidi="ar-SA"/>
    </w:rPr>
  </w:style>
  <w:style w:type="paragraph" w:customStyle="1" w:styleId="Pa16">
    <w:name w:val="Pa16"/>
    <w:basedOn w:val="Default"/>
    <w:next w:val="Default"/>
    <w:uiPriority w:val="99"/>
    <w:qFormat/>
    <w:pPr>
      <w:spacing w:line="171" w:lineRule="atLeast"/>
    </w:pPr>
    <w:rPr>
      <w:rFonts w:ascii="DIN-Medium" w:hAnsi="DIN-Medium"/>
      <w:color w:val="auto"/>
      <w:sz w:val="20"/>
    </w:rPr>
  </w:style>
  <w:style w:type="character" w:customStyle="1" w:styleId="A9">
    <w:name w:val="A9"/>
    <w:uiPriority w:val="99"/>
    <w:qFormat/>
    <w:rPr>
      <w:color w:val="000000"/>
      <w:sz w:val="14"/>
      <w:szCs w:val="14"/>
    </w:rPr>
  </w:style>
  <w:style w:type="paragraph" w:customStyle="1" w:styleId="Pa14">
    <w:name w:val="Pa14"/>
    <w:basedOn w:val="Default"/>
    <w:next w:val="Default"/>
    <w:uiPriority w:val="99"/>
    <w:qFormat/>
    <w:pPr>
      <w:spacing w:line="241" w:lineRule="atLeast"/>
    </w:pPr>
    <w:rPr>
      <w:rFonts w:ascii="DIN-Medium" w:hAnsi="DIN-Medium"/>
      <w:color w:val="auto"/>
      <w:sz w:val="20"/>
    </w:rPr>
  </w:style>
  <w:style w:type="paragraph" w:customStyle="1" w:styleId="Heading0">
    <w:name w:val="Heading 0"/>
    <w:basedOn w:val="Heading1"/>
    <w:link w:val="Heading0Char"/>
    <w:uiPriority w:val="1"/>
    <w:qFormat/>
    <w:pPr>
      <w:numPr>
        <w:numId w:val="8"/>
      </w:numPr>
      <w:ind w:hanging="720"/>
    </w:pPr>
    <w:rPr>
      <w:lang w:val="en-US"/>
    </w:rPr>
  </w:style>
  <w:style w:type="paragraph" w:customStyle="1" w:styleId="BodyTexthanging">
    <w:name w:val="Body Text hanging"/>
    <w:basedOn w:val="BodyText"/>
    <w:uiPriority w:val="99"/>
    <w:qFormat/>
    <w:pPr>
      <w:spacing w:before="120" w:after="120"/>
      <w:ind w:left="2835" w:hanging="2835"/>
    </w:pPr>
  </w:style>
  <w:style w:type="paragraph" w:customStyle="1" w:styleId="TableEntry">
    <w:name w:val="Table Entry"/>
    <w:basedOn w:val="BodyText"/>
    <w:uiPriority w:val="99"/>
    <w:qFormat/>
    <w:pPr>
      <w:spacing w:before="60" w:after="60"/>
    </w:pPr>
    <w:rPr>
      <w:sz w:val="20"/>
      <w:lang w:val="en-US"/>
    </w:rPr>
  </w:style>
  <w:style w:type="paragraph" w:customStyle="1" w:styleId="BodyTexthangingindent">
    <w:name w:val="Body Text hanging indent"/>
    <w:basedOn w:val="BodyTexthanging"/>
    <w:uiPriority w:val="99"/>
    <w:qFormat/>
    <w:pPr>
      <w:ind w:hanging="2268"/>
    </w:pPr>
  </w:style>
  <w:style w:type="paragraph" w:customStyle="1" w:styleId="BodyTexthangingbulleted">
    <w:name w:val="Body Text hanging bulleted"/>
    <w:basedOn w:val="BodyTexthanging"/>
    <w:uiPriority w:val="99"/>
    <w:qFormat/>
    <w:pPr>
      <w:spacing w:before="0" w:after="0"/>
      <w:ind w:left="3119" w:hanging="284"/>
    </w:pPr>
  </w:style>
  <w:style w:type="paragraph" w:customStyle="1" w:styleId="heading02">
    <w:name w:val="heading 0.2"/>
    <w:basedOn w:val="Heading2"/>
    <w:uiPriority w:val="99"/>
    <w:qFormat/>
  </w:style>
  <w:style w:type="paragraph" w:customStyle="1" w:styleId="SP5241813">
    <w:name w:val="SP.5.241813"/>
    <w:basedOn w:val="Default"/>
    <w:next w:val="Default"/>
    <w:uiPriority w:val="99"/>
    <w:qFormat/>
    <w:pPr>
      <w:spacing w:after="1920"/>
    </w:pPr>
    <w:rPr>
      <w:rFonts w:ascii="Times New Roman" w:hAnsi="Times New Roman"/>
      <w:color w:val="auto"/>
      <w:lang w:val="en-GB" w:eastAsia="en-GB"/>
    </w:rPr>
  </w:style>
  <w:style w:type="paragraph" w:customStyle="1" w:styleId="SP5241845">
    <w:name w:val="SP.5.241845"/>
    <w:basedOn w:val="Default"/>
    <w:next w:val="Default"/>
    <w:uiPriority w:val="99"/>
    <w:qFormat/>
    <w:pPr>
      <w:spacing w:before="400" w:after="120"/>
    </w:pPr>
    <w:rPr>
      <w:rFonts w:ascii="Times New Roman" w:hAnsi="Times New Roman"/>
      <w:color w:val="auto"/>
      <w:lang w:val="en-GB" w:eastAsia="en-GB"/>
    </w:rPr>
  </w:style>
  <w:style w:type="paragraph" w:customStyle="1" w:styleId="SP5241836">
    <w:name w:val="SP.5.241836"/>
    <w:basedOn w:val="Default"/>
    <w:next w:val="Default"/>
    <w:uiPriority w:val="99"/>
    <w:qFormat/>
    <w:pPr>
      <w:spacing w:after="100"/>
    </w:pPr>
    <w:rPr>
      <w:rFonts w:ascii="Times New Roman" w:hAnsi="Times New Roman"/>
      <w:color w:val="auto"/>
      <w:lang w:val="en-GB" w:eastAsia="en-GB"/>
    </w:rPr>
  </w:style>
  <w:style w:type="character" w:customStyle="1" w:styleId="SC586023">
    <w:name w:val="SC.5.86023"/>
    <w:uiPriority w:val="99"/>
    <w:qFormat/>
    <w:rPr>
      <w:color w:val="000000"/>
      <w:sz w:val="21"/>
      <w:szCs w:val="21"/>
    </w:rPr>
  </w:style>
  <w:style w:type="paragraph" w:customStyle="1" w:styleId="ListBullet1">
    <w:name w:val="List Bullet 1"/>
    <w:basedOn w:val="ListBullet"/>
    <w:uiPriority w:val="99"/>
    <w:qFormat/>
    <w:pPr>
      <w:tabs>
        <w:tab w:val="clear" w:pos="567"/>
        <w:tab w:val="left" w:pos="1134"/>
      </w:tabs>
      <w:ind w:left="1134"/>
    </w:pPr>
  </w:style>
  <w:style w:type="paragraph" w:customStyle="1" w:styleId="TableBody">
    <w:name w:val="Table Body"/>
    <w:link w:val="TableBodyChar"/>
    <w:uiPriority w:val="99"/>
    <w:qFormat/>
    <w:pPr>
      <w:spacing w:after="160" w:line="259" w:lineRule="auto"/>
    </w:pPr>
    <w:rPr>
      <w:rFonts w:ascii="Gill Sans MT" w:hAnsi="Gill Sans MT"/>
      <w:sz w:val="24"/>
      <w:szCs w:val="18"/>
      <w:lang w:val="en-US" w:eastAsia="en-US"/>
    </w:rPr>
  </w:style>
  <w:style w:type="character" w:customStyle="1" w:styleId="TableBodyChar">
    <w:name w:val="Table Body Char"/>
    <w:link w:val="TableBody"/>
    <w:uiPriority w:val="99"/>
    <w:qFormat/>
    <w:rPr>
      <w:rFonts w:ascii="Gill Sans MT" w:hAnsi="Gill Sans MT"/>
      <w:szCs w:val="18"/>
      <w:lang w:val="en-US" w:eastAsia="en-US" w:bidi="ar-SA"/>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FIPSTENumberedList">
    <w:name w:val="FIPS TE Numbered List"/>
    <w:uiPriority w:val="99"/>
    <w:qFormat/>
    <w:pPr>
      <w:numPr>
        <w:numId w:val="9"/>
      </w:numPr>
      <w:spacing w:after="160" w:line="259" w:lineRule="auto"/>
    </w:pPr>
    <w:rPr>
      <w:sz w:val="24"/>
      <w:szCs w:val="24"/>
      <w:lang w:val="en-US" w:eastAsia="en-US"/>
    </w:rPr>
  </w:style>
  <w:style w:type="paragraph" w:customStyle="1" w:styleId="FIPSBullets">
    <w:name w:val="FIPS Bullets"/>
    <w:basedOn w:val="Normal"/>
    <w:uiPriority w:val="99"/>
    <w:qFormat/>
    <w:pPr>
      <w:numPr>
        <w:numId w:val="10"/>
      </w:numPr>
      <w:spacing w:after="0"/>
    </w:pPr>
    <w:rPr>
      <w:rFonts w:eastAsia="MS Mincho"/>
      <w:lang w:eastAsia="ja-JP"/>
    </w:rPr>
  </w:style>
  <w:style w:type="paragraph" w:customStyle="1" w:styleId="CCBullets">
    <w:name w:val="CC Bullets"/>
    <w:basedOn w:val="Normal"/>
    <w:link w:val="CCBulletsCharChar"/>
    <w:uiPriority w:val="99"/>
    <w:qFormat/>
    <w:pPr>
      <w:tabs>
        <w:tab w:val="left" w:pos="648"/>
      </w:tabs>
      <w:spacing w:after="0"/>
      <w:ind w:left="648" w:hanging="288"/>
    </w:pPr>
    <w:rPr>
      <w:rFonts w:eastAsia="MS Mincho"/>
      <w:lang w:eastAsia="ja-JP"/>
    </w:rPr>
  </w:style>
  <w:style w:type="character" w:customStyle="1" w:styleId="CCBulletsCharChar">
    <w:name w:val="CC Bullets Char Char"/>
    <w:link w:val="CCBullets"/>
    <w:uiPriority w:val="99"/>
    <w:qFormat/>
    <w:rPr>
      <w:rFonts w:eastAsia="MS Mincho"/>
      <w:sz w:val="24"/>
      <w:szCs w:val="24"/>
      <w:lang w:val="en-GB" w:eastAsia="ja-JP" w:bidi="ar-SA"/>
    </w:rPr>
  </w:style>
  <w:style w:type="character" w:customStyle="1" w:styleId="CCRequirementHeaderChar">
    <w:name w:val="CC Requirement Header Char"/>
    <w:link w:val="CCRequirementHeader"/>
    <w:uiPriority w:val="99"/>
    <w:qFormat/>
    <w:rPr>
      <w:b/>
      <w:szCs w:val="24"/>
      <w:lang w:bidi="ar-SA"/>
    </w:rPr>
  </w:style>
  <w:style w:type="paragraph" w:customStyle="1" w:styleId="CCRequirementHeader">
    <w:name w:val="CC Requirement Header"/>
    <w:basedOn w:val="Normal"/>
    <w:link w:val="CCRequirementHeaderChar"/>
    <w:uiPriority w:val="99"/>
    <w:qFormat/>
    <w:pPr>
      <w:spacing w:after="0"/>
    </w:pPr>
    <w:rPr>
      <w:b/>
      <w:sz w:val="20"/>
    </w:rPr>
  </w:style>
  <w:style w:type="paragraph" w:customStyle="1" w:styleId="CCSFRConventionAssignment">
    <w:name w:val="CC SFR Convention: Assignment"/>
    <w:basedOn w:val="Normal"/>
    <w:next w:val="Normal"/>
    <w:link w:val="CCSFRConventionAssignmentCharChar"/>
    <w:uiPriority w:val="99"/>
    <w:qFormat/>
    <w:pPr>
      <w:numPr>
        <w:numId w:val="11"/>
      </w:numPr>
      <w:tabs>
        <w:tab w:val="clear" w:pos="720"/>
      </w:tabs>
      <w:spacing w:after="0"/>
      <w:ind w:firstLine="0"/>
    </w:pPr>
    <w:rPr>
      <w:rFonts w:eastAsia="MS Mincho"/>
      <w:i/>
      <w:lang w:eastAsia="ja-JP"/>
    </w:rPr>
  </w:style>
  <w:style w:type="character" w:customStyle="1" w:styleId="CCSFRConventionAssignmentCharChar">
    <w:name w:val="CC SFR Convention: Assignment Char Char"/>
    <w:link w:val="CCSFRConventionAssignment"/>
    <w:uiPriority w:val="99"/>
    <w:qFormat/>
    <w:rPr>
      <w:rFonts w:ascii="Arial" w:eastAsia="MS Mincho" w:hAnsi="Arial"/>
      <w:i/>
      <w:lang w:eastAsia="ja-JP" w:bidi="ar-SA"/>
    </w:rPr>
  </w:style>
  <w:style w:type="paragraph" w:customStyle="1" w:styleId="CCSFRTitle">
    <w:name w:val="CC SFR Title"/>
    <w:basedOn w:val="Normal"/>
    <w:next w:val="CCSFRComponentID"/>
    <w:uiPriority w:val="99"/>
    <w:qFormat/>
    <w:pPr>
      <w:spacing w:before="600" w:after="0"/>
    </w:pPr>
    <w:rPr>
      <w:rFonts w:eastAsia="MS Mincho"/>
      <w:b/>
      <w:color w:val="7E0421"/>
      <w:lang w:eastAsia="ja-JP"/>
    </w:rPr>
  </w:style>
  <w:style w:type="paragraph" w:customStyle="1" w:styleId="CCSFRComponentID">
    <w:name w:val="CC SFR Component ID"/>
    <w:basedOn w:val="Normal"/>
    <w:next w:val="Normal"/>
    <w:link w:val="CCSFRComponentIDChar"/>
    <w:uiPriority w:val="99"/>
    <w:qFormat/>
    <w:pPr>
      <w:spacing w:after="0"/>
    </w:pPr>
    <w:rPr>
      <w:rFonts w:eastAsia="MS Mincho"/>
      <w:b/>
      <w:lang w:eastAsia="ja-JP"/>
    </w:rPr>
  </w:style>
  <w:style w:type="character" w:customStyle="1" w:styleId="CCSFRComponentIDChar">
    <w:name w:val="CC SFR Component ID Char"/>
    <w:link w:val="CCSFRComponentID"/>
    <w:uiPriority w:val="99"/>
    <w:qFormat/>
    <w:rPr>
      <w:rFonts w:eastAsia="MS Mincho"/>
      <w:b/>
      <w:sz w:val="24"/>
      <w:szCs w:val="24"/>
      <w:lang w:val="en-GB" w:eastAsia="ja-JP" w:bidi="ar-SA"/>
    </w:rPr>
  </w:style>
  <w:style w:type="paragraph" w:customStyle="1" w:styleId="CCSFRComponentText">
    <w:name w:val="CC SFR Component Text"/>
    <w:basedOn w:val="Normal"/>
    <w:link w:val="CCSFRComponentTextChar"/>
    <w:uiPriority w:val="99"/>
    <w:qFormat/>
    <w:pPr>
      <w:spacing w:after="0"/>
      <w:ind w:left="720"/>
    </w:pPr>
    <w:rPr>
      <w:rFonts w:eastAsia="MS Mincho"/>
      <w:lang w:eastAsia="ja-JP"/>
    </w:rPr>
  </w:style>
  <w:style w:type="character" w:customStyle="1" w:styleId="CCSFRComponentTextChar">
    <w:name w:val="CC SFR Component Text Char"/>
    <w:link w:val="CCSFRComponentText"/>
    <w:uiPriority w:val="99"/>
    <w:qFormat/>
    <w:rPr>
      <w:rFonts w:eastAsia="MS Mincho"/>
      <w:sz w:val="24"/>
      <w:szCs w:val="24"/>
      <w:lang w:val="en-GB" w:eastAsia="ja-JP" w:bidi="ar-SA"/>
    </w:rPr>
  </w:style>
  <w:style w:type="paragraph" w:customStyle="1" w:styleId="CCSFRDependencyHierarchy">
    <w:name w:val="CC SFR Dependency/Hierarchy"/>
    <w:basedOn w:val="Normal"/>
    <w:next w:val="Normal"/>
    <w:uiPriority w:val="99"/>
    <w:qFormat/>
    <w:pPr>
      <w:spacing w:after="0"/>
      <w:ind w:left="1440" w:hanging="1440"/>
    </w:pPr>
    <w:rPr>
      <w:rFonts w:eastAsia="MS Mincho"/>
      <w:b/>
      <w:lang w:eastAsia="ja-JP"/>
    </w:rPr>
  </w:style>
  <w:style w:type="paragraph" w:customStyle="1" w:styleId="CCSFRConventionSelection">
    <w:name w:val="CC SFR Convention: Selection"/>
    <w:basedOn w:val="CCSFRComponentText"/>
    <w:next w:val="Normal"/>
    <w:link w:val="CCSFRConventionSelectionCharChar"/>
    <w:uiPriority w:val="99"/>
    <w:qFormat/>
    <w:rPr>
      <w:i/>
      <w:u w:val="single"/>
    </w:rPr>
  </w:style>
  <w:style w:type="character" w:customStyle="1" w:styleId="CCSFRConventionSelectionCharChar">
    <w:name w:val="CC SFR Convention: Selection Char Char"/>
    <w:link w:val="CCSFRConventionSelection"/>
    <w:uiPriority w:val="99"/>
    <w:qFormat/>
    <w:rPr>
      <w:rFonts w:eastAsia="MS Mincho"/>
      <w:i/>
      <w:sz w:val="24"/>
      <w:szCs w:val="24"/>
      <w:u w:val="single"/>
      <w:lang w:val="en-GB" w:eastAsia="ja-JP" w:bidi="ar-SA"/>
    </w:rPr>
  </w:style>
  <w:style w:type="paragraph" w:customStyle="1" w:styleId="CCNotetoEvaluator">
    <w:name w:val="CC Note to Evaluator"/>
    <w:basedOn w:val="Normal"/>
    <w:uiPriority w:val="99"/>
    <w:qFormat/>
    <w:pPr>
      <w:pBdr>
        <w:top w:val="single" w:sz="12" w:space="1" w:color="0000FF"/>
        <w:left w:val="single" w:sz="12" w:space="4" w:color="0000FF"/>
        <w:bottom w:val="single" w:sz="12" w:space="1" w:color="0000FF"/>
        <w:right w:val="single" w:sz="12" w:space="4" w:color="0000FF"/>
      </w:pBdr>
      <w:spacing w:before="200" w:after="200"/>
    </w:pPr>
    <w:rPr>
      <w:rFonts w:eastAsia="MS Mincho"/>
      <w:i/>
      <w:lang w:eastAsia="ja-JP"/>
    </w:rPr>
  </w:style>
  <w:style w:type="paragraph" w:customStyle="1" w:styleId="CCSFRConventionRefinement">
    <w:name w:val="CC SFR Convention: Refinement"/>
    <w:basedOn w:val="CCSFRComponentText"/>
    <w:next w:val="Normal"/>
    <w:link w:val="CCSFRConventionRefinementCharChar"/>
    <w:uiPriority w:val="99"/>
    <w:qFormat/>
    <w:rPr>
      <w:b/>
    </w:rPr>
  </w:style>
  <w:style w:type="character" w:customStyle="1" w:styleId="CCSFRConventionRefinementCharChar">
    <w:name w:val="CC SFR Convention: Refinement Char Char"/>
    <w:link w:val="CCSFRConventionRefinement"/>
    <w:uiPriority w:val="99"/>
    <w:qFormat/>
    <w:rPr>
      <w:rFonts w:eastAsia="MS Mincho"/>
      <w:b/>
      <w:sz w:val="24"/>
      <w:szCs w:val="24"/>
      <w:lang w:val="en-GB" w:eastAsia="ja-JP" w:bidi="ar-SA"/>
    </w:rPr>
  </w:style>
  <w:style w:type="paragraph" w:customStyle="1" w:styleId="msolistparagraph0">
    <w:name w:val="msolistparagraph"/>
    <w:basedOn w:val="Normal"/>
    <w:uiPriority w:val="99"/>
    <w:qFormat/>
    <w:pPr>
      <w:spacing w:after="0"/>
      <w:ind w:left="720"/>
    </w:pPr>
    <w:rPr>
      <w:rFonts w:ascii="Calibri" w:hAnsi="Calibri"/>
      <w:sz w:val="22"/>
      <w:szCs w:val="22"/>
      <w:lang w:val="en-US" w:eastAsia="en-US"/>
    </w:rPr>
  </w:style>
  <w:style w:type="paragraph" w:customStyle="1" w:styleId="TtuloTDC1">
    <w:name w:val="Título TDC1"/>
    <w:basedOn w:val="Heading1"/>
    <w:next w:val="Normal"/>
    <w:uiPriority w:val="99"/>
    <w:unhideWhenUsed/>
    <w:qFormat/>
    <w:pPr>
      <w:keepNext/>
      <w:keepLines/>
      <w:numPr>
        <w:numId w:val="0"/>
      </w:numPr>
      <w:spacing w:before="480" w:after="0" w:line="276" w:lineRule="auto"/>
      <w:outlineLvl w:val="9"/>
    </w:pPr>
    <w:rPr>
      <w:rFonts w:ascii="Cambria" w:eastAsia="MS Gothic" w:hAnsi="Cambria"/>
      <w:bCs/>
      <w:color w:val="365F91"/>
      <w:sz w:val="28"/>
      <w:szCs w:val="28"/>
      <w:lang w:val="en-US" w:eastAsia="ja-JP"/>
    </w:rPr>
  </w:style>
  <w:style w:type="paragraph" w:styleId="ListParagraph">
    <w:name w:val="List Paragraph"/>
    <w:basedOn w:val="Normal"/>
    <w:uiPriority w:val="99"/>
    <w:qFormat/>
    <w:pPr>
      <w:spacing w:before="120" w:after="120"/>
      <w:ind w:left="720"/>
      <w:contextualSpacing/>
    </w:pPr>
    <w:rPr>
      <w:rFonts w:eastAsiaTheme="minorEastAsia" w:cstheme="minorBidi"/>
      <w:lang w:val="en-US" w:eastAsia="en-US"/>
    </w:rPr>
  </w:style>
  <w:style w:type="character" w:customStyle="1" w:styleId="DocumentMapChar">
    <w:name w:val="Document Map Char"/>
    <w:basedOn w:val="DefaultParagraphFont"/>
    <w:link w:val="DocumentMap"/>
    <w:uiPriority w:val="99"/>
    <w:qFormat/>
    <w:rPr>
      <w:rFonts w:ascii="Lucida Grande" w:hAnsi="Lucida Grande" w:cs="Lucida Grande"/>
      <w:sz w:val="24"/>
      <w:szCs w:val="24"/>
      <w:lang w:bidi="ar-SA"/>
    </w:rPr>
  </w:style>
  <w:style w:type="paragraph" w:customStyle="1" w:styleId="Normal1">
    <w:name w:val="Normal1"/>
    <w:uiPriority w:val="99"/>
    <w:qFormat/>
    <w:pPr>
      <w:spacing w:after="160" w:line="276" w:lineRule="auto"/>
    </w:pPr>
    <w:rPr>
      <w:rFonts w:ascii="Arial" w:eastAsia="Arial" w:hAnsi="Arial" w:cs="Arial"/>
      <w:color w:val="000000"/>
      <w:sz w:val="22"/>
      <w:szCs w:val="24"/>
      <w:lang w:val="en-US" w:eastAsia="ja-JP"/>
    </w:rPr>
  </w:style>
  <w:style w:type="paragraph" w:customStyle="1" w:styleId="AssuranceActivity">
    <w:name w:val="AssuranceActivity"/>
    <w:basedOn w:val="Normal"/>
    <w:qFormat/>
    <w:pPr>
      <w:spacing w:before="120" w:after="120"/>
    </w:pPr>
    <w:rPr>
      <w:rFonts w:asciiTheme="minorHAnsi" w:eastAsia="Calibri" w:hAnsiTheme="minorHAnsi" w:cs="Calibri"/>
      <w:i/>
      <w:color w:val="000000"/>
      <w:sz w:val="22"/>
      <w:szCs w:val="22"/>
      <w:lang w:val="en-US" w:eastAsia="en-US"/>
    </w:rPr>
  </w:style>
  <w:style w:type="character" w:customStyle="1" w:styleId="highlight">
    <w:name w:val="highlight"/>
    <w:basedOn w:val="DefaultParagraphFont"/>
    <w:qFormat/>
  </w:style>
  <w:style w:type="character" w:customStyle="1" w:styleId="ListLabel1">
    <w:name w:val="ListLabel 1"/>
    <w:qFormat/>
    <w:rPr>
      <w:rFonts w:cs="Tahoma"/>
    </w:rPr>
  </w:style>
  <w:style w:type="paragraph" w:customStyle="1" w:styleId="TextBody">
    <w:name w:val="Text Body"/>
    <w:basedOn w:val="Normal"/>
    <w:qFormat/>
    <w:pPr>
      <w:spacing w:after="120" w:line="276" w:lineRule="auto"/>
    </w:pPr>
    <w:rPr>
      <w:color w:val="00000A"/>
    </w:rPr>
  </w:style>
  <w:style w:type="character" w:customStyle="1" w:styleId="apple-converted-space">
    <w:name w:val="apple-converted-space"/>
    <w:basedOn w:val="DefaultParagraphFont"/>
    <w:qFormat/>
  </w:style>
  <w:style w:type="character" w:customStyle="1" w:styleId="il">
    <w:name w:val="il"/>
    <w:basedOn w:val="DefaultParagraphFont"/>
    <w:qFormat/>
  </w:style>
  <w:style w:type="paragraph" w:styleId="NoSpacing">
    <w:name w:val="No Spacing"/>
    <w:uiPriority w:val="1"/>
    <w:qFormat/>
    <w:pPr>
      <w:spacing w:after="160" w:line="259" w:lineRule="auto"/>
      <w:jc w:val="both"/>
    </w:pPr>
    <w:rPr>
      <w:rFonts w:asciiTheme="minorHAnsi" w:hAnsiTheme="minorHAnsi"/>
      <w:sz w:val="24"/>
      <w:szCs w:val="24"/>
      <w:lang w:val="en-GB" w:eastAsia="en-GB"/>
    </w:rPr>
  </w:style>
  <w:style w:type="paragraph" w:customStyle="1" w:styleId="AppendixHeading">
    <w:name w:val="Appendix Heading"/>
    <w:basedOn w:val="A1"/>
    <w:link w:val="AppendixHeadingChar"/>
    <w:qFormat/>
  </w:style>
  <w:style w:type="character" w:customStyle="1" w:styleId="AppendixHeadingChar">
    <w:name w:val="Appendix Heading Char"/>
    <w:basedOn w:val="A1Char"/>
    <w:link w:val="AppendixHeading"/>
    <w:qFormat/>
    <w:rPr>
      <w:rFonts w:ascii="Arial" w:hAnsi="Arial"/>
      <w:b/>
      <w:sz w:val="36"/>
      <w:lang w:val="en-US" w:bidi="ar-SA"/>
    </w:rPr>
  </w:style>
  <w:style w:type="paragraph" w:customStyle="1" w:styleId="SFR-Heading">
    <w:name w:val="SFR-Heading"/>
    <w:basedOn w:val="Normal"/>
    <w:next w:val="Normal"/>
    <w:qFormat/>
    <w:pPr>
      <w:pBdr>
        <w:top w:val="single" w:sz="8" w:space="1" w:color="000000"/>
        <w:left w:val="single" w:sz="8" w:space="4" w:color="000000"/>
        <w:bottom w:val="single" w:sz="8" w:space="1" w:color="000000"/>
        <w:right w:val="single" w:sz="8" w:space="4" w:color="000000"/>
      </w:pBdr>
      <w:shd w:val="clear" w:color="auto" w:fill="D9D9D9" w:themeFill="background1" w:themeFillShade="D9"/>
      <w:spacing w:before="120" w:after="120"/>
      <w:ind w:left="864" w:hanging="774"/>
    </w:pPr>
    <w:rPr>
      <w:b/>
      <w:lang w:val="en-US"/>
    </w:rPr>
  </w:style>
  <w:style w:type="paragraph" w:customStyle="1" w:styleId="Bodybullet">
    <w:name w:val="Body_bullet"/>
    <w:basedOn w:val="BodyText"/>
    <w:link w:val="BodybulletChar"/>
    <w:uiPriority w:val="1"/>
    <w:qFormat/>
    <w:pPr>
      <w:widowControl w:val="0"/>
      <w:numPr>
        <w:numId w:val="12"/>
      </w:numPr>
      <w:tabs>
        <w:tab w:val="left" w:pos="900"/>
      </w:tabs>
      <w:ind w:right="108"/>
    </w:pPr>
    <w:rPr>
      <w:spacing w:val="-4"/>
      <w:lang w:val="en-US" w:eastAsia="en-US"/>
    </w:rPr>
  </w:style>
  <w:style w:type="character" w:customStyle="1" w:styleId="BodybulletChar">
    <w:name w:val="Body_bullet Char"/>
    <w:link w:val="Bodybullet"/>
    <w:uiPriority w:val="1"/>
    <w:qFormat/>
    <w:rPr>
      <w:rFonts w:ascii="Arial" w:hAnsi="Arial"/>
      <w:spacing w:val="-4"/>
      <w:lang w:val="en-US" w:eastAsia="en-US" w:bidi="ar-SA"/>
    </w:rPr>
  </w:style>
  <w:style w:type="paragraph" w:customStyle="1" w:styleId="SFR">
    <w:name w:val="SFR"/>
    <w:basedOn w:val="Normal1"/>
    <w:link w:val="SFRChar"/>
    <w:uiPriority w:val="1"/>
    <w:qFormat/>
    <w:pPr>
      <w:pBdr>
        <w:top w:val="single" w:sz="8" w:space="1" w:color="000000"/>
        <w:left w:val="single" w:sz="8" w:space="4" w:color="000000"/>
        <w:bottom w:val="single" w:sz="8" w:space="1" w:color="000000"/>
        <w:right w:val="single" w:sz="8" w:space="4" w:color="000000"/>
      </w:pBdr>
      <w:shd w:val="clear" w:color="auto" w:fill="D9D9D9" w:themeFill="background1" w:themeFillShade="D9"/>
    </w:pPr>
    <w:rPr>
      <w:b/>
    </w:rPr>
  </w:style>
  <w:style w:type="character" w:customStyle="1" w:styleId="SFRChar">
    <w:name w:val="SFR Char"/>
    <w:link w:val="SFR"/>
    <w:uiPriority w:val="1"/>
    <w:qFormat/>
    <w:rPr>
      <w:rFonts w:ascii="Arial" w:eastAsia="Arial" w:hAnsi="Arial" w:cs="Arial"/>
      <w:b/>
      <w:color w:val="000000"/>
      <w:sz w:val="22"/>
      <w:shd w:val="clear" w:color="auto" w:fill="D9D9D9" w:themeFill="background1" w:themeFillShade="D9"/>
      <w:lang w:val="en-US" w:eastAsia="ja-JP" w:bidi="ar-SA"/>
    </w:rPr>
  </w:style>
  <w:style w:type="paragraph" w:customStyle="1" w:styleId="EditorsNote">
    <w:name w:val="Editor's Note"/>
    <w:basedOn w:val="Normal"/>
    <w:next w:val="Normal"/>
    <w:qFormat/>
    <w:pPr>
      <w:numPr>
        <w:numId w:val="13"/>
      </w:numPr>
    </w:pPr>
    <w:rPr>
      <w:i/>
      <w:color w:val="00B050"/>
      <w:lang w:val="en-US"/>
    </w:rPr>
  </w:style>
  <w:style w:type="paragraph" w:customStyle="1" w:styleId="ApplicationNote">
    <w:name w:val="Application Note"/>
    <w:basedOn w:val="Normal"/>
    <w:next w:val="Normal"/>
    <w:link w:val="ApplicationNoteChar"/>
    <w:uiPriority w:val="1"/>
    <w:qFormat/>
    <w:pPr>
      <w:numPr>
        <w:numId w:val="14"/>
      </w:numPr>
    </w:pPr>
    <w:rPr>
      <w:i/>
      <w:sz w:val="22"/>
    </w:rPr>
  </w:style>
  <w:style w:type="character" w:customStyle="1" w:styleId="ApplicationNoteChar">
    <w:name w:val="Application Note Char"/>
    <w:link w:val="ApplicationNote"/>
    <w:uiPriority w:val="1"/>
    <w:qFormat/>
    <w:rPr>
      <w:rFonts w:ascii="Arial" w:hAnsi="Arial"/>
      <w:i/>
      <w:sz w:val="22"/>
      <w:lang w:bidi="ar-SA"/>
    </w:rPr>
  </w:style>
  <w:style w:type="paragraph" w:customStyle="1" w:styleId="UnnumberedHeading">
    <w:name w:val="Unnumbered Heading"/>
    <w:basedOn w:val="Heading1"/>
    <w:qFormat/>
    <w:pPr>
      <w:numPr>
        <w:numId w:val="0"/>
      </w:numPr>
    </w:pPr>
  </w:style>
  <w:style w:type="paragraph" w:customStyle="1" w:styleId="SFRletter">
    <w:name w:val="SFR_letter"/>
    <w:basedOn w:val="Normal"/>
    <w:link w:val="SFRletterChar"/>
    <w:uiPriority w:val="1"/>
    <w:qFormat/>
    <w:pPr>
      <w:widowControl w:val="0"/>
      <w:numPr>
        <w:numId w:val="15"/>
      </w:numPr>
      <w:tabs>
        <w:tab w:val="left" w:pos="1800"/>
      </w:tabs>
      <w:ind w:right="108"/>
    </w:pPr>
    <w:rPr>
      <w:rFonts w:ascii="Times New Roman" w:hAnsi="Times New Roman"/>
      <w:spacing w:val="-4"/>
      <w:lang w:val="en-US" w:eastAsia="en-US"/>
    </w:rPr>
  </w:style>
  <w:style w:type="character" w:customStyle="1" w:styleId="SFRletterChar">
    <w:name w:val="SFR_letter Char"/>
    <w:link w:val="SFRletter"/>
    <w:uiPriority w:val="1"/>
    <w:qFormat/>
    <w:rPr>
      <w:spacing w:val="-4"/>
      <w:lang w:val="en-US" w:eastAsia="en-US" w:bidi="ar-SA"/>
    </w:rPr>
  </w:style>
  <w:style w:type="paragraph" w:customStyle="1" w:styleId="HeadingAppendix">
    <w:name w:val="Heading_Appendix"/>
    <w:basedOn w:val="Heading3"/>
    <w:next w:val="BodyText"/>
    <w:link w:val="HeadingAppendixChar"/>
    <w:uiPriority w:val="1"/>
    <w:qFormat/>
    <w:pPr>
      <w:keepNext w:val="0"/>
      <w:keepLines w:val="0"/>
      <w:pageBreakBefore/>
      <w:widowControl w:val="0"/>
      <w:numPr>
        <w:ilvl w:val="0"/>
        <w:numId w:val="16"/>
      </w:numPr>
      <w:tabs>
        <w:tab w:val="left" w:pos="403"/>
      </w:tabs>
      <w:spacing w:before="240"/>
      <w:jc w:val="right"/>
      <w:outlineLvl w:val="0"/>
    </w:pPr>
    <w:rPr>
      <w:rFonts w:ascii="Times New Roman" w:eastAsia="Arial" w:hAnsi="Times New Roman"/>
      <w:color w:val="00823B"/>
      <w:spacing w:val="-1"/>
      <w:sz w:val="32"/>
      <w:szCs w:val="32"/>
      <w:lang w:val="en-US" w:eastAsia="en-US"/>
    </w:rPr>
  </w:style>
  <w:style w:type="paragraph" w:customStyle="1" w:styleId="ApplicationNoteHead">
    <w:name w:val="Application Note Head"/>
    <w:basedOn w:val="Normal"/>
    <w:qFormat/>
    <w:pPr>
      <w:keepNext/>
      <w:numPr>
        <w:numId w:val="17"/>
      </w:numPr>
      <w:pBdr>
        <w:top w:val="none" w:sz="0" w:space="0" w:color="000000"/>
        <w:left w:val="none" w:sz="0" w:space="0" w:color="000000"/>
        <w:bottom w:val="none" w:sz="0" w:space="0" w:color="000000"/>
        <w:right w:val="none" w:sz="0" w:space="0" w:color="000000"/>
        <w:between w:val="none" w:sz="0" w:space="0" w:color="000000"/>
      </w:pBdr>
      <w:spacing w:after="120"/>
      <w:jc w:val="both"/>
    </w:pPr>
    <w:rPr>
      <w:rFonts w:ascii="Times New Roman" w:eastAsia="PMingLiU" w:hAnsi="Times New Roman"/>
      <w:i/>
      <w:lang w:val="en-US" w:eastAsia="fr-FR"/>
    </w:rPr>
  </w:style>
  <w:style w:type="paragraph" w:customStyle="1" w:styleId="Tableheader">
    <w:name w:val="Table header"/>
    <w:basedOn w:val="TableEntry"/>
    <w:qFormat/>
    <w:rPr>
      <w:b/>
    </w:rPr>
  </w:style>
  <w:style w:type="character" w:customStyle="1" w:styleId="CommentTextChar">
    <w:name w:val="Comment Text Char"/>
    <w:basedOn w:val="DefaultParagraphFont"/>
    <w:link w:val="CommentText"/>
    <w:uiPriority w:val="99"/>
    <w:qFormat/>
    <w:rPr>
      <w:spacing w:val="-4"/>
      <w:sz w:val="20"/>
      <w:szCs w:val="20"/>
      <w:lang w:val="en-US" w:eastAsia="en-US" w:bidi="ar-SA"/>
    </w:rPr>
  </w:style>
  <w:style w:type="paragraph" w:customStyle="1" w:styleId="Title2">
    <w:name w:val="Title2"/>
    <w:basedOn w:val="Normal"/>
    <w:link w:val="Title2Char"/>
    <w:uiPriority w:val="1"/>
    <w:qFormat/>
    <w:pPr>
      <w:widowControl w:val="0"/>
      <w:tabs>
        <w:tab w:val="left" w:pos="720"/>
      </w:tabs>
      <w:spacing w:after="360"/>
      <w:ind w:right="108"/>
      <w:jc w:val="center"/>
    </w:pPr>
    <w:rPr>
      <w:rFonts w:ascii="Times New Roman" w:hAnsi="Times New Roman"/>
      <w:b/>
      <w:bCs/>
      <w:color w:val="00823B"/>
      <w:spacing w:val="-4"/>
      <w:sz w:val="36"/>
      <w:szCs w:val="36"/>
      <w:lang w:val="en-US" w:eastAsia="en-US"/>
    </w:rPr>
  </w:style>
  <w:style w:type="character" w:customStyle="1" w:styleId="Title2Char">
    <w:name w:val="Title2 Char"/>
    <w:link w:val="Title2"/>
    <w:uiPriority w:val="1"/>
    <w:qFormat/>
    <w:rPr>
      <w:b/>
      <w:bCs/>
      <w:color w:val="00823B"/>
      <w:spacing w:val="-4"/>
      <w:sz w:val="36"/>
      <w:szCs w:val="36"/>
      <w:lang w:val="en-US" w:eastAsia="en-US" w:bidi="ar-SA"/>
    </w:rPr>
  </w:style>
  <w:style w:type="character" w:customStyle="1" w:styleId="Heading0Char">
    <w:name w:val="Heading 0 Char"/>
    <w:link w:val="Heading0"/>
    <w:uiPriority w:val="1"/>
    <w:qFormat/>
    <w:rPr>
      <w:rFonts w:ascii="Arial" w:hAnsi="Arial"/>
      <w:b/>
      <w:sz w:val="36"/>
      <w:lang w:val="en-US" w:bidi="ar-SA"/>
    </w:rPr>
  </w:style>
  <w:style w:type="paragraph" w:customStyle="1" w:styleId="Body-bullet">
    <w:name w:val="Body-bullet"/>
    <w:basedOn w:val="BodyText"/>
    <w:link w:val="Body-bulletChar"/>
    <w:uiPriority w:val="1"/>
    <w:qFormat/>
    <w:pPr>
      <w:widowControl w:val="0"/>
      <w:numPr>
        <w:numId w:val="18"/>
      </w:numPr>
      <w:tabs>
        <w:tab w:val="left" w:pos="720"/>
        <w:tab w:val="left" w:pos="900"/>
      </w:tabs>
      <w:ind w:right="108"/>
    </w:pPr>
    <w:rPr>
      <w:rFonts w:ascii="Times New Roman" w:hAnsi="Times New Roman"/>
      <w:spacing w:val="-4"/>
      <w:lang w:val="en-US" w:eastAsia="en-US"/>
    </w:rPr>
  </w:style>
  <w:style w:type="character" w:customStyle="1" w:styleId="Body-bulletChar">
    <w:name w:val="Body-bullet Char"/>
    <w:link w:val="Body-bullet"/>
    <w:uiPriority w:val="1"/>
    <w:qFormat/>
    <w:rPr>
      <w:spacing w:val="-4"/>
      <w:lang w:val="en-US" w:eastAsia="en-US" w:bidi="ar-SA"/>
    </w:rPr>
  </w:style>
  <w:style w:type="paragraph" w:customStyle="1" w:styleId="Bodyletter">
    <w:name w:val="Body_letter"/>
    <w:basedOn w:val="BodyText"/>
    <w:link w:val="BodyletterChar"/>
    <w:uiPriority w:val="1"/>
    <w:qFormat/>
    <w:pPr>
      <w:widowControl w:val="0"/>
      <w:numPr>
        <w:numId w:val="19"/>
      </w:numPr>
      <w:tabs>
        <w:tab w:val="left" w:pos="1980"/>
      </w:tabs>
      <w:ind w:right="108"/>
    </w:pPr>
    <w:rPr>
      <w:rFonts w:ascii="Times New Roman" w:hAnsi="Times New Roman"/>
      <w:spacing w:val="-4"/>
      <w:lang w:val="en-US" w:eastAsia="en-US"/>
    </w:rPr>
  </w:style>
  <w:style w:type="character" w:customStyle="1" w:styleId="BodyletterChar">
    <w:name w:val="Body_letter Char"/>
    <w:link w:val="Bodyletter"/>
    <w:uiPriority w:val="1"/>
    <w:qFormat/>
    <w:rPr>
      <w:spacing w:val="-4"/>
      <w:lang w:val="en-US" w:eastAsia="en-US" w:bidi="ar-SA"/>
    </w:rPr>
  </w:style>
  <w:style w:type="paragraph" w:customStyle="1" w:styleId="SFRbullet">
    <w:name w:val="SFR_bullet"/>
    <w:basedOn w:val="Bodybullet"/>
    <w:link w:val="SFRbulletChar"/>
    <w:uiPriority w:val="1"/>
    <w:qFormat/>
    <w:pPr>
      <w:numPr>
        <w:numId w:val="0"/>
      </w:numPr>
      <w:tabs>
        <w:tab w:val="clear" w:pos="900"/>
        <w:tab w:val="left" w:pos="360"/>
        <w:tab w:val="left" w:pos="2520"/>
      </w:tabs>
      <w:ind w:left="2520"/>
    </w:pPr>
    <w:rPr>
      <w:rFonts w:ascii="Times New Roman" w:hAnsi="Times New Roman"/>
    </w:rPr>
  </w:style>
  <w:style w:type="character" w:customStyle="1" w:styleId="SFRbulletChar">
    <w:name w:val="SFR_bullet Char"/>
    <w:link w:val="SFRbullet"/>
    <w:uiPriority w:val="1"/>
    <w:qFormat/>
    <w:rPr>
      <w:spacing w:val="-4"/>
      <w:lang w:val="en-US" w:eastAsia="en-US" w:bidi="ar-SA"/>
    </w:rPr>
  </w:style>
  <w:style w:type="paragraph" w:customStyle="1" w:styleId="Dependencies">
    <w:name w:val="Dependencies"/>
    <w:basedOn w:val="SFR"/>
    <w:link w:val="DependenciesChar"/>
    <w:uiPriority w:val="1"/>
    <w:qFormat/>
    <w:pPr>
      <w:widowControl w:val="0"/>
      <w:pBdr>
        <w:top w:val="none" w:sz="0" w:space="0" w:color="000000"/>
        <w:left w:val="none" w:sz="0" w:space="0" w:color="000000"/>
        <w:bottom w:val="none" w:sz="0" w:space="0" w:color="000000"/>
        <w:right w:val="none" w:sz="0" w:space="0" w:color="000000"/>
      </w:pBdr>
      <w:shd w:val="clear" w:color="auto" w:fill="auto"/>
      <w:tabs>
        <w:tab w:val="left" w:pos="1800"/>
      </w:tabs>
      <w:spacing w:after="240" w:line="240" w:lineRule="auto"/>
      <w:ind w:left="3600" w:hanging="1800"/>
    </w:pPr>
    <w:rPr>
      <w:rFonts w:ascii="Times New Roman" w:hAnsi="Times New Roman" w:cs="Times New Roman"/>
      <w:b w:val="0"/>
      <w:color w:val="auto"/>
      <w:spacing w:val="-4"/>
      <w:sz w:val="24"/>
      <w:lang w:eastAsia="en-US"/>
    </w:rPr>
  </w:style>
  <w:style w:type="character" w:customStyle="1" w:styleId="DependenciesChar">
    <w:name w:val="Dependencies Char"/>
    <w:link w:val="Dependencies"/>
    <w:uiPriority w:val="1"/>
    <w:qFormat/>
    <w:rPr>
      <w:rFonts w:eastAsia="Arial"/>
      <w:spacing w:val="-4"/>
      <w:lang w:val="en-US" w:eastAsia="en-US" w:bidi="ar-SA"/>
    </w:rPr>
  </w:style>
  <w:style w:type="paragraph" w:customStyle="1" w:styleId="SAR">
    <w:name w:val="SAR"/>
    <w:basedOn w:val="BodyText"/>
    <w:link w:val="SARChar"/>
    <w:uiPriority w:val="1"/>
    <w:qFormat/>
    <w:pPr>
      <w:widowControl w:val="0"/>
      <w:tabs>
        <w:tab w:val="left" w:pos="0"/>
      </w:tabs>
      <w:ind w:left="1800" w:right="108" w:hanging="1800"/>
    </w:pPr>
    <w:rPr>
      <w:rFonts w:ascii="Times New Roman" w:hAnsi="Times New Roman"/>
      <w:spacing w:val="-3"/>
      <w:lang w:val="en-US" w:eastAsia="en-US"/>
    </w:rPr>
  </w:style>
  <w:style w:type="paragraph" w:customStyle="1" w:styleId="ElementHeading">
    <w:name w:val="Element_Heading"/>
    <w:basedOn w:val="BodyText"/>
    <w:link w:val="ElementHeadingChar"/>
    <w:uiPriority w:val="1"/>
    <w:qFormat/>
    <w:pPr>
      <w:widowControl w:val="0"/>
      <w:tabs>
        <w:tab w:val="left" w:pos="0"/>
      </w:tabs>
      <w:ind w:right="108" w:firstLine="1800"/>
    </w:pPr>
    <w:rPr>
      <w:rFonts w:ascii="Calibri" w:eastAsia="Arial" w:hAnsi="Calibri"/>
      <w:color w:val="00823B"/>
      <w:spacing w:val="-4"/>
      <w:lang w:val="en-US" w:eastAsia="en-US"/>
    </w:rPr>
  </w:style>
  <w:style w:type="character" w:customStyle="1" w:styleId="SARChar">
    <w:name w:val="SAR Char"/>
    <w:link w:val="SAR"/>
    <w:uiPriority w:val="1"/>
    <w:qFormat/>
    <w:rPr>
      <w:spacing w:val="-3"/>
      <w:lang w:val="en-US" w:eastAsia="en-US" w:bidi="ar-SA"/>
    </w:rPr>
  </w:style>
  <w:style w:type="character" w:customStyle="1" w:styleId="ElementHeadingChar">
    <w:name w:val="Element_Heading Char"/>
    <w:link w:val="ElementHeading"/>
    <w:uiPriority w:val="1"/>
    <w:qFormat/>
    <w:rPr>
      <w:rFonts w:ascii="Calibri" w:eastAsia="Arial" w:hAnsi="Calibri"/>
      <w:color w:val="00823B"/>
      <w:spacing w:val="-4"/>
      <w:lang w:val="en-US" w:eastAsia="en-US" w:bidi="ar-SA"/>
    </w:rPr>
  </w:style>
  <w:style w:type="character" w:customStyle="1" w:styleId="HeadingAppendixChar">
    <w:name w:val="Heading_Appendix Char"/>
    <w:link w:val="HeadingAppendix"/>
    <w:uiPriority w:val="1"/>
    <w:qFormat/>
    <w:rPr>
      <w:rFonts w:eastAsia="Arial"/>
      <w:b/>
      <w:color w:val="00823B"/>
      <w:spacing w:val="-1"/>
      <w:sz w:val="32"/>
      <w:szCs w:val="32"/>
      <w:lang w:val="en-US" w:eastAsia="en-US" w:bidi="ar-SA"/>
    </w:rPr>
  </w:style>
  <w:style w:type="character" w:customStyle="1" w:styleId="EndnoteTextChar1">
    <w:name w:val="Endnote Text Char1"/>
    <w:basedOn w:val="DefaultParagraphFont"/>
    <w:link w:val="EndnoteText"/>
    <w:uiPriority w:val="99"/>
    <w:semiHidden/>
    <w:qFormat/>
    <w:rPr>
      <w:spacing w:val="-4"/>
      <w:sz w:val="20"/>
      <w:szCs w:val="20"/>
      <w:lang w:val="en-US" w:eastAsia="en-US" w:bidi="ar-SA"/>
    </w:rPr>
  </w:style>
  <w:style w:type="paragraph" w:customStyle="1" w:styleId="PPReference">
    <w:name w:val="PP_Reference"/>
    <w:link w:val="PPReferenceChar"/>
    <w:uiPriority w:val="1"/>
    <w:qFormat/>
    <w:pPr>
      <w:widowControl w:val="0"/>
      <w:tabs>
        <w:tab w:val="left" w:pos="720"/>
      </w:tabs>
      <w:spacing w:after="120" w:line="259" w:lineRule="auto"/>
      <w:ind w:right="108"/>
    </w:pPr>
    <w:rPr>
      <w:spacing w:val="-4"/>
      <w:sz w:val="24"/>
      <w:szCs w:val="24"/>
      <w:lang w:val="en-US" w:eastAsia="en-US"/>
    </w:rPr>
  </w:style>
  <w:style w:type="paragraph" w:customStyle="1" w:styleId="PPRef1">
    <w:name w:val="PP_Ref_1"/>
    <w:basedOn w:val="PPReference"/>
    <w:link w:val="PPRef1Char"/>
    <w:uiPriority w:val="1"/>
    <w:qFormat/>
  </w:style>
  <w:style w:type="character" w:customStyle="1" w:styleId="ColorfulList-Accent1Char">
    <w:name w:val="Colorful List - Accent 1 Char"/>
    <w:uiPriority w:val="1"/>
    <w:qFormat/>
    <w:rPr>
      <w:rFonts w:ascii="Times New Roman" w:hAnsi="Times New Roman"/>
      <w:color w:val="000000"/>
    </w:rPr>
  </w:style>
  <w:style w:type="character" w:customStyle="1" w:styleId="PPReferenceChar">
    <w:name w:val="PP_Reference Char"/>
    <w:link w:val="PPReference"/>
    <w:uiPriority w:val="1"/>
    <w:qFormat/>
    <w:rPr>
      <w:spacing w:val="-4"/>
      <w:lang w:val="en-US" w:eastAsia="en-US" w:bidi="ar-SA"/>
    </w:rPr>
  </w:style>
  <w:style w:type="paragraph" w:customStyle="1" w:styleId="PPRef2">
    <w:name w:val="PP_Ref_2"/>
    <w:basedOn w:val="PPRef1"/>
    <w:link w:val="PPRef2Char"/>
    <w:uiPriority w:val="1"/>
    <w:qFormat/>
  </w:style>
  <w:style w:type="character" w:customStyle="1" w:styleId="PPRef1Char">
    <w:name w:val="PP_Ref_1 Char"/>
    <w:link w:val="PPRef1"/>
    <w:uiPriority w:val="1"/>
    <w:qFormat/>
    <w:rPr>
      <w:spacing w:val="-4"/>
      <w:lang w:val="en-US" w:eastAsia="en-US" w:bidi="ar-SA"/>
    </w:rPr>
  </w:style>
  <w:style w:type="character" w:customStyle="1" w:styleId="PPRef2Char">
    <w:name w:val="PP_Ref_2 Char"/>
    <w:link w:val="PPRef2"/>
    <w:uiPriority w:val="1"/>
    <w:qFormat/>
    <w:rPr>
      <w:spacing w:val="-4"/>
      <w:lang w:val="en-US" w:eastAsia="en-US" w:bidi="ar-SA"/>
    </w:rPr>
  </w:style>
  <w:style w:type="character" w:customStyle="1" w:styleId="HTMLPreformattedChar">
    <w:name w:val="HTML Preformatted Char"/>
    <w:basedOn w:val="DefaultParagraphFont"/>
    <w:link w:val="HTMLPreformatted"/>
    <w:uiPriority w:val="99"/>
    <w:semiHidden/>
    <w:qFormat/>
    <w:rPr>
      <w:rFonts w:ascii="Courier New" w:eastAsia="Calibri" w:hAnsi="Courier New" w:cs="Courier New"/>
      <w:sz w:val="20"/>
      <w:szCs w:val="20"/>
      <w:lang w:val="en-US" w:eastAsia="en-US" w:bidi="ar-SA"/>
    </w:rPr>
  </w:style>
  <w:style w:type="paragraph" w:customStyle="1" w:styleId="TableParagraph">
    <w:name w:val="Table Paragraph"/>
    <w:basedOn w:val="Normal"/>
    <w:uiPriority w:val="1"/>
    <w:qFormat/>
    <w:pPr>
      <w:widowControl w:val="0"/>
      <w:tabs>
        <w:tab w:val="left" w:pos="720"/>
      </w:tabs>
      <w:ind w:left="102" w:right="108"/>
    </w:pPr>
    <w:rPr>
      <w:rFonts w:ascii="Times New Roman" w:hAnsi="Times New Roman"/>
      <w:spacing w:val="1"/>
      <w:sz w:val="20"/>
      <w:szCs w:val="20"/>
      <w:lang w:val="en-US" w:eastAsia="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NichtaufgelsteErwhnung1">
    <w:name w:val="Nicht aufgelöste Erwähnung1"/>
    <w:basedOn w:val="DefaultParagraphFont"/>
    <w:uiPriority w:val="99"/>
    <w:semiHidden/>
    <w:unhideWhenUsed/>
    <w:qFormat/>
    <w:rPr>
      <w:color w:val="605E5C"/>
      <w:shd w:val="clear" w:color="auto" w:fill="E1DFDD"/>
    </w:rPr>
  </w:style>
  <w:style w:type="paragraph" w:customStyle="1" w:styleId="xxmsonormal">
    <w:name w:val="x_xmsonormal"/>
    <w:basedOn w:val="Normal"/>
    <w:qFormat/>
    <w:pPr>
      <w:spacing w:before="100" w:beforeAutospacing="1" w:after="100" w:afterAutospacing="1"/>
    </w:pPr>
    <w:rPr>
      <w:rFonts w:ascii="Calibri" w:eastAsiaTheme="minorHAnsi" w:hAnsi="Calibri" w:cs="Calibri"/>
      <w:sz w:val="22"/>
      <w:szCs w:val="22"/>
      <w:lang w:val="sv-SE" w:eastAsia="sv-SE"/>
    </w:rPr>
  </w:style>
  <w:style w:type="character" w:customStyle="1" w:styleId="xapple-converted-space">
    <w:name w:val="x_apple-converted-space"/>
    <w:basedOn w:val="DefaultParagraphFont"/>
    <w:qFormat/>
  </w:style>
  <w:style w:type="paragraph" w:customStyle="1" w:styleId="Revision1">
    <w:name w:val="Revision1"/>
    <w:hidden/>
    <w:uiPriority w:val="99"/>
    <w:semiHidden/>
    <w:qFormat/>
    <w:rPr>
      <w:rFonts w:ascii="Arial" w:hAnsi="Arial"/>
      <w:sz w:val="24"/>
      <w:szCs w:val="24"/>
      <w:lang w:val="en-GB" w:eastAsia="en-GB"/>
    </w:rPr>
  </w:style>
  <w:style w:type="paragraph" w:styleId="Revision">
    <w:name w:val="Revision"/>
    <w:hidden/>
    <w:uiPriority w:val="99"/>
    <w:semiHidden/>
    <w:rsid w:val="00F42F2D"/>
    <w:rPr>
      <w:rFonts w:ascii="Arial" w:hAnsi="Arial"/>
      <w:sz w:val="24"/>
      <w:szCs w:val="24"/>
      <w:lang w:val="en-GB" w:eastAsia="en-GB"/>
    </w:rPr>
  </w:style>
  <w:style w:type="character" w:styleId="UnresolvedMention">
    <w:name w:val="Unresolved Mention"/>
    <w:basedOn w:val="DefaultParagraphFont"/>
    <w:uiPriority w:val="99"/>
    <w:semiHidden/>
    <w:unhideWhenUsed/>
    <w:rsid w:val="002F3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mmoncriteriaportal.org/"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ww.commoncriteriaportal.org/communities/index.cf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40AEB1BD31441AF56D6CDEB0269D8" ma:contentTypeVersion="16" ma:contentTypeDescription="Create a new document." ma:contentTypeScope="" ma:versionID="3e58778a236df555c6c864db317867f3">
  <xsd:schema xmlns:xsd="http://www.w3.org/2001/XMLSchema" xmlns:xs="http://www.w3.org/2001/XMLSchema" xmlns:p="http://schemas.microsoft.com/office/2006/metadata/properties" xmlns:ns1="http://schemas.microsoft.com/sharepoint/v3" xmlns:ns3="9b48ecc4-e95a-4b61-be98-7609ff5200a1" targetNamespace="http://schemas.microsoft.com/office/2006/metadata/properties" ma:root="true" ma:fieldsID="04f2b9252d68bf581d4be98020605240" ns1:_="" ns3:_="">
    <xsd:import namespace="http://schemas.microsoft.com/sharepoint/v3"/>
    <xsd:import namespace="9b48ecc4-e95a-4b61-be98-7609ff5200a1"/>
    <xsd:element name="properties">
      <xsd:complexType>
        <xsd:sequence>
          <xsd:element name="documentManagement">
            <xsd:complexType>
              <xsd:all>
                <xsd:element ref="ns3:MediaServiceDateTaken" minOccurs="0"/>
                <xsd:element ref="ns3:Description0" minOccurs="0"/>
                <xsd:element ref="ns3:Keywords0" minOccurs="0"/>
                <xsd:element ref="ns3:Migration_Comments0"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1:_ip_UnifiedCompliancePolicyProperties" minOccurs="0"/>
                <xsd:element ref="ns1:_ip_UnifiedCompliancePolicyUIAc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8ecc4-e95a-4b61-be98-7609ff5200a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Description0" ma:index="9" nillable="true" ma:displayName="Description" ma:internalName="Description0">
      <xsd:simpleType>
        <xsd:restriction base="dms:Text"/>
      </xsd:simpleType>
    </xsd:element>
    <xsd:element name="Keywords0" ma:index="10" nillable="true" ma:displayName="Keywords" ma:internalName="Keywords0">
      <xsd:simpleType>
        <xsd:restriction base="dms:Text"/>
      </xsd:simpleType>
    </xsd:element>
    <xsd:element name="Migration_Comments0" ma:index="11" nillable="true" ma:displayName="Migration_Comments" ma:internalName="Migration_Comments0">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_activity" ma:index="2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Description0 xmlns="9b48ecc4-e95a-4b61-be98-7609ff5200a1" xsi:nil="true"/>
    <_ip_UnifiedCompliancePolicyProperties xmlns="http://schemas.microsoft.com/sharepoint/v3" xsi:nil="true"/>
    <_activity xmlns="9b48ecc4-e95a-4b61-be98-7609ff5200a1" xsi:nil="true"/>
    <Migration_Comments0 xmlns="9b48ecc4-e95a-4b61-be98-7609ff5200a1" xsi:nil="true"/>
    <Keywords0 xmlns="9b48ecc4-e95a-4b61-be98-7609ff5200a1" xsi:nil="true"/>
  </documentManagement>
</p:properti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F41E870-4A56-4CED-BAA2-8C2DF78B5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48ecc4-e95a-4b61-be98-7609ff5200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75475C-825D-44B4-9874-8EDB533AF931}">
  <ds:schemaRefs>
    <ds:schemaRef ds:uri="http://schemas.microsoft.com/sharepoint/v3/contenttype/forms"/>
  </ds:schemaRefs>
</ds:datastoreItem>
</file>

<file path=customXml/itemProps3.xml><?xml version="1.0" encoding="utf-8"?>
<ds:datastoreItem xmlns:ds="http://schemas.openxmlformats.org/officeDocument/2006/customXml" ds:itemID="{A5F14945-96AE-4D2C-8804-A3CB0DE0E9E1}">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9b48ecc4-e95a-4b61-be98-7609ff5200a1"/>
    <ds:schemaRef ds:uri="http://purl.org/dc/dcmitype/"/>
    <ds:schemaRef ds:uri="http://schemas.microsoft.com/office/infopath/2007/PartnerControls"/>
    <ds:schemaRef ds:uri="http://schemas.microsoft.com/sharepoint/v3"/>
    <ds:schemaRef ds:uri="http://www.w3.org/XML/1998/namespac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61</Pages>
  <Words>16067</Words>
  <Characters>91588</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collaborative Protection Profile for Database Management Systems</vt:lpstr>
    </vt:vector>
  </TitlesOfParts>
  <Company>Combitech</Company>
  <LinksUpToDate>false</LinksUpToDate>
  <CharactersWithSpaces>107441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collaborative Protection Profile for Database Management Systems</dc:title>
  <dc:creator>Anders Staaf</dc:creator>
  <cp:keywords>DBMS, cPP, CC</cp:keywords>
  <cp:lastModifiedBy>Maureen Barry</cp:lastModifiedBy>
  <cp:revision>4</cp:revision>
  <dcterms:created xsi:type="dcterms:W3CDTF">2025-05-07T13:11:00Z</dcterms:created>
  <dcterms:modified xsi:type="dcterms:W3CDTF">2025-05-07T13:27:00Z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1.4</vt:lpwstr>
  </property>
  <property fmtid="{D5CDD505-2E9C-101B-9397-08002B2CF9AE}" pid="3" name="Document date">
    <vt:lpwstr>25 April 2025</vt:lpwstr>
  </property>
  <property fmtid="{D5CDD505-2E9C-101B-9397-08002B2CF9AE}" pid="4" name="KSOProductBuildVer">
    <vt:lpwstr>3082-11.2.0.11486</vt:lpwstr>
  </property>
  <property fmtid="{D5CDD505-2E9C-101B-9397-08002B2CF9AE}" pid="5" name="ICV">
    <vt:lpwstr>6426676513084181BAF83A6E50914DDF</vt:lpwstr>
  </property>
  <property fmtid="{D5CDD505-2E9C-101B-9397-08002B2CF9AE}" pid="6" name="MSIP_Label_3c76ce46-357f-46de-88d6-77b9bbb83c46_Enabled">
    <vt:lpwstr>true</vt:lpwstr>
  </property>
  <property fmtid="{D5CDD505-2E9C-101B-9397-08002B2CF9AE}" pid="7" name="MSIP_Label_3c76ce46-357f-46de-88d6-77b9bbb83c46_SetDate">
    <vt:lpwstr>2025-05-02T13:41:00Z</vt:lpwstr>
  </property>
  <property fmtid="{D5CDD505-2E9C-101B-9397-08002B2CF9AE}" pid="8" name="MSIP_Label_3c76ce46-357f-46de-88d6-77b9bbb83c46_Method">
    <vt:lpwstr>Privileged</vt:lpwstr>
  </property>
  <property fmtid="{D5CDD505-2E9C-101B-9397-08002B2CF9AE}" pid="9" name="MSIP_Label_3c76ce46-357f-46de-88d6-77b9bbb83c46_Name">
    <vt:lpwstr>Public</vt:lpwstr>
  </property>
  <property fmtid="{D5CDD505-2E9C-101B-9397-08002B2CF9AE}" pid="10" name="MSIP_Label_3c76ce46-357f-46de-88d6-77b9bbb83c46_SiteId">
    <vt:lpwstr>4e2c6054-71cb-48f1-bd6c-3a9705aca71b</vt:lpwstr>
  </property>
  <property fmtid="{D5CDD505-2E9C-101B-9397-08002B2CF9AE}" pid="11" name="MSIP_Label_3c76ce46-357f-46de-88d6-77b9bbb83c46_ActionId">
    <vt:lpwstr>5a506033-cbb2-4f9d-900c-2c12121dd31f</vt:lpwstr>
  </property>
  <property fmtid="{D5CDD505-2E9C-101B-9397-08002B2CF9AE}" pid="12" name="MSIP_Label_3c76ce46-357f-46de-88d6-77b9bbb83c46_ContentBits">
    <vt:lpwstr>0</vt:lpwstr>
  </property>
  <property fmtid="{D5CDD505-2E9C-101B-9397-08002B2CF9AE}" pid="13" name="ContentTypeId">
    <vt:lpwstr>0x010100E8A40AEB1BD31441AF56D6CDEB0269D8</vt:lpwstr>
  </property>
</Properties>
</file>